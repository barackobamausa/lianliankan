
<file path=[Content_Types].xml><?xml version="1.0" encoding="utf-8"?>
<Types xmlns="http://schemas.openxmlformats.org/package/2006/content-types">
  <Default Extension="png" ContentType="image/png"/>
  <Default Extension="bin" ContentType="application/vnd.openxmlformats-officedocument.oleObject"/>
  <Default Extension="xml" ContentType="application/xml"/>
  <Default Extension="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ocument.xml" ContentType="application/vnd.openxmlformats-officedocument.wordprocessingml.document.main+xml"/>
  <Override PartName="/word/fontTable.xml" ContentType="application/vnd.openxmlformats-officedocument.wordprocessingml.fontTable+xml"/>
  <Override PartName="/word/header24.xml" ContentType="application/vnd.openxmlformats-officedocument.wordprocessingml.header+xml"/>
  <Override PartName="/word/footer25.xml" ContentType="application/vnd.openxmlformats-officedocument.wordprocessingml.footer+xml"/>
  <Override PartName="/word/header32.xml" ContentType="application/vnd.openxmlformats-officedocument.wordprocessingml.header+xml"/>
  <Override PartName="/word/footer33.xml" ContentType="application/vnd.openxmlformats-officedocument.wordprocessingml.footer+xml"/>
  <Override PartName="/word/header39.xml" ContentType="application/vnd.openxmlformats-officedocument.wordprocessingml.header+xml"/>
  <Override PartName="/word/footer40.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Override PartName="/word/stylesWithEffects.xml" ContentType="application/vnd.ms-word.stylesWithEffects+xml"/>
  <Override PartName="/word/comments.xml" ContentType="application/vnd.openxmlformats-officedocument.wordprocessingml.comments+xml"/>
  <Override PartName="/word/commentsExtended.xml" ContentType="application/vnd.openxmlformats-officedocument.wordprocessingml.commentsExtended+xml"/>
</Types>
</file>

<file path=_rels/.rels><?xml version="1.0" encoding="UTF-8"?>
<Relationships xmlns="http://schemas.openxmlformats.org/package/2006/relationships"><Relationship Id="rId1" Type="http://schemas.openxmlformats.org/package/2006/relationships/metadata/core-properties" Target="docProps/core.xml"></Relationship><Relationship Id="rId2" Type="http://schemas.openxmlformats.org/officeDocument/2006/relationships/extended-properties" Target="docProps/app.xml"></Relationship><Relationship Id="rId3" Type="http://schemas.openxmlformats.org/officeDocument/2006/relationships/officeDocument" Target="word/document.xml"></Relationship></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p14="http://schemas.microsoft.com/office/word/2010/wordprocessingDrawing" xmlns:w10="urn:schemas-microsoft-com:office:word" xmlns:w="http://schemas.openxmlformats.org/wordprocessingml/2006/main" xmlns:wpg="http://schemas.microsoft.com/office/word/2010/wordprocessingGroup" xmlns:wne="http://schemas.microsoft.com/office/word/2006/wordml" xmlns:wps="http://schemas.microsoft.com/office/word/2010/wordprocessingShape" xmlns:wpc="http://schemas.microsoft.com/office/word/2010/wordprocessingCanvas" xmlns:mc="http://schemas.openxmlformats.org/markup-compatibility/2006" xmlns:w14="http://schemas.microsoft.com/office/word/2010/wordml" xmlns:wpi="http://schemas.microsoft.com/office/word/2010/wordprocessingInk">
  <w:body>
    <w:p>
      <w:pPr>
        <w:numPr>
          <w:ilvl w:val="0"/>
          <w:numId w:val="0"/>
        </w:numPr>
        <w:jc w:val="left"/>
        <w:spacing w:lineRule="exact" w:line="440" w:before="0" w:after="160"/>
        <w:ind w:right="0" w:firstLine="480"/>
        <w:tabs>
          <w:tab w:val="left" w:pos="377"/>
        </w:tabs>
        <w:rPr>
          <w:color w:val="auto"/>
          <w:position w:val="0"/>
          <w:sz w:val="24"/>
          <w:szCs w:val="24"/>
          <w:rFonts w:ascii="Times New Roman" w:eastAsia="Times New Roman" w:hAnsi="Times New Roman" w:hint="default"/>
        </w:rPr>
        <w:autoSpaceDE w:val="1"/>
        <w:autoSpaceDN w:val="1"/>
      </w:pPr>
      <w:bookmarkStart w:id="1" w:name="_Toc169832074"/>
      <w:bookmarkStart w:id="2" w:name="_Toc138410005"/>
      <w:bookmarkStart w:id="3" w:name="_Toc264123063"/>
      <w:bookmarkStart w:id="4" w:name="_Toc170726515"/>
      <w:bookmarkStart w:id="5" w:name="_Toc170033038"/>
      <w:bookmarkStart w:id="6" w:name="_Toc169840190"/>
      <w:bookmarkStart w:id="7" w:name="_Toc264924181"/>
      <w:r>
        <w:rPr>
          <w:color w:val="auto"/>
          <w:position w:val="0"/>
          <w:sz w:val="24"/>
          <w:szCs w:val="24"/>
          <w:rFonts w:ascii="Times New Roman" w:eastAsia="Times New Roman" w:hAnsi="Times New Roman" w:hint="default"/>
        </w:rPr>
        <w:t xml:space="preserve">             分类号_______________        密级________________</w:t>
      </w:r>
    </w:p>
    <w:p>
      <w:pPr>
        <w:numPr>
          <w:ilvl w:val="0"/>
          <w:numId w:val="0"/>
        </w:numPr>
        <w:jc w:val="left"/>
        <w:spacing w:lineRule="exact" w:line="440" w:before="0" w:after="160"/>
        <w:ind w:right="0" w:firstLine="480"/>
        <w:tabs>
          <w:tab w:val="left" w:pos="377"/>
        </w:tabs>
        <w:rPr>
          <w:color w:val="auto"/>
          <w:position w:val="0"/>
          <w:sz w:val="24"/>
          <w:szCs w:val="24"/>
          <w:rFonts w:ascii="Times New Roman" w:eastAsia="Times New Roman" w:hAnsi="Times New Roman" w:hint="default"/>
        </w:rPr>
        <w:autoSpaceDE w:val="1"/>
        <w:autoSpaceDN w:val="1"/>
      </w:pPr>
      <w:r>
        <w:rPr>
          <w:color w:val="auto"/>
          <w:position w:val="0"/>
          <w:sz w:val="24"/>
          <w:szCs w:val="24"/>
          <w:rFonts w:ascii="Times New Roman" w:eastAsia="Times New Roman" w:hAnsi="Times New Roman" w:hint="default"/>
        </w:rPr>
        <w:t xml:space="preserve">             UDC  _______________        学号</w:t>
      </w:r>
      <w:r>
        <w:rPr>
          <w:color w:val="auto"/>
          <w:position w:val="0"/>
          <w:sz w:val="24"/>
          <w:szCs w:val="24"/>
          <w:u w:val="single"/>
          <w:rFonts w:ascii="Times New Roman" w:eastAsia="Times New Roman" w:hAnsi="Times New Roman" w:hint="default"/>
        </w:rPr>
        <w:t xml:space="preserve">      </w:t>
      </w:r>
    </w:p>
    <w:p>
      <w:pPr>
        <w:numPr>
          <w:ilvl w:val="0"/>
          <w:numId w:val="0"/>
        </w:numPr>
        <w:jc w:val="left"/>
        <w:spacing w:lineRule="auto" w:line="240" w:before="0" w:after="160"/>
        <w:ind w:right="0" w:firstLine="0"/>
        <w:tabs>
          <w:tab w:val="left" w:pos="377"/>
        </w:tabs>
        <w:rPr>
          <w:color w:val="auto"/>
          <w:position w:val="0"/>
          <w:sz w:val="24"/>
          <w:szCs w:val="24"/>
          <w:rFonts w:ascii="Times New Roman" w:eastAsia="Times New Roman" w:hAnsi="Times New Roman" w:hint="default"/>
        </w:rPr>
        <w:snapToGrid w:val="off"/>
        <w:autoSpaceDE w:val="1"/>
        <w:autoSpaceDN w:val="1"/>
      </w:pPr>
    </w:p>
    <w:p>
      <w:pPr>
        <w:numPr>
          <w:ilvl w:val="0"/>
          <w:numId w:val="0"/>
        </w:numPr>
        <w:jc w:val="left"/>
        <w:spacing w:lineRule="auto" w:line="240" w:before="0" w:after="160"/>
        <w:ind w:right="0" w:firstLine="0"/>
        <w:tabs>
          <w:tab w:val="left" w:pos="377"/>
        </w:tabs>
        <w:rPr>
          <w:color w:val="auto"/>
          <w:position w:val="0"/>
          <w:sz w:val="24"/>
          <w:szCs w:val="24"/>
          <w:rFonts w:ascii="Times New Roman" w:eastAsia="Times New Roman" w:hAnsi="Times New Roman" w:hint="default"/>
        </w:rPr>
        <w:snapToGrid w:val="off"/>
        <w:autoSpaceDE w:val="1"/>
        <w:autoSpaceDN w:val="1"/>
      </w:pPr>
    </w:p>
    <w:p>
      <w:pPr>
        <w:numPr>
          <w:ilvl w:val="0"/>
          <w:numId w:val="0"/>
        </w:numPr>
        <w:jc w:val="left"/>
        <w:spacing w:lineRule="auto" w:line="240" w:before="0" w:after="160"/>
        <w:ind w:right="0" w:firstLine="0"/>
        <w:tabs>
          <w:tab w:val="left" w:pos="377"/>
        </w:tabs>
        <w:rPr>
          <w:color w:val="auto"/>
          <w:position w:val="0"/>
          <w:sz w:val="24"/>
          <w:szCs w:val="24"/>
          <w:rFonts w:ascii="Times New Roman" w:eastAsia="Times New Roman" w:hAnsi="Times New Roman" w:hint="default"/>
        </w:rPr>
        <w:snapToGrid w:val="off"/>
        <w:autoSpaceDE w:val="1"/>
        <w:autoSpaceDN w:val="1"/>
      </w:pPr>
    </w:p>
    <w:p>
      <w:pPr>
        <w:numPr>
          <w:ilvl w:val="0"/>
          <w:numId w:val="0"/>
        </w:numPr>
        <w:jc w:val="left"/>
        <w:spacing w:lineRule="auto" w:line="240" w:before="0" w:after="160"/>
        <w:ind w:right="0" w:firstLine="0"/>
        <w:tabs>
          <w:tab w:val="left" w:pos="377"/>
        </w:tabs>
        <w:rPr>
          <w:color w:val="auto"/>
          <w:position w:val="0"/>
          <w:sz w:val="24"/>
          <w:szCs w:val="24"/>
          <w:rFonts w:ascii="Times New Roman" w:eastAsia="Times New Roman" w:hAnsi="Times New Roman" w:hint="default"/>
        </w:rPr>
        <w:snapToGrid w:val="off"/>
        <w:autoSpaceDE w:val="1"/>
        <w:autoSpaceDN w:val="1"/>
      </w:pPr>
    </w:p>
    <w:p>
      <w:pPr>
        <w:numPr>
          <w:ilvl w:val="0"/>
          <w:numId w:val="0"/>
        </w:numPr>
        <w:jc w:val="left"/>
        <w:spacing w:lineRule="auto" w:line="240" w:before="0" w:after="160"/>
        <w:ind w:right="0" w:firstLine="0"/>
        <w:tabs>
          <w:tab w:val="left" w:pos="377"/>
        </w:tabs>
        <w:rPr>
          <w:color w:val="auto"/>
          <w:position w:val="0"/>
          <w:sz w:val="24"/>
          <w:szCs w:val="24"/>
          <w:rFonts w:ascii="Times New Roman" w:eastAsia="Times New Roman" w:hAnsi="Times New Roman" w:hint="default"/>
        </w:rPr>
        <w:snapToGrid w:val="off"/>
        <w:autoSpaceDE w:val="1"/>
        <w:autoSpaceDN w:val="1"/>
      </w:pPr>
    </w:p>
    <w:p>
      <w:pPr>
        <w:numPr>
          <w:ilvl w:val="0"/>
          <w:numId w:val="0"/>
        </w:numPr>
        <w:jc w:val="left"/>
        <w:spacing w:lineRule="auto" w:line="240" w:before="0" w:after="160"/>
        <w:ind w:right="0" w:firstLine="0"/>
        <w:tabs>
          <w:tab w:val="left" w:pos="377"/>
        </w:tabs>
        <w:rPr>
          <w:color w:val="auto"/>
          <w:position w:val="0"/>
          <w:sz w:val="24"/>
          <w:szCs w:val="24"/>
          <w:rFonts w:ascii="Times New Roman" w:eastAsia="Times New Roman" w:hAnsi="Times New Roman" w:hint="default"/>
        </w:rPr>
        <w:snapToGrid w:val="off"/>
        <w:autoSpaceDE w:val="1"/>
        <w:autoSpaceDN w:val="1"/>
      </w:pPr>
    </w:p>
    <w:p>
      <w:pPr>
        <w:numPr>
          <w:ilvl w:val="0"/>
          <w:numId w:val="0"/>
        </w:numPr>
        <w:jc w:val="left"/>
        <w:spacing w:lineRule="auto" w:line="240" w:before="0" w:after="160"/>
        <w:ind w:right="0" w:firstLine="0"/>
        <w:tabs>
          <w:tab w:val="left" w:pos="377"/>
        </w:tabs>
        <w:rPr>
          <w:color w:val="auto"/>
          <w:position w:val="0"/>
          <w:sz w:val="24"/>
          <w:szCs w:val="24"/>
          <w:rFonts w:ascii="Times New Roman" w:eastAsia="Times New Roman" w:hAnsi="Times New Roman" w:hint="default"/>
        </w:rPr>
        <w:snapToGrid w:val="off"/>
        <w:autoSpaceDE w:val="1"/>
        <w:autoSpaceDN w:val="1"/>
      </w:pPr>
    </w:p>
    <w:p>
      <w:pPr>
        <w:numPr>
          <w:ilvl w:val="0"/>
          <w:numId w:val="0"/>
        </w:numPr>
        <w:jc w:val="left"/>
        <w:spacing w:lineRule="auto" w:line="240" w:before="0" w:after="160"/>
        <w:ind w:right="0" w:firstLine="0"/>
        <w:tabs>
          <w:tab w:val="left" w:pos="377"/>
        </w:tabs>
        <w:rPr>
          <w:color w:val="auto"/>
          <w:position w:val="0"/>
          <w:sz w:val="24"/>
          <w:szCs w:val="24"/>
          <w:rFonts w:ascii="Times New Roman" w:eastAsia="Times New Roman" w:hAnsi="Times New Roman" w:hint="default"/>
        </w:rPr>
        <w:snapToGrid w:val="off"/>
        <w:autoSpaceDE w:val="1"/>
        <w:autoSpaceDN w:val="1"/>
      </w:pPr>
    </w:p>
    <w:p>
      <w:pPr>
        <w:numPr>
          <w:ilvl w:val="0"/>
          <w:numId w:val="0"/>
        </w:numPr>
        <w:jc w:val="left"/>
        <w:spacing w:lineRule="auto" w:line="240" w:before="0" w:after="160"/>
        <w:ind w:right="0" w:firstLine="0"/>
        <w:tabs>
          <w:tab w:val="left" w:pos="377"/>
        </w:tabs>
        <w:rPr>
          <w:color w:val="auto"/>
          <w:position w:val="0"/>
          <w:sz w:val="24"/>
          <w:szCs w:val="24"/>
          <w:rFonts w:ascii="Times New Roman" w:eastAsia="Times New Roman" w:hAnsi="Times New Roman" w:hint="default"/>
        </w:rPr>
        <w:snapToGrid w:val="off"/>
        <w:autoSpaceDE w:val="1"/>
        <w:autoSpaceDN w:val="1"/>
      </w:pPr>
    </w:p>
    <w:p>
      <w:pPr>
        <w:numPr>
          <w:ilvl w:val="0"/>
          <w:numId w:val="0"/>
        </w:numPr>
        <w:jc w:val="left"/>
        <w:spacing w:lineRule="auto" w:line="240" w:before="0" w:after="160"/>
        <w:ind w:right="0" w:firstLine="1600"/>
        <w:tabs>
          <w:tab w:val="left" w:pos="377"/>
        </w:tabs>
        <w:rPr>
          <w:color w:val="auto"/>
          <w:position w:val="0"/>
          <w:sz w:val="24"/>
          <w:szCs w:val="24"/>
          <w:rFonts w:ascii="Times New Roman" w:eastAsia="Times New Roman" w:hAnsi="Times New Roman" w:hint="default"/>
        </w:rPr>
        <w:autoSpaceDE w:val="1"/>
        <w:autoSpaceDN w:val="1"/>
      </w:pPr>
      <w:r>
        <w:rPr>
          <w:color w:val="auto"/>
          <w:position w:val="0"/>
          <w:sz w:val="80"/>
          <w:szCs w:val="80"/>
          <w:rFonts w:ascii="Times New Roman" w:eastAsia="方正大标宋简体" w:hAnsi="方正大标宋简体" w:hint="default"/>
        </w:rPr>
        <w:t>毕业设计（论文）</w:t>
      </w:r>
    </w:p>
    <w:tbl>
      <w:tblID w:val="0"/>
      <w:tblPr>
        <w:tblStyle w:val="PO37"/>
        <w:tblpPr w:leftFromText="180" w:rightFromText="180" w:vertAnchor="text" w:horzAnchor="page" w:tblpX="1971" w:tblpY="214"/>
        <w:tblOverlap w:val="never"/>
        <w:tblCellMar>
          <w:left w:w="108" w:type="dxa"/>
          <w:top w:w="0" w:type="dxa"/>
          <w:right w:w="108" w:type="dxa"/>
          <w:bottom w:w="0" w:type="dxa"/>
        </w:tblCellMar>
        <w:tblW w:w="8640" w:type="dxa"/>
        <w:tblLook w:val="000000" w:firstRow="0" w:lastRow="0" w:firstColumn="0" w:lastColumn="0" w:noHBand="0" w:noVBand="0"/>
        <w:tblLayout w:type="fixed"/>
      </w:tblPr>
      <w:tblGrid>
        <w:gridCol w:w="1742"/>
        <w:gridCol w:w="6898"/>
      </w:tblGrid>
      <w:tr>
        <w:trPr>
          <w:cnfStyle w:val="000000100000" w:firstRow="0" w:lastRow="0" w:firstColumn="0" w:lastColumn="0" w:oddVBand="0" w:evenVBand="0" w:oddHBand="1" w:evenHBand="0" w:firstRowFirstColumn="0" w:firstRowLastColumn="0" w:lastRowFirstColumn="0" w:lastRowLastColumn="0"/>
          <w:trHeight w:hRule="atleast" w:val="651"/>
          <w:hidden w:val="0"/>
        </w:trPr>
        <w:tc>
          <w:tcPr>
            <w:tcW w:type="dxa" w:w="1742"/>
            <w:cnfStyle w:val="000010100000" w:firstRow="0" w:lastRow="0" w:firstColumn="0" w:lastColumn="0" w:oddVBand="1" w:evenVBand="0" w:oddHBand="1" w:evenHBand="0" w:firstRowFirstColumn="0" w:firstRowLastColumn="0" w:lastRowFirstColumn="0" w:lastRowLastColumn="0"/>
            <w:vAlign w:val="bottom"/>
          </w:tcPr>
          <w:p>
            <w:pPr>
              <w:numPr>
                <w:ilvl w:val="0"/>
                <w:numId w:val="0"/>
              </w:numPr>
              <w:jc w:val="left"/>
              <w:spacing w:lineRule="atLeast" w:line="0" w:before="0" w:after="160"/>
              <w:ind w:right="0" w:firstLine="0"/>
              <w:tabs>
                <w:tab w:val="left" w:pos="377"/>
              </w:tabs>
              <w:rPr>
                <w:color w:val="auto"/>
                <w:position w:val="0"/>
                <w:sz w:val="32"/>
                <w:szCs w:val="32"/>
                <w:rFonts w:ascii="Times New Roman" w:eastAsia="黑体" w:hAnsi="黑体" w:hint="default"/>
              </w:rPr>
              <w:autoSpaceDE w:val="1"/>
              <w:autoSpaceDN w:val="1"/>
            </w:pPr>
            <w:r>
              <w:rPr>
                <w:color w:val="auto"/>
                <w:position w:val="0"/>
                <w:sz w:val="32"/>
                <w:szCs w:val="32"/>
                <w:rFonts w:ascii="Times New Roman" w:eastAsia="黑体" w:hAnsi="黑体" w:hint="default"/>
              </w:rPr>
              <w:t>论文题目</w:t>
            </w:r>
          </w:p>
        </w:tc>
        <w:tc>
          <w:tcPr>
            <w:tcW w:type="dxa" w:w="6898"/>
            <w:cnfStyle w:val="000001100000" w:firstRow="0" w:lastRow="0" w:firstColumn="0" w:lastColumn="0" w:oddVBand="0" w:evenVBand="1" w:oddHBand="1" w:evenHBand="0" w:firstRowFirstColumn="0" w:firstRowLastColumn="0" w:lastRowFirstColumn="0" w:lastRowLastColumn="0"/>
            <w:vAlign w:val="bottom"/>
            <w:tcBorders>
              <w:bottom w:val="single" w:color="auto" w:sz="8"/>
            </w:tcBorders>
          </w:tcPr>
          <w:p>
            <w:pPr>
              <w:numPr>
                <w:ilvl w:val="0"/>
                <w:numId w:val="0"/>
              </w:numPr>
              <w:jc w:val="left"/>
              <w:spacing w:lineRule="atLeast" w:line="240" w:before="0" w:after="160"/>
              <w:ind w:right="0" w:firstLine="640"/>
              <w:tabs>
                <w:tab w:val="left" w:pos="377"/>
              </w:tabs>
              <w:rPr>
                <w:color w:val="auto"/>
                <w:position w:val="0"/>
                <w:sz w:val="32"/>
                <w:szCs w:val="32"/>
                <w:rFonts w:ascii="宋体" w:eastAsia="宋体" w:hAnsi="宋体" w:hint="default"/>
              </w:rPr>
              <w:autoSpaceDE w:val="1"/>
              <w:autoSpaceDN w:val="1"/>
            </w:pPr>
            <w:r>
              <w:rPr>
                <w:color w:val="auto"/>
                <w:position w:val="0"/>
                <w:sz w:val="32"/>
                <w:szCs w:val="32"/>
                <w:rFonts w:ascii="宋体" w:eastAsia="宋体" w:hAnsi="宋体" w:hint="default"/>
              </w:rPr>
              <w:t>基于</w:t>
            </w:r>
            <w:r>
              <w:rPr>
                <w:color w:val="auto"/>
                <w:position w:val="0"/>
                <w:sz w:val="32"/>
                <w:szCs w:val="32"/>
                <w:rFonts w:ascii="Times New Roman" w:eastAsia="宋体" w:hAnsi="宋体" w:hint="default"/>
              </w:rPr>
              <w:t>Java</w:t>
            </w:r>
            <w:r>
              <w:rPr>
                <w:color w:val="auto"/>
                <w:position w:val="0"/>
                <w:sz w:val="32"/>
                <w:szCs w:val="32"/>
                <w:rFonts w:ascii="宋体" w:eastAsia="宋体" w:hAnsi="宋体" w:hint="default"/>
              </w:rPr>
              <w:t>的连连看游戏设计与实现</w:t>
            </w:r>
          </w:p>
        </w:tc>
      </w:tr>
      <w:tr>
        <w:trPr>
          <w:cnfStyle w:val="000000010000" w:firstRow="0" w:lastRow="0" w:firstColumn="0" w:lastColumn="0" w:oddVBand="0" w:evenVBand="0" w:oddHBand="0" w:evenHBand="1" w:firstRowFirstColumn="0" w:firstRowLastColumn="0" w:lastRowFirstColumn="0" w:lastRowLastColumn="0"/>
          <w:trHeight w:hRule="atleast" w:val="794"/>
          <w:hidden w:val="0"/>
        </w:trPr>
        <w:tc>
          <w:tcPr>
            <w:tcW w:type="dxa" w:w="1742"/>
            <w:cnfStyle w:val="000010010000" w:firstRow="0" w:lastRow="0" w:firstColumn="0" w:lastColumn="0" w:oddVBand="1" w:evenVBand="0" w:oddHBand="0" w:evenHBand="1" w:firstRowFirstColumn="0" w:firstRowLastColumn="0" w:lastRowFirstColumn="0" w:lastRowLastColumn="0"/>
            <w:vAlign w:val="center"/>
          </w:tcPr>
          <w:p>
            <w:pPr>
              <w:numPr>
                <w:ilvl w:val="0"/>
                <w:numId w:val="0"/>
              </w:numPr>
              <w:jc w:val="left"/>
              <w:spacing w:lineRule="atLeast" w:line="0" w:before="0" w:after="160"/>
              <w:ind w:right="0" w:firstLine="0"/>
              <w:tabs>
                <w:tab w:val="left" w:pos="377"/>
              </w:tabs>
              <w:rPr>
                <w:b w:val="1"/>
                <w:color w:val="auto"/>
                <w:position w:val="0"/>
                <w:sz w:val="28"/>
                <w:szCs w:val="28"/>
                <w:rFonts w:ascii="Times New Roman" w:eastAsia="黑体" w:hAnsi="黑体" w:hint="default"/>
              </w:rPr>
              <w:autoSpaceDE w:val="1"/>
              <w:autoSpaceDN w:val="1"/>
            </w:pPr>
            <w:r>
              <w:rPr>
                <w:b w:val="1"/>
                <w:color w:val="auto"/>
                <w:position w:val="0"/>
                <w:sz w:val="28"/>
                <w:szCs w:val="28"/>
                <w:rFonts w:ascii="Times New Roman" w:eastAsia="Times New Roman" w:hAnsi="Times New Roman" w:hint="default"/>
              </w:rPr>
              <w:t xml:space="preserve">Thesis Topic</w:t>
            </w:r>
          </w:p>
        </w:tc>
        <w:tc>
          <w:tcPr>
            <w:tcW w:type="dxa" w:w="6898"/>
            <w:cnfStyle w:val="000001010000" w:firstRow="0" w:lastRow="0" w:firstColumn="0" w:lastColumn="0" w:oddVBand="0" w:evenVBand="1" w:oddHBand="0" w:evenHBand="1" w:firstRowFirstColumn="0" w:firstRowLastColumn="0" w:lastRowFirstColumn="0" w:lastRowLastColumn="0"/>
            <w:vAlign w:val="bottom"/>
            <w:tcBorders>
              <w:bottom w:val="single" w:color="auto" w:sz="8"/>
              <w:top w:val="single" w:color="auto" w:sz="8"/>
            </w:tcBorders>
          </w:tcPr>
          <w:p>
            <w:pPr>
              <w:numPr>
                <w:ilvl w:val="0"/>
                <w:numId w:val="0"/>
              </w:numPr>
              <w:jc w:val="left"/>
              <w:spacing w:lineRule="exact" w:line="440" w:before="0" w:after="160"/>
              <w:ind w:right="-65" w:firstLine="0"/>
              <w:tabs>
                <w:tab w:val="left" w:pos="377"/>
              </w:tabs>
              <w:rPr>
                <w:color w:val="auto"/>
                <w:position w:val="0"/>
                <w:sz w:val="24"/>
                <w:szCs w:val="24"/>
                <w:rFonts w:ascii="黑体" w:eastAsia="黑体" w:hAnsi="黑体" w:hint="default"/>
              </w:rPr>
              <w:autoSpaceDE w:val="1"/>
              <w:autoSpaceDN w:val="1"/>
            </w:pPr>
            <w:r>
              <w:rPr>
                <w:color w:val="auto"/>
                <w:position w:val="0"/>
                <w:sz w:val="24"/>
                <w:szCs w:val="24"/>
                <w:rFonts w:ascii="Times New Roman" w:eastAsia="Times New Roman" w:hAnsi="Times New Roman" w:hint="default"/>
              </w:rPr>
              <w:t xml:space="preserve">Design and Implementation of Java-Based Link-Game</w:t>
            </w:r>
          </w:p>
        </w:tc>
      </w:tr>
    </w:tbl>
    <w:p>
      <w:pPr>
        <w:numPr>
          <w:ilvl w:val="0"/>
          <w:numId w:val="0"/>
        </w:numPr>
        <w:jc w:val="both"/>
        <w:spacing w:lineRule="auto" w:line="240" w:before="0" w:after="160"/>
        <w:ind w:right="0" w:firstLine="0"/>
        <w:tabs>
          <w:tab w:val="left" w:pos="377"/>
        </w:tabs>
        <w:rPr>
          <w:color w:val="auto"/>
          <w:position w:val="0"/>
          <w:sz w:val="24"/>
          <w:szCs w:val="24"/>
          <w:rFonts w:ascii="Times New Roman" w:eastAsia="Times New Roman" w:hAnsi="Times New Roman" w:hint="default"/>
        </w:rPr>
        <w:snapToGrid w:val="off"/>
        <w:autoSpaceDE w:val="1"/>
        <w:autoSpaceDN w:val="1"/>
      </w:pPr>
    </w:p>
    <w:p>
      <w:pPr>
        <w:numPr>
          <w:ilvl w:val="0"/>
          <w:numId w:val="0"/>
        </w:numPr>
        <w:jc w:val="left"/>
        <w:spacing w:lineRule="auto" w:line="240" w:before="0" w:after="160"/>
        <w:ind w:right="0" w:firstLine="0"/>
        <w:tabs>
          <w:tab w:val="left" w:pos="377"/>
        </w:tabs>
        <w:rPr>
          <w:color w:val="auto"/>
          <w:position w:val="0"/>
          <w:sz w:val="24"/>
          <w:szCs w:val="24"/>
          <w:rFonts w:ascii="Times New Roman" w:eastAsia="Times New Roman" w:hAnsi="Times New Roman" w:hint="default"/>
        </w:rPr>
        <w:snapToGrid w:val="off"/>
        <w:autoSpaceDE w:val="1"/>
        <w:autoSpaceDN w:val="1"/>
      </w:pPr>
    </w:p>
    <w:p>
      <w:pPr>
        <w:numPr>
          <w:ilvl w:val="0"/>
          <w:numId w:val="0"/>
        </w:numPr>
        <w:jc w:val="left"/>
        <w:spacing w:lineRule="auto" w:line="240" w:before="0" w:after="160"/>
        <w:ind w:right="0" w:firstLine="0"/>
        <w:tabs>
          <w:tab w:val="left" w:pos="377"/>
        </w:tabs>
        <w:rPr>
          <w:color w:val="auto"/>
          <w:position w:val="0"/>
          <w:sz w:val="24"/>
          <w:szCs w:val="24"/>
          <w:rFonts w:ascii="Times New Roman" w:eastAsia="Times New Roman" w:hAnsi="Times New Roman" w:hint="default"/>
        </w:rPr>
        <w:snapToGrid w:val="off"/>
        <w:autoSpaceDE w:val="1"/>
        <w:autoSpaceDN w:val="1"/>
      </w:pPr>
    </w:p>
    <w:p>
      <w:pPr>
        <w:numPr>
          <w:ilvl w:val="0"/>
          <w:numId w:val="0"/>
        </w:numPr>
        <w:jc w:val="left"/>
        <w:spacing w:lineRule="auto" w:line="240" w:before="0" w:after="160"/>
        <w:ind w:right="0" w:firstLine="0"/>
        <w:tabs>
          <w:tab w:val="left" w:pos="377"/>
        </w:tabs>
        <w:rPr>
          <w:color w:val="auto"/>
          <w:position w:val="0"/>
          <w:sz w:val="24"/>
          <w:szCs w:val="24"/>
          <w:rFonts w:ascii="Times New Roman" w:eastAsia="Times New Roman" w:hAnsi="Times New Roman" w:hint="default"/>
        </w:rPr>
        <w:snapToGrid w:val="off"/>
        <w:autoSpaceDE w:val="1"/>
        <w:autoSpaceDN w:val="1"/>
      </w:pPr>
    </w:p>
    <w:p>
      <w:pPr>
        <w:numPr>
          <w:ilvl w:val="0"/>
          <w:numId w:val="0"/>
        </w:numPr>
        <w:jc w:val="left"/>
        <w:spacing w:lineRule="auto" w:line="240" w:before="0" w:after="160"/>
        <w:ind w:right="0" w:firstLine="0"/>
        <w:tabs>
          <w:tab w:val="left" w:pos="377"/>
        </w:tabs>
        <w:rPr>
          <w:color w:val="auto"/>
          <w:position w:val="0"/>
          <w:sz w:val="24"/>
          <w:szCs w:val="24"/>
          <w:rFonts w:ascii="Times New Roman" w:eastAsia="Times New Roman" w:hAnsi="Times New Roman" w:hint="default"/>
        </w:rPr>
        <w:snapToGrid w:val="off"/>
        <w:autoSpaceDE w:val="1"/>
        <w:autoSpaceDN w:val="1"/>
      </w:pPr>
    </w:p>
    <w:p>
      <w:pPr>
        <w:numPr>
          <w:ilvl w:val="0"/>
          <w:numId w:val="0"/>
        </w:numPr>
        <w:jc w:val="left"/>
        <w:spacing w:lineRule="auto" w:line="240" w:before="0" w:after="160"/>
        <w:ind w:right="0" w:firstLine="0"/>
        <w:tabs>
          <w:tab w:val="left" w:pos="377"/>
        </w:tabs>
        <w:rPr>
          <w:color w:val="auto"/>
          <w:position w:val="0"/>
          <w:sz w:val="24"/>
          <w:szCs w:val="24"/>
          <w:rFonts w:ascii="Times New Roman" w:eastAsia="Times New Roman" w:hAnsi="Times New Roman" w:hint="default"/>
        </w:rPr>
        <w:snapToGrid w:val="off"/>
        <w:autoSpaceDE w:val="1"/>
        <w:autoSpaceDN w:val="1"/>
      </w:pPr>
    </w:p>
    <w:p>
      <w:pPr>
        <w:numPr>
          <w:ilvl w:val="0"/>
          <w:numId w:val="0"/>
        </w:numPr>
        <w:jc w:val="left"/>
        <w:spacing w:lineRule="auto" w:line="240" w:before="0" w:after="160"/>
        <w:ind w:right="0" w:firstLine="0"/>
        <w:tabs>
          <w:tab w:val="left" w:pos="377"/>
        </w:tabs>
        <w:rPr>
          <w:color w:val="auto"/>
          <w:position w:val="0"/>
          <w:sz w:val="24"/>
          <w:szCs w:val="24"/>
          <w:rFonts w:ascii="Times New Roman" w:eastAsia="Times New Roman" w:hAnsi="Times New Roman" w:hint="default"/>
        </w:rPr>
        <w:snapToGrid w:val="off"/>
        <w:autoSpaceDE w:val="1"/>
        <w:autoSpaceDN w:val="1"/>
      </w:pPr>
    </w:p>
    <w:p>
      <w:pPr>
        <w:numPr>
          <w:ilvl w:val="0"/>
          <w:numId w:val="0"/>
        </w:numPr>
        <w:jc w:val="left"/>
        <w:spacing w:lineRule="auto" w:line="240" w:before="0" w:after="160"/>
        <w:ind w:right="0" w:firstLine="0"/>
        <w:tabs>
          <w:tab w:val="left" w:pos="377"/>
        </w:tabs>
        <w:rPr>
          <w:color w:val="auto"/>
          <w:position w:val="0"/>
          <w:sz w:val="24"/>
          <w:szCs w:val="24"/>
          <w:rFonts w:ascii="Times New Roman" w:eastAsia="Times New Roman" w:hAnsi="Times New Roman" w:hint="default"/>
        </w:rPr>
        <w:snapToGrid w:val="off"/>
        <w:autoSpaceDE w:val="1"/>
        <w:autoSpaceDN w:val="1"/>
      </w:pPr>
    </w:p>
    <w:p>
      <w:pPr>
        <w:numPr>
          <w:ilvl w:val="0"/>
          <w:numId w:val="0"/>
        </w:numPr>
        <w:jc w:val="left"/>
        <w:spacing w:lineRule="auto" w:line="240" w:before="0" w:after="160"/>
        <w:ind w:right="0" w:firstLine="0"/>
        <w:tabs>
          <w:tab w:val="left" w:pos="377"/>
        </w:tabs>
        <w:rPr>
          <w:color w:val="auto"/>
          <w:position w:val="0"/>
          <w:sz w:val="24"/>
          <w:szCs w:val="24"/>
          <w:rFonts w:ascii="Times New Roman" w:eastAsia="Times New Roman" w:hAnsi="Times New Roman" w:hint="default"/>
        </w:rPr>
        <w:snapToGrid w:val="off"/>
        <w:autoSpaceDE w:val="1"/>
        <w:autoSpaceDN w:val="1"/>
      </w:pPr>
    </w:p>
    <w:p>
      <w:pPr>
        <w:numPr>
          <w:ilvl w:val="0"/>
          <w:numId w:val="0"/>
        </w:numPr>
        <w:jc w:val="left"/>
        <w:spacing w:lineRule="auto" w:line="240" w:before="0" w:after="160"/>
        <w:ind w:right="0" w:firstLine="640"/>
        <w:tabs>
          <w:tab w:val="left" w:pos="377"/>
        </w:tabs>
        <w:rPr>
          <w:color w:val="auto"/>
          <w:position w:val="0"/>
          <w:sz w:val="32"/>
          <w:szCs w:val="32"/>
          <w:rFonts w:ascii="Times New Roman" w:eastAsia="Times New Roman" w:hAnsi="Times New Roman" w:hint="default"/>
        </w:rPr>
        <w:autoSpaceDE w:val="1"/>
        <w:autoSpaceDN w:val="1"/>
      </w:pPr>
    </w:p>
    <w:p>
      <w:pPr>
        <w:numPr>
          <w:ilvl w:val="0"/>
          <w:numId w:val="0"/>
        </w:numPr>
        <w:jc w:val="left"/>
        <w:spacing w:lineRule="auto" w:line="240" w:before="0" w:after="160"/>
        <w:ind w:right="0" w:firstLine="640"/>
        <w:tabs>
          <w:tab w:val="left" w:pos="377"/>
        </w:tabs>
        <w:rPr>
          <w:color w:val="auto"/>
          <w:position w:val="0"/>
          <w:sz w:val="32"/>
          <w:szCs w:val="32"/>
          <w:rFonts w:ascii="Times New Roman" w:eastAsia="Times New Roman" w:hAnsi="Times New Roman" w:hint="default"/>
        </w:rPr>
        <w:autoSpaceDE w:val="1"/>
        <w:autoSpaceDN w:val="1"/>
      </w:pPr>
    </w:p>
    <w:p>
      <w:pPr>
        <w:numPr>
          <w:ilvl w:val="0"/>
          <w:numId w:val="0"/>
        </w:numPr>
        <w:jc w:val="left"/>
        <w:spacing w:lineRule="auto" w:line="240" w:before="0" w:after="160"/>
        <w:ind w:right="0" w:firstLine="640"/>
        <w:tabs>
          <w:tab w:val="left" w:pos="377"/>
        </w:tabs>
        <w:rPr>
          <w:color w:val="auto"/>
          <w:position w:val="0"/>
          <w:sz w:val="32"/>
          <w:szCs w:val="32"/>
          <w:rFonts w:ascii="Times New Roman" w:eastAsia="Times New Roman" w:hAnsi="Times New Roman" w:hint="default"/>
        </w:rPr>
        <w:autoSpaceDE w:val="1"/>
        <w:autoSpaceDN w:val="1"/>
      </w:pPr>
    </w:p>
    <w:p>
      <w:pPr>
        <w:numPr>
          <w:ilvl w:val="0"/>
          <w:numId w:val="0"/>
        </w:numPr>
        <w:jc w:val="left"/>
        <w:spacing w:lineRule="auto" w:line="240" w:before="0" w:after="160"/>
        <w:ind w:right="0" w:firstLine="640"/>
        <w:tabs>
          <w:tab w:val="left" w:pos="377"/>
        </w:tabs>
        <w:rPr>
          <w:color w:val="auto"/>
          <w:position w:val="0"/>
          <w:sz w:val="32"/>
          <w:szCs w:val="32"/>
          <w:rFonts w:ascii="Times New Roman" w:eastAsia="Times New Roman" w:hAnsi="Times New Roman" w:hint="default"/>
        </w:rPr>
        <w:autoSpaceDE w:val="1"/>
        <w:autoSpaceDN w:val="1"/>
      </w:pPr>
    </w:p>
    <w:p>
      <w:pPr>
        <w:numPr>
          <w:ilvl w:val="0"/>
          <w:numId w:val="0"/>
        </w:numPr>
        <w:jc w:val="left"/>
        <w:spacing w:lineRule="auto" w:line="240" w:before="0" w:after="160"/>
        <w:ind w:right="0" w:firstLine="0"/>
        <w:tabs>
          <w:tab w:val="left" w:pos="377"/>
        </w:tabs>
        <w:rPr>
          <w:color w:val="auto"/>
          <w:position w:val="0"/>
          <w:sz w:val="32"/>
          <w:szCs w:val="32"/>
          <w:rFonts w:ascii="Times New Roman" w:eastAsia="Times New Roman" w:hAnsi="Times New Roman" w:hint="default"/>
        </w:rPr>
        <w:autoSpaceDE w:val="1"/>
        <w:autoSpaceDN w:val="1"/>
      </w:pPr>
    </w:p>
    <w:p>
      <w:pPr>
        <w:numPr>
          <w:ilvl w:val="0"/>
          <w:numId w:val="0"/>
        </w:numPr>
        <w:jc w:val="left"/>
        <w:spacing w:lineRule="auto" w:line="240" w:before="0" w:after="160"/>
        <w:ind w:right="0" w:firstLine="640"/>
        <w:tabs>
          <w:tab w:val="left" w:pos="377"/>
        </w:tabs>
        <w:rPr>
          <w:color w:val="auto"/>
          <w:position w:val="0"/>
          <w:sz w:val="32"/>
          <w:szCs w:val="32"/>
          <w:rFonts w:ascii="Times New Roman" w:eastAsia="Times New Roman" w:hAnsi="Times New Roman" w:hint="default"/>
        </w:rPr>
        <w:autoSpaceDE w:val="1"/>
        <w:autoSpaceDN w:val="1"/>
      </w:pPr>
      <w:r>
        <w:rPr>
          <w:color w:val="auto"/>
          <w:position w:val="0"/>
          <w:sz w:val="32"/>
          <w:szCs w:val="32"/>
          <w:rFonts w:ascii="Times New Roman" w:eastAsia="Times New Roman" w:hAnsi="Times New Roman" w:hint="default"/>
        </w:rPr>
        <w:t xml:space="preserve">2017年 6月5日</w:t>
      </w:r>
    </w:p>
    <w:p>
      <w:pPr>
        <w:numPr>
          <w:ilvl w:val="0"/>
          <w:numId w:val="0"/>
        </w:numPr>
        <w:jc w:val="left"/>
        <w:spacing w:lineRule="auto" w:line="240" w:before="0" w:after="160"/>
        <w:ind w:right="0" w:firstLine="640"/>
        <w:tabs>
          <w:tab w:val="left" w:pos="377"/>
        </w:tabs>
        <w:rPr>
          <w:color w:val="auto"/>
          <w:position w:val="0"/>
          <w:sz w:val="32"/>
          <w:szCs w:val="32"/>
          <w:rFonts w:ascii="Times New Roman" w:eastAsia="楷体_GB2312" w:hAnsi="楷体_GB2312" w:hint="default"/>
        </w:rPr>
        <w:autoSpaceDE w:val="1"/>
        <w:autoSpaceDN w:val="1"/>
      </w:pPr>
    </w:p>
    <w:p>
      <w:pPr>
        <w:numPr>
          <w:ilvl w:val="0"/>
          <w:numId w:val="0"/>
        </w:numPr>
        <w:jc w:val="left"/>
        <w:spacing w:lineRule="auto" w:line="240" w:before="0" w:after="160"/>
        <w:ind w:right="0" w:firstLine="0"/>
        <w:rPr>
          <w:spacing w:val="33"/>
          <w:color w:val="auto"/>
          <w:position w:val="0"/>
          <w:sz w:val="44"/>
          <w:szCs w:val="44"/>
          <w:rFonts w:ascii="Times New Roman" w:eastAsia="方正小标宋简体" w:hAnsi="方正小标宋简体" w:hint="default"/>
        </w:rPr>
        <w:snapToGrid w:val="off"/>
        <w:autoSpaceDE w:val="1"/>
        <w:autoSpaceDN w:val="1"/>
      </w:pPr>
    </w:p>
    <w:p>
      <w:pPr>
        <w:numPr>
          <w:ilvl w:val="0"/>
          <w:numId w:val="0"/>
        </w:numPr>
        <w:jc w:val="left"/>
        <w:spacing w:lineRule="auto" w:line="240" w:before="0" w:after="160"/>
        <w:ind w:right="0" w:firstLine="0"/>
        <w:rPr>
          <w:spacing w:val="33"/>
          <w:color w:val="auto"/>
          <w:position w:val="0"/>
          <w:sz w:val="44"/>
          <w:szCs w:val="44"/>
          <w:rFonts w:ascii="Times New Roman" w:eastAsia="方正小标宋简体" w:hAnsi="方正小标宋简体" w:hint="default"/>
        </w:rPr>
        <w:snapToGrid w:val="off"/>
        <w:autoSpaceDE w:val="1"/>
        <w:autoSpaceDN w:val="1"/>
      </w:pPr>
    </w:p>
    <w:p>
      <w:pPr>
        <w:numPr>
          <w:ilvl w:val="0"/>
          <w:numId w:val="0"/>
        </w:numPr>
        <w:jc w:val="left"/>
        <w:spacing w:lineRule="auto" w:line="240" w:before="0" w:after="160"/>
        <w:ind w:right="0" w:firstLine="0"/>
        <w:rPr>
          <w:spacing w:val="33"/>
          <w:color w:val="auto"/>
          <w:position w:val="0"/>
          <w:sz w:val="44"/>
          <w:szCs w:val="44"/>
          <w:rFonts w:ascii="Times New Roman" w:eastAsia="方正小标宋简体" w:hAnsi="方正小标宋简体" w:hint="default"/>
        </w:rPr>
        <w:snapToGrid w:val="off"/>
        <w:autoSpaceDE w:val="1"/>
        <w:autoSpaceDN w:val="1"/>
      </w:pPr>
    </w:p>
    <w:p>
      <w:pPr>
        <w:numPr>
          <w:ilvl w:val="0"/>
          <w:numId w:val="0"/>
        </w:numPr>
        <w:jc w:val="left"/>
        <w:spacing w:lineRule="auto" w:line="240" w:before="0" w:after="160"/>
        <w:ind w:right="0" w:firstLine="0"/>
        <w:rPr>
          <w:spacing w:val="33"/>
          <w:color w:val="auto"/>
          <w:position w:val="0"/>
          <w:sz w:val="44"/>
          <w:szCs w:val="44"/>
          <w:rFonts w:ascii="Times New Roman" w:eastAsia="方正小标宋简体" w:hAnsi="方正小标宋简体" w:hint="default"/>
        </w:rPr>
        <w:snapToGrid w:val="off"/>
        <w:autoSpaceDE w:val="1"/>
        <w:autoSpaceDN w:val="1"/>
      </w:pPr>
    </w:p>
    <w:p>
      <w:pPr>
        <w:numPr>
          <w:ilvl w:val="0"/>
          <w:numId w:val="0"/>
        </w:numPr>
        <w:jc w:val="left"/>
        <w:spacing w:lineRule="auto" w:line="240" w:before="0" w:after="160"/>
        <w:ind w:right="0" w:firstLine="0"/>
        <w:rPr>
          <w:color w:val="auto"/>
          <w:position w:val="0"/>
          <w:sz w:val="44"/>
          <w:szCs w:val="44"/>
          <w:rFonts w:ascii="Times New Roman" w:eastAsia="方正小标宋简体" w:hAnsi="方正小标宋简体" w:hint="default"/>
        </w:rPr>
        <w:snapToGrid w:val="off"/>
        <w:autoSpaceDE w:val="1"/>
        <w:autoSpaceDN w:val="1"/>
      </w:pPr>
      <w:r>
        <w:rPr>
          <w:spacing w:val="33"/>
          <w:color w:val="auto"/>
          <w:position w:val="0"/>
          <w:sz w:val="44"/>
          <w:szCs w:val="44"/>
          <w:rFonts w:ascii="Times New Roman" w:eastAsia="方正小标宋简体" w:hAnsi="方正小标宋简体" w:hint="default"/>
        </w:rPr>
        <w:t>毕业设计（论文）任务</w:t>
      </w:r>
      <w:r>
        <w:rPr>
          <w:color w:val="auto"/>
          <w:position w:val="0"/>
          <w:sz w:val="44"/>
          <w:szCs w:val="44"/>
          <w:rFonts w:ascii="Times New Roman" w:eastAsia="方正小标宋简体" w:hAnsi="方正小标宋简体" w:hint="default"/>
        </w:rPr>
        <w:t>书</w:t>
      </w:r>
    </w:p>
    <w:p>
      <w:pPr>
        <w:numPr>
          <w:ilvl w:val="0"/>
          <w:numId w:val="0"/>
        </w:numPr>
        <w:jc w:val="left"/>
        <w:spacing w:lineRule="auto" w:line="240" w:before="0" w:after="60"/>
        <w:ind w:right="420" w:firstLine="0"/>
        <w:rPr>
          <w:color w:val="auto"/>
          <w:position w:val="0"/>
          <w:sz w:val="24"/>
          <w:szCs w:val="24"/>
          <w:rFonts w:ascii="Times New Roman" w:eastAsia="Times New Roman" w:hAnsi="Times New Roman" w:hint="default"/>
        </w:rPr>
        <w:wordWrap w:val="off"/>
        <w:autoSpaceDE w:val="1"/>
        <w:autoSpaceDN w:val="1"/>
      </w:pPr>
      <w:r>
        <w:rPr>
          <w:color w:val="auto"/>
          <w:position w:val="0"/>
          <w:sz w:val="24"/>
          <w:szCs w:val="24"/>
          <w:rFonts w:ascii="Times New Roman" w:eastAsia="Times New Roman" w:hAnsi="Times New Roman" w:hint="default"/>
        </w:rPr>
        <w:t>第1页</w:t>
      </w:r>
    </w:p>
    <w:tbl>
      <w:tblID w:val="0"/>
      <w:tblPr>
        <w:tblStyle w:val="PO37"/>
        <w:tblBorders>
          <w:top w:val="single" w:sz="8" w:space="0" w:color="000000"/>
          <w:left w:val="single" w:sz="8" w:space="0" w:color="000000"/>
          <w:bottom w:val="single" w:sz="8" w:space="0" w:color="000000"/>
          <w:right w:val="single" w:sz="8" w:space="0" w:color="000000"/>
          <w:insideH w:val="nil"/>
          <w:insideV w:val="nil"/>
        </w:tblBorders>
        <w:tblCellMar>
          <w:left w:w="108" w:type="dxa"/>
          <w:top w:w="0" w:type="dxa"/>
          <w:right w:w="108" w:type="dxa"/>
          <w:bottom w:w="0" w:type="dxa"/>
        </w:tblCellMar>
        <w:tblW w:w="8630" w:type="dxa"/>
        <w:jc w:val="center"/>
        <w:tblLook w:val="000000" w:firstRow="0" w:lastRow="0" w:firstColumn="0" w:lastColumn="0" w:noHBand="0" w:noVBand="0"/>
        <w:tblLayout w:type="fixed"/>
      </w:tblPr>
      <w:tblGrid>
        <w:gridCol w:w="8630"/>
      </w:tblGrid>
      <w:tr>
        <w:trPr>
          <w:cnfStyle w:val="000000100000" w:firstRow="0" w:lastRow="0" w:firstColumn="0" w:lastColumn="0" w:oddVBand="0" w:evenVBand="0" w:oddHBand="1" w:evenHBand="0" w:firstRowFirstColumn="0" w:firstRowLastColumn="0" w:lastRowFirstColumn="0" w:lastRowLastColumn="0"/>
          <w:trHeight w:hRule="atleast" w:val="11828"/>
          <w:hidden w:val="0"/>
        </w:trPr>
        <w:tc>
          <w:tcPr>
            <w:tcW w:type="dxa" w:w="8630"/>
            <w:cnfStyle w:val="000010100000" w:firstRow="0" w:lastRow="0" w:firstColumn="0" w:lastColumn="0" w:oddVBand="1" w:evenVBand="0" w:oddHBand="1" w:evenHBand="0" w:firstRowFirstColumn="0" w:firstRowLastColumn="0" w:lastRowFirstColumn="0" w:lastRowLastColumn="0"/>
            <w:vAlign w:val="top"/>
          </w:tcPr>
          <w:p>
            <w:pPr>
              <w:numPr>
                <w:ilvl w:val="0"/>
                <w:numId w:val="0"/>
              </w:numPr>
              <w:jc w:val="left"/>
              <w:spacing w:lineRule="auto" w:line="240" w:before="280" w:after="160"/>
              <w:ind w:right="0" w:firstLine="210"/>
              <w:rPr>
                <w:color w:val="auto"/>
                <w:position w:val="0"/>
                <w:sz w:val="24"/>
                <w:szCs w:val="24"/>
                <w:rFonts w:ascii="黑体" w:eastAsia="黑体" w:hAnsi="黑体" w:hint="default"/>
              </w:rPr>
              <w:autoSpaceDE w:val="1"/>
              <w:autoSpaceDN w:val="1"/>
            </w:pPr>
            <w:r>
              <w:rPr>
                <w:color w:val="auto"/>
                <w:position w:val="0"/>
                <w:sz w:val="24"/>
                <w:szCs w:val="24"/>
                <w:rFonts w:ascii="黑体" w:eastAsia="黑体" w:hAnsi="黑体" w:hint="default"/>
              </w:rPr>
              <w:t>毕业设计（论文）题目：</w:t>
            </w:r>
          </w:p>
          <w:p>
            <w:pPr>
              <w:numPr>
                <w:ilvl w:val="0"/>
                <w:numId w:val="0"/>
              </w:numPr>
              <w:jc w:val="left"/>
              <w:spacing w:lineRule="auto" w:line="240" w:before="280" w:after="160"/>
              <w:ind w:right="0" w:firstLine="210"/>
              <w:rPr>
                <w:color w:val="auto"/>
                <w:position w:val="0"/>
                <w:sz w:val="30"/>
                <w:szCs w:val="30"/>
                <w:rFonts w:ascii="黑体" w:eastAsia="黑体" w:hAnsi="黑体" w:hint="default"/>
              </w:rPr>
              <w:autoSpaceDE w:val="1"/>
              <w:autoSpaceDN w:val="1"/>
            </w:pPr>
            <w:r>
              <w:rPr>
                <w:color w:val="auto"/>
                <w:position w:val="0"/>
                <w:sz w:val="30"/>
                <w:szCs w:val="30"/>
                <w:rFonts w:ascii="黑体" w:eastAsia="黑体" w:hAnsi="黑体" w:hint="default"/>
              </w:rPr>
              <w:t>基于</w:t>
            </w:r>
            <w:r>
              <w:rPr>
                <w:color w:val="auto"/>
                <w:position w:val="0"/>
                <w:sz w:val="30"/>
                <w:szCs w:val="30"/>
                <w:rFonts w:ascii="Times New Roman" w:eastAsia="黑体" w:hAnsi="黑体" w:hint="default"/>
              </w:rPr>
              <w:t>Java</w:t>
            </w:r>
            <w:r>
              <w:rPr>
                <w:color w:val="auto"/>
                <w:position w:val="0"/>
                <w:sz w:val="30"/>
                <w:szCs w:val="30"/>
                <w:rFonts w:ascii="黑体" w:eastAsia="黑体" w:hAnsi="黑体" w:hint="default"/>
              </w:rPr>
              <w:t>的连连看游戏设计与实现</w:t>
            </w:r>
          </w:p>
          <w:p>
            <w:pPr>
              <w:numPr>
                <w:ilvl w:val="0"/>
                <w:numId w:val="0"/>
              </w:numPr>
              <w:jc w:val="left"/>
              <w:spacing w:lineRule="auto" w:line="480" w:before="280" w:after="160"/>
              <w:ind w:right="0" w:firstLine="210"/>
              <w:rPr>
                <w:color w:val="auto"/>
                <w:position w:val="0"/>
                <w:sz w:val="24"/>
                <w:szCs w:val="24"/>
                <w:rFonts w:ascii="黑体" w:eastAsia="黑体" w:hAnsi="黑体" w:hint="default"/>
              </w:rPr>
              <w:autoSpaceDE w:val="1"/>
              <w:autoSpaceDN w:val="1"/>
            </w:pPr>
            <w:r>
              <w:rPr>
                <w:color w:val="auto"/>
                <w:position w:val="0"/>
                <w:sz w:val="24"/>
                <w:szCs w:val="24"/>
                <w:rFonts w:ascii="黑体" w:eastAsia="黑体" w:hAnsi="黑体" w:hint="default"/>
              </w:rPr>
              <w:t>毕业设计（论文）要求及原始数据（资料）：</w:t>
            </w:r>
          </w:p>
          <w:p>
            <w:pPr>
              <w:numPr>
                <w:ilvl w:val="0"/>
                <w:numId w:val="0"/>
              </w:numPr>
              <w:jc w:val="left"/>
              <w:spacing w:lineRule="auto" w:line="480" w:before="280" w:after="160"/>
              <w:ind w:left="480" w:right="0" w:firstLine="210"/>
              <w:rPr>
                <w:color w:val="auto"/>
                <w:position w:val="0"/>
                <w:sz w:val="24"/>
                <w:szCs w:val="24"/>
                <w:rFonts w:ascii="Times New Roman" w:eastAsia="Times New Roman" w:hAnsi="Times New Roman" w:hint="default"/>
              </w:rPr>
              <w:autoSpaceDE w:val="1"/>
              <w:autoSpaceDN w:val="1"/>
            </w:pPr>
            <w:r>
              <w:rPr>
                <w:color w:val="auto"/>
                <w:position w:val="0"/>
                <w:sz w:val="24"/>
                <w:szCs w:val="24"/>
                <w:rFonts w:ascii="Times New Roman" w:eastAsia="Times New Roman" w:hAnsi="Times New Roman" w:hint="default"/>
              </w:rPr>
              <w:t>1</w:t>
            </w:r>
            <w:r>
              <w:rPr>
                <w:color w:val="auto"/>
                <w:position w:val="0"/>
                <w:sz w:val="24"/>
                <w:szCs w:val="24"/>
                <w:rFonts w:ascii="Times New Roman" w:eastAsia="宋体" w:hAnsi="宋体" w:hint="default"/>
              </w:rPr>
              <w:t>．简述Java游戏开发现状和走向；</w:t>
            </w:r>
          </w:p>
          <w:p>
            <w:pPr>
              <w:numPr>
                <w:ilvl w:val="0"/>
                <w:numId w:val="0"/>
              </w:numPr>
              <w:jc w:val="left"/>
              <w:spacing w:lineRule="auto" w:line="480" w:before="280" w:after="160"/>
              <w:ind w:left="480" w:right="0" w:firstLine="210"/>
              <w:rPr>
                <w:color w:val="auto"/>
                <w:position w:val="0"/>
                <w:sz w:val="24"/>
                <w:szCs w:val="24"/>
                <w:rFonts w:ascii="Times New Roman" w:eastAsia="Times New Roman" w:hAnsi="Times New Roman" w:hint="default"/>
              </w:rPr>
              <w:autoSpaceDE w:val="1"/>
              <w:autoSpaceDN w:val="1"/>
            </w:pPr>
            <w:r>
              <w:rPr>
                <w:color w:val="auto"/>
                <w:position w:val="0"/>
                <w:sz w:val="24"/>
                <w:szCs w:val="24"/>
                <w:rFonts w:ascii="Times New Roman" w:eastAsia="Times New Roman" w:hAnsi="Times New Roman" w:hint="default"/>
              </w:rPr>
              <w:t>2</w:t>
            </w:r>
            <w:r>
              <w:rPr>
                <w:color w:val="auto"/>
                <w:position w:val="0"/>
                <w:sz w:val="24"/>
                <w:szCs w:val="24"/>
                <w:rFonts w:ascii="Times New Roman" w:eastAsia="宋体" w:hAnsi="宋体" w:hint="default"/>
              </w:rPr>
              <w:t>．了解图形用户界面的概念；</w:t>
            </w:r>
          </w:p>
          <w:p>
            <w:pPr>
              <w:numPr>
                <w:ilvl w:val="0"/>
                <w:numId w:val="0"/>
              </w:numPr>
              <w:jc w:val="left"/>
              <w:spacing w:lineRule="auto" w:line="480" w:before="280" w:after="160"/>
              <w:ind w:left="480" w:right="0" w:firstLine="210"/>
              <w:rPr>
                <w:color w:val="auto"/>
                <w:position w:val="0"/>
                <w:sz w:val="24"/>
                <w:szCs w:val="24"/>
                <w:rFonts w:ascii="Times New Roman" w:eastAsia="Times New Roman" w:hAnsi="Times New Roman" w:hint="default"/>
              </w:rPr>
              <w:autoSpaceDE w:val="1"/>
              <w:autoSpaceDN w:val="1"/>
            </w:pPr>
            <w:r>
              <w:rPr>
                <w:color w:val="auto"/>
                <w:position w:val="0"/>
                <w:sz w:val="24"/>
                <w:szCs w:val="24"/>
                <w:rFonts w:ascii="Times New Roman" w:eastAsia="Times New Roman" w:hAnsi="Times New Roman" w:hint="default"/>
              </w:rPr>
              <w:t>3</w:t>
            </w:r>
            <w:r>
              <w:rPr>
                <w:color w:val="auto"/>
                <w:position w:val="0"/>
                <w:sz w:val="24"/>
                <w:szCs w:val="24"/>
                <w:rFonts w:ascii="Times New Roman" w:eastAsia="宋体" w:hAnsi="宋体" w:hint="default"/>
              </w:rPr>
              <w:t>．熟练掌握Java的事件处理机制；</w:t>
            </w:r>
          </w:p>
          <w:p>
            <w:pPr>
              <w:numPr>
                <w:ilvl w:val="0"/>
                <w:numId w:val="0"/>
              </w:numPr>
              <w:jc w:val="left"/>
              <w:spacing w:lineRule="auto" w:line="480" w:before="280" w:after="160"/>
              <w:ind w:left="480" w:right="0" w:firstLine="210"/>
              <w:rPr>
                <w:color w:val="auto"/>
                <w:position w:val="0"/>
                <w:sz w:val="24"/>
                <w:szCs w:val="24"/>
                <w:rFonts w:ascii="Times New Roman" w:eastAsia="Times New Roman" w:hAnsi="Times New Roman" w:hint="default"/>
              </w:rPr>
              <w:autoSpaceDE w:val="1"/>
              <w:autoSpaceDN w:val="1"/>
            </w:pPr>
            <w:r>
              <w:rPr>
                <w:color w:val="auto"/>
                <w:position w:val="0"/>
                <w:sz w:val="24"/>
                <w:szCs w:val="24"/>
                <w:rFonts w:ascii="Times New Roman" w:eastAsia="Times New Roman" w:hAnsi="Times New Roman" w:hint="default"/>
              </w:rPr>
              <w:t>4</w:t>
            </w:r>
            <w:r>
              <w:rPr>
                <w:color w:val="auto"/>
                <w:position w:val="0"/>
                <w:sz w:val="24"/>
                <w:szCs w:val="24"/>
                <w:rFonts w:ascii="Times New Roman" w:eastAsia="宋体" w:hAnsi="宋体" w:hint="default"/>
              </w:rPr>
              <w:t>．</w:t>
            </w:r>
            <w:r>
              <w:rPr>
                <w:color w:val="000000"/>
                <w:position w:val="0"/>
                <w:sz w:val="24"/>
                <w:szCs w:val="24"/>
                <w:rFonts w:ascii="Times New Roman" w:eastAsia="宋体" w:hAnsi="宋体" w:hint="default"/>
              </w:rPr>
              <w:t>掌握Java小程序的工作原理和使用方法</w:t>
            </w:r>
            <w:r>
              <w:rPr>
                <w:color w:val="auto"/>
                <w:position w:val="0"/>
                <w:sz w:val="24"/>
                <w:szCs w:val="24"/>
                <w:rFonts w:ascii="Times New Roman" w:eastAsia="宋体" w:hAnsi="宋体" w:hint="default"/>
              </w:rPr>
              <w:t>；</w:t>
            </w:r>
          </w:p>
          <w:p>
            <w:pPr>
              <w:numPr>
                <w:ilvl w:val="0"/>
                <w:numId w:val="0"/>
              </w:numPr>
              <w:jc w:val="left"/>
              <w:spacing w:lineRule="auto" w:line="480" w:before="280" w:after="160"/>
              <w:ind w:left="480" w:right="0" w:firstLine="210"/>
              <w:rPr>
                <w:color w:val="auto"/>
                <w:position w:val="0"/>
                <w:sz w:val="24"/>
                <w:szCs w:val="24"/>
                <w:rFonts w:ascii="Times New Roman" w:eastAsia="宋体" w:hAnsi="宋体" w:hint="default"/>
              </w:rPr>
              <w:autoSpaceDE w:val="1"/>
              <w:autoSpaceDN w:val="1"/>
            </w:pPr>
            <w:r>
              <w:rPr>
                <w:color w:val="auto"/>
                <w:position w:val="0"/>
                <w:sz w:val="24"/>
                <w:szCs w:val="24"/>
                <w:rFonts w:ascii="Times New Roman" w:eastAsia="Times New Roman" w:hAnsi="Times New Roman" w:hint="default"/>
              </w:rPr>
              <w:t>5</w:t>
            </w:r>
            <w:r>
              <w:rPr>
                <w:color w:val="auto"/>
                <w:position w:val="0"/>
                <w:sz w:val="24"/>
                <w:szCs w:val="24"/>
                <w:rFonts w:ascii="Times New Roman" w:eastAsia="宋体" w:hAnsi="宋体" w:hint="default"/>
              </w:rPr>
              <w:t>．了解AWT的基本体系结构，掌握窗口的基本原理；</w:t>
            </w:r>
          </w:p>
          <w:p>
            <w:pPr>
              <w:numPr>
                <w:ilvl w:val="0"/>
                <w:numId w:val="0"/>
              </w:numPr>
              <w:jc w:val="left"/>
              <w:spacing w:lineRule="auto" w:line="480" w:before="280" w:after="160"/>
              <w:ind w:left="480" w:right="0" w:firstLine="210"/>
              <w:rPr>
                <w:color w:val="auto"/>
                <w:position w:val="0"/>
                <w:sz w:val="24"/>
                <w:szCs w:val="24"/>
                <w:rFonts w:ascii="Times New Roman" w:eastAsia="宋体" w:hAnsi="宋体" w:hint="default"/>
              </w:rPr>
              <w:autoSpaceDE w:val="1"/>
              <w:autoSpaceDN w:val="1"/>
            </w:pPr>
            <w:r>
              <w:rPr>
                <w:color w:val="auto"/>
                <w:position w:val="0"/>
                <w:sz w:val="24"/>
                <w:szCs w:val="24"/>
                <w:rFonts w:ascii="Times New Roman" w:eastAsia="宋体" w:hAnsi="宋体" w:hint="default"/>
              </w:rPr>
              <w:t xml:space="preserve">6.  掌握几种布局管理器的使用方法；</w:t>
            </w:r>
          </w:p>
          <w:p>
            <w:pPr>
              <w:numPr>
                <w:ilvl w:val="0"/>
                <w:numId w:val="0"/>
              </w:numPr>
              <w:jc w:val="left"/>
              <w:spacing w:lineRule="auto" w:line="480" w:before="280" w:after="160"/>
              <w:ind w:left="480" w:right="0" w:firstLine="210"/>
              <w:rPr>
                <w:color w:val="auto"/>
                <w:position w:val="0"/>
                <w:sz w:val="24"/>
                <w:szCs w:val="24"/>
                <w:rFonts w:ascii="Times New Roman" w:eastAsia="宋体" w:hAnsi="宋体" w:hint="default"/>
              </w:rPr>
              <w:autoSpaceDE w:val="1"/>
              <w:autoSpaceDN w:val="1"/>
            </w:pPr>
            <w:r>
              <w:rPr>
                <w:color w:val="auto"/>
                <w:position w:val="0"/>
                <w:sz w:val="24"/>
                <w:szCs w:val="24"/>
                <w:rFonts w:ascii="Times New Roman" w:eastAsia="宋体" w:hAnsi="宋体" w:hint="default"/>
              </w:rPr>
              <w:t xml:space="preserve">7.  了解Swing的基本体系结构，掌握Swing组件的使用方法；</w:t>
            </w:r>
          </w:p>
          <w:p>
            <w:pPr>
              <w:numPr>
                <w:ilvl w:val="0"/>
                <w:numId w:val="0"/>
              </w:numPr>
              <w:jc w:val="left"/>
              <w:spacing w:lineRule="auto" w:line="480" w:before="280" w:after="160"/>
              <w:ind w:left="480" w:right="0" w:firstLine="210"/>
              <w:rPr>
                <w:color w:val="auto"/>
                <w:position w:val="0"/>
                <w:sz w:val="24"/>
                <w:szCs w:val="24"/>
                <w:rFonts w:ascii="Times New Roman" w:eastAsia="Times New Roman" w:hAnsi="Times New Roman" w:hint="default"/>
              </w:rPr>
              <w:autoSpaceDE w:val="1"/>
              <w:autoSpaceDN w:val="1"/>
            </w:pPr>
            <w:r>
              <w:rPr>
                <w:color w:val="auto"/>
                <w:position w:val="0"/>
                <w:sz w:val="24"/>
                <w:szCs w:val="24"/>
                <w:rFonts w:ascii="Times New Roman" w:eastAsia="Times New Roman" w:hAnsi="Times New Roman" w:hint="default"/>
              </w:rPr>
              <w:t>8</w:t>
            </w:r>
            <w:r>
              <w:rPr>
                <w:color w:val="auto"/>
                <w:position w:val="0"/>
                <w:sz w:val="24"/>
                <w:szCs w:val="24"/>
                <w:rFonts w:ascii="Times New Roman" w:eastAsia="宋体" w:hAnsi="宋体" w:hint="default"/>
              </w:rPr>
              <w:t>．训练检索文献资料和利用文献资料的能力；</w:t>
            </w:r>
          </w:p>
          <w:p>
            <w:pPr>
              <w:numPr>
                <w:ilvl w:val="0"/>
                <w:numId w:val="0"/>
              </w:numPr>
              <w:jc w:val="left"/>
              <w:spacing w:lineRule="auto" w:line="480" w:before="280" w:after="160"/>
              <w:ind w:left="480" w:right="0" w:firstLine="210"/>
              <w:rPr>
                <w:color w:val="auto"/>
                <w:position w:val="0"/>
                <w:sz w:val="24"/>
                <w:szCs w:val="24"/>
                <w:rFonts w:ascii="Times New Roman" w:eastAsia="Times New Roman" w:hAnsi="Times New Roman" w:hint="default"/>
              </w:rPr>
              <w:autoSpaceDE w:val="1"/>
              <w:autoSpaceDN w:val="1"/>
            </w:pPr>
            <w:r>
              <w:rPr>
                <w:color w:val="auto"/>
                <w:position w:val="0"/>
                <w:sz w:val="24"/>
                <w:szCs w:val="24"/>
                <w:rFonts w:ascii="Times New Roman" w:eastAsia="Times New Roman" w:hAnsi="Times New Roman" w:hint="default"/>
              </w:rPr>
              <w:t>9</w:t>
            </w:r>
            <w:r>
              <w:rPr>
                <w:color w:val="auto"/>
                <w:position w:val="0"/>
                <w:sz w:val="24"/>
                <w:szCs w:val="24"/>
                <w:rFonts w:ascii="Times New Roman" w:eastAsia="宋体" w:hAnsi="宋体" w:hint="default"/>
              </w:rPr>
              <w:t>．训练撰写技术文档与学位论文的</w:t>
            </w:r>
            <w:r>
              <w:rPr>
                <w:color w:val="000000"/>
                <w:position w:val="0"/>
                <w:sz w:val="24"/>
                <w:szCs w:val="24"/>
                <w:rFonts w:ascii="Times New Roman" w:eastAsia="宋体" w:hAnsi="宋体" w:hint="default"/>
              </w:rPr>
              <w:t>能力。</w:t>
            </w:r>
          </w:p>
          <w:p>
            <w:pPr>
              <w:numPr>
                <w:ilvl w:val="0"/>
                <w:numId w:val="0"/>
              </w:numPr>
              <w:jc w:val="left"/>
              <w:spacing w:lineRule="auto" w:line="240" w:before="280" w:after="160"/>
              <w:ind w:right="0" w:firstLine="0"/>
              <w:rPr>
                <w:color w:val="auto"/>
                <w:position w:val="0"/>
                <w:sz w:val="24"/>
                <w:szCs w:val="24"/>
                <w:rFonts w:ascii="Times New Roman" w:eastAsia="Times New Roman" w:hAnsi="Times New Roman" w:hint="default"/>
              </w:rPr>
              <w:autoSpaceDE w:val="1"/>
              <w:autoSpaceDN w:val="1"/>
            </w:pPr>
          </w:p>
        </w:tc>
      </w:tr>
    </w:tbl>
    <w:p>
      <w:pPr>
        <w:numPr>
          <w:ilvl w:val="0"/>
          <w:numId w:val="0"/>
        </w:numPr>
        <w:jc w:val="left"/>
        <w:spacing w:lineRule="auto" w:line="240" w:before="0" w:after="60"/>
        <w:ind w:right="0" w:firstLine="9120"/>
        <w:rPr>
          <w:color w:val="auto"/>
          <w:position w:val="0"/>
          <w:sz w:val="24"/>
          <w:szCs w:val="24"/>
          <w:rFonts w:ascii="Times New Roman" w:eastAsia="Times New Roman" w:hAnsi="Times New Roman" w:hint="default"/>
        </w:rPr>
        <w:autoSpaceDE w:val="1"/>
        <w:autoSpaceDN w:val="1"/>
      </w:pPr>
    </w:p>
    <w:p>
      <w:pPr>
        <w:numPr>
          <w:ilvl w:val="0"/>
          <w:numId w:val="0"/>
        </w:numPr>
        <w:jc w:val="left"/>
        <w:spacing w:lineRule="auto" w:line="240" w:before="0" w:after="60"/>
        <w:ind w:left="7140" w:right="0" w:firstLine="420"/>
        <w:rPr>
          <w:color w:val="auto"/>
          <w:position w:val="0"/>
          <w:sz w:val="24"/>
          <w:szCs w:val="24"/>
          <w:rFonts w:ascii="Times New Roman" w:eastAsia="Times New Roman" w:hAnsi="Times New Roman" w:hint="default"/>
        </w:rPr>
        <w:autoSpaceDE w:val="1"/>
        <w:autoSpaceDN w:val="1"/>
      </w:pPr>
      <w:r>
        <w:rPr>
          <w:color w:val="auto"/>
          <w:position w:val="0"/>
          <w:sz w:val="24"/>
          <w:szCs w:val="24"/>
          <w:rFonts w:ascii="Times New Roman" w:eastAsia="Times New Roman" w:hAnsi="Times New Roman" w:hint="default"/>
        </w:rPr>
        <w:t>第2页</w:t>
      </w:r>
    </w:p>
    <w:tbl>
      <w:tblID w:val="0"/>
      <w:tblPr>
        <w:tblStyle w:val="PO37"/>
        <w:tblBorders>
          <w:top w:val="single" w:sz="8" w:space="0" w:color="000000"/>
          <w:left w:val="single" w:sz="8" w:space="0" w:color="000000"/>
          <w:bottom w:val="single" w:sz="8" w:space="0" w:color="000000"/>
          <w:right w:val="single" w:sz="8" w:space="0" w:color="000000"/>
          <w:insideH w:val="nil"/>
          <w:insideV w:val="nil"/>
        </w:tblBorders>
        <w:tblCellMar>
          <w:left w:w="108" w:type="dxa"/>
          <w:top w:w="0" w:type="dxa"/>
          <w:right w:w="108" w:type="dxa"/>
          <w:bottom w:w="0" w:type="dxa"/>
        </w:tblCellMar>
        <w:tblW w:w="8544" w:type="dxa"/>
        <w:jc w:val="center"/>
        <w:tblLook w:val="000000" w:firstRow="0" w:lastRow="0" w:firstColumn="0" w:lastColumn="0" w:noHBand="0" w:noVBand="0"/>
        <w:tblLayout w:type="fixed"/>
      </w:tblPr>
      <w:tblGrid>
        <w:gridCol w:w="8544"/>
      </w:tblGrid>
      <w:tr>
        <w:trPr>
          <w:cnfStyle w:val="000000100000" w:firstRow="0" w:lastRow="0" w:firstColumn="0" w:lastColumn="0" w:oddVBand="0" w:evenVBand="0" w:oddHBand="1" w:evenHBand="0" w:firstRowFirstColumn="0" w:firstRowLastColumn="0" w:lastRowFirstColumn="0" w:lastRowLastColumn="0"/>
          <w:trHeight w:hRule="atleast" w:val="13168"/>
          <w:hidden w:val="0"/>
        </w:trPr>
        <w:tc>
          <w:tcPr>
            <w:tcW w:type="dxa" w:w="8544"/>
            <w:cnfStyle w:val="000010100000" w:firstRow="0" w:lastRow="0" w:firstColumn="0" w:lastColumn="0" w:oddVBand="1" w:evenVBand="0" w:oddHBand="1" w:evenHBand="0" w:firstRowFirstColumn="0" w:firstRowLastColumn="0" w:lastRowFirstColumn="0" w:lastRowLastColumn="0"/>
            <w:vAlign w:val="top"/>
          </w:tcPr>
          <w:p>
            <w:pPr>
              <w:numPr>
                <w:ilvl w:val="0"/>
                <w:numId w:val="0"/>
              </w:numPr>
              <w:jc w:val="left"/>
              <w:spacing w:lineRule="auto" w:line="480" w:before="280" w:after="160"/>
              <w:ind w:right="0" w:firstLine="210"/>
              <w:rPr>
                <w:color w:val="auto"/>
                <w:position w:val="0"/>
                <w:sz w:val="24"/>
                <w:szCs w:val="24"/>
                <w:rFonts w:ascii="黑体" w:eastAsia="黑体" w:hAnsi="黑体" w:hint="default"/>
              </w:rPr>
              <w:autoSpaceDE w:val="1"/>
              <w:autoSpaceDN w:val="1"/>
            </w:pPr>
            <w:r>
              <w:rPr>
                <w:color w:val="auto"/>
                <w:position w:val="0"/>
                <w:sz w:val="24"/>
                <w:szCs w:val="24"/>
                <w:rFonts w:ascii="黑体" w:eastAsia="黑体" w:hAnsi="黑体" w:hint="default"/>
              </w:rPr>
              <w:t>毕业设计（论文）主要内容：</w:t>
            </w:r>
          </w:p>
          <w:p>
            <w:pPr>
              <w:numPr>
                <w:ilvl w:val="0"/>
                <w:numId w:val="0"/>
              </w:numPr>
              <w:jc w:val="left"/>
              <w:spacing w:lineRule="auto" w:line="480" w:before="280" w:after="160"/>
              <w:ind w:right="0" w:firstLine="210"/>
              <w:rPr>
                <w:color w:val="000000"/>
                <w:position w:val="0"/>
                <w:sz w:val="24"/>
                <w:szCs w:val="24"/>
                <w:rFonts w:ascii="Times New Roman" w:eastAsia="Times New Roman" w:hAnsi="Times New Roman" w:hint="default"/>
              </w:rPr>
              <w:autoSpaceDE w:val="1"/>
              <w:autoSpaceDN w:val="1"/>
            </w:pPr>
            <w:r>
              <w:rPr>
                <w:color w:val="auto"/>
                <w:position w:val="0"/>
                <w:sz w:val="24"/>
                <w:szCs w:val="24"/>
                <w:rFonts w:ascii="Times New Roman" w:eastAsia="Times New Roman" w:hAnsi="Times New Roman" w:hint="default"/>
              </w:rPr>
              <w:t>1</w:t>
            </w:r>
            <w:r>
              <w:rPr>
                <w:color w:val="auto"/>
                <w:position w:val="0"/>
                <w:sz w:val="24"/>
                <w:szCs w:val="24"/>
                <w:rFonts w:ascii="Times New Roman" w:eastAsia="宋体" w:hAnsi="宋体" w:hint="default"/>
              </w:rPr>
              <w:t>．简述Java游戏开发现状和选题背景</w:t>
            </w:r>
            <w:r>
              <w:rPr>
                <w:color w:val="000000"/>
                <w:position w:val="0"/>
                <w:sz w:val="24"/>
                <w:szCs w:val="24"/>
                <w:rFonts w:ascii="Times New Roman" w:eastAsia="宋体" w:hAnsi="宋体" w:hint="default"/>
              </w:rPr>
              <w:t>；</w:t>
            </w:r>
          </w:p>
          <w:p>
            <w:pPr>
              <w:numPr>
                <w:ilvl w:val="0"/>
                <w:numId w:val="0"/>
              </w:numPr>
              <w:jc w:val="left"/>
              <w:spacing w:lineRule="auto" w:line="480" w:before="280" w:after="160"/>
              <w:ind w:right="0" w:firstLine="210"/>
              <w:rPr>
                <w:color w:val="auto"/>
                <w:position w:val="0"/>
                <w:sz w:val="24"/>
                <w:szCs w:val="24"/>
                <w:rFonts w:ascii="Times New Roman" w:eastAsia="Times New Roman" w:hAnsi="Times New Roman" w:hint="default"/>
              </w:rPr>
              <w:autoSpaceDE w:val="1"/>
              <w:autoSpaceDN w:val="1"/>
            </w:pPr>
            <w:r>
              <w:rPr>
                <w:color w:val="auto"/>
                <w:position w:val="0"/>
                <w:sz w:val="24"/>
                <w:szCs w:val="24"/>
                <w:rFonts w:ascii="Times New Roman" w:eastAsia="Times New Roman" w:hAnsi="Times New Roman" w:hint="default"/>
              </w:rPr>
              <w:t>2</w:t>
            </w:r>
            <w:r>
              <w:rPr>
                <w:color w:val="auto"/>
                <w:position w:val="0"/>
                <w:sz w:val="24"/>
                <w:szCs w:val="24"/>
                <w:rFonts w:ascii="Times New Roman" w:eastAsia="宋体" w:hAnsi="宋体" w:hint="default"/>
              </w:rPr>
              <w:t>．了解Java在游戏开发方面的相关技术与环境；</w:t>
            </w:r>
          </w:p>
          <w:p>
            <w:pPr>
              <w:numPr>
                <w:ilvl w:val="0"/>
                <w:numId w:val="0"/>
              </w:numPr>
              <w:jc w:val="left"/>
              <w:spacing w:lineRule="auto" w:line="480" w:before="280" w:after="160"/>
              <w:ind w:right="0" w:firstLine="210"/>
              <w:rPr>
                <w:color w:val="auto"/>
                <w:position w:val="0"/>
                <w:sz w:val="24"/>
                <w:szCs w:val="24"/>
                <w:rFonts w:ascii="Times New Roman" w:eastAsia="Times New Roman" w:hAnsi="Times New Roman" w:hint="default"/>
              </w:rPr>
              <w:autoSpaceDE w:val="1"/>
              <w:autoSpaceDN w:val="1"/>
            </w:pPr>
            <w:r>
              <w:rPr>
                <w:color w:val="000000"/>
                <w:position w:val="0"/>
                <w:sz w:val="24"/>
                <w:szCs w:val="24"/>
                <w:rFonts w:ascii="Times New Roman" w:eastAsia="Times New Roman" w:hAnsi="Times New Roman" w:hint="default"/>
              </w:rPr>
              <w:t>3</w:t>
            </w:r>
            <w:r>
              <w:rPr>
                <w:color w:val="000000"/>
                <w:position w:val="0"/>
                <w:sz w:val="24"/>
                <w:szCs w:val="24"/>
                <w:rFonts w:ascii="Times New Roman" w:eastAsia="宋体" w:hAnsi="宋体" w:hint="default"/>
              </w:rPr>
              <w:t>．设计实现游戏计分功能：每消去成对图片时加10分</w:t>
            </w:r>
            <w:r>
              <w:rPr>
                <w:color w:val="auto"/>
                <w:position w:val="0"/>
                <w:sz w:val="24"/>
                <w:szCs w:val="24"/>
                <w:rFonts w:ascii="Times New Roman" w:eastAsia="宋体" w:hAnsi="宋体" w:hint="default"/>
              </w:rPr>
              <w:t>；</w:t>
            </w:r>
            <w:r>
              <w:rPr>
                <w:color w:val="auto"/>
                <w:position w:val="0"/>
                <w:sz w:val="24"/>
                <w:szCs w:val="24"/>
                <w:rFonts w:ascii="Times New Roman" w:eastAsia="Times New Roman" w:hAnsi="Times New Roman" w:hint="default"/>
              </w:rPr>
              <w:t xml:space="preserve"> </w:t>
            </w:r>
          </w:p>
          <w:p>
            <w:pPr>
              <w:numPr>
                <w:ilvl w:val="0"/>
                <w:numId w:val="0"/>
              </w:numPr>
              <w:jc w:val="left"/>
              <w:spacing w:lineRule="auto" w:line="480" w:before="280" w:after="160"/>
              <w:ind w:right="0" w:firstLine="210"/>
              <w:rPr>
                <w:color w:val="000000"/>
                <w:position w:val="0"/>
                <w:sz w:val="24"/>
                <w:szCs w:val="24"/>
                <w:rFonts w:ascii="Times New Roman" w:eastAsia="Times New Roman" w:hAnsi="Times New Roman" w:hint="default"/>
              </w:rPr>
              <w:autoSpaceDE w:val="1"/>
              <w:autoSpaceDN w:val="1"/>
            </w:pPr>
            <w:r>
              <w:rPr>
                <w:color w:val="auto"/>
                <w:position w:val="0"/>
                <w:sz w:val="24"/>
                <w:szCs w:val="24"/>
                <w:rFonts w:ascii="Times New Roman" w:eastAsia="Times New Roman" w:hAnsi="Times New Roman" w:hint="default"/>
              </w:rPr>
              <w:t>4</w:t>
            </w:r>
            <w:r>
              <w:rPr>
                <w:color w:val="auto"/>
                <w:position w:val="0"/>
                <w:sz w:val="24"/>
                <w:szCs w:val="24"/>
                <w:rFonts w:ascii="Times New Roman" w:eastAsia="宋体" w:hAnsi="宋体" w:hint="default"/>
              </w:rPr>
              <w:t>．设计实现游戏重置功能：玩家遇到困难难以消除下一对图片时，可按下”</w:t>
            </w:r>
            <w:r>
              <w:rPr>
                <w:color w:val="auto"/>
                <w:position w:val="0"/>
                <w:sz w:val="24"/>
                <w:szCs w:val="24"/>
                <w:rFonts w:ascii="Times New Roman" w:eastAsia="宋体" w:hAnsi="宋体" w:hint="default"/>
              </w:rPr>
              <w:t>重置”按钮，图片重新排列，游戏重新开始</w:t>
            </w:r>
            <w:r>
              <w:rPr>
                <w:color w:val="000000"/>
                <w:position w:val="0"/>
                <w:sz w:val="24"/>
                <w:szCs w:val="24"/>
                <w:rFonts w:ascii="Times New Roman" w:eastAsia="宋体" w:hAnsi="宋体" w:hint="default"/>
              </w:rPr>
              <w:t>；</w:t>
            </w:r>
          </w:p>
          <w:p>
            <w:pPr>
              <w:numPr>
                <w:ilvl w:val="0"/>
                <w:numId w:val="0"/>
              </w:numPr>
              <w:jc w:val="left"/>
              <w:spacing w:lineRule="auto" w:line="480" w:before="280" w:after="160"/>
              <w:ind w:right="0" w:firstLine="210"/>
              <w:rPr>
                <w:color w:val="auto"/>
                <w:position w:val="0"/>
                <w:sz w:val="24"/>
                <w:szCs w:val="24"/>
                <w:rFonts w:ascii="Times New Roman" w:eastAsia="Times New Roman" w:hAnsi="Times New Roman" w:hint="default"/>
              </w:rPr>
              <w:autoSpaceDE w:val="1"/>
              <w:autoSpaceDN w:val="1"/>
            </w:pPr>
            <w:r>
              <w:rPr>
                <w:color w:val="auto"/>
                <w:position w:val="0"/>
                <w:sz w:val="24"/>
                <w:szCs w:val="24"/>
                <w:rFonts w:ascii="Times New Roman" w:eastAsia="Times New Roman" w:hAnsi="Times New Roman" w:hint="default"/>
              </w:rPr>
              <w:t>5</w:t>
            </w:r>
            <w:r>
              <w:rPr>
                <w:color w:val="000000"/>
                <w:position w:val="0"/>
                <w:sz w:val="24"/>
                <w:szCs w:val="24"/>
                <w:rFonts w:ascii="Times New Roman" w:eastAsia="Times New Roman" w:hAnsi="Times New Roman" w:hint="default"/>
              </w:rPr>
              <w:t>.设计实现游戏计时功能</w:t>
            </w:r>
            <w:r>
              <w:rPr>
                <w:color w:val="000000"/>
                <w:position w:val="0"/>
                <w:sz w:val="24"/>
                <w:szCs w:val="24"/>
                <w:rFonts w:ascii="Times New Roman" w:eastAsia="宋体" w:hAnsi="宋体" w:hint="default"/>
              </w:rPr>
              <w:t>；</w:t>
            </w:r>
          </w:p>
          <w:p>
            <w:pPr>
              <w:numPr>
                <w:ilvl w:val="0"/>
                <w:numId w:val="0"/>
              </w:numPr>
              <w:jc w:val="left"/>
              <w:spacing w:lineRule="auto" w:line="480" w:before="280" w:after="160"/>
              <w:ind w:right="0" w:firstLine="210"/>
              <w:rPr>
                <w:color w:val="auto"/>
                <w:position w:val="0"/>
                <w:sz w:val="24"/>
                <w:szCs w:val="24"/>
                <w:rFonts w:ascii="Times New Roman" w:eastAsia="Times New Roman" w:hAnsi="Times New Roman" w:hint="default"/>
              </w:rPr>
              <w:autoSpaceDE w:val="1"/>
              <w:autoSpaceDN w:val="1"/>
            </w:pPr>
            <w:r>
              <w:rPr>
                <w:color w:val="auto"/>
                <w:position w:val="0"/>
                <w:sz w:val="24"/>
                <w:szCs w:val="24"/>
                <w:rFonts w:ascii="Times New Roman" w:eastAsia="Times New Roman" w:hAnsi="Times New Roman" w:hint="default"/>
              </w:rPr>
              <w:t>6</w:t>
            </w:r>
            <w:r>
              <w:rPr>
                <w:color w:val="auto"/>
                <w:position w:val="0"/>
                <w:sz w:val="24"/>
                <w:szCs w:val="24"/>
                <w:rFonts w:ascii="Times New Roman" w:eastAsia="宋体" w:hAnsi="宋体" w:hint="default"/>
              </w:rPr>
              <w:t>．设计实现难度选择功能</w:t>
            </w:r>
            <w:r>
              <w:rPr>
                <w:color w:val="000000"/>
                <w:position w:val="0"/>
                <w:sz w:val="24"/>
                <w:szCs w:val="24"/>
                <w:rFonts w:ascii="Times New Roman" w:eastAsia="宋体" w:hAnsi="宋体" w:hint="default"/>
              </w:rPr>
              <w:t>；</w:t>
            </w:r>
          </w:p>
          <w:p>
            <w:pPr>
              <w:numPr>
                <w:ilvl w:val="0"/>
                <w:numId w:val="0"/>
              </w:numPr>
              <w:jc w:val="left"/>
              <w:spacing w:lineRule="auto" w:line="480" w:before="280" w:after="160"/>
              <w:ind w:right="0" w:firstLine="210"/>
              <w:rPr>
                <w:color w:val="auto"/>
                <w:position w:val="0"/>
                <w:sz w:val="24"/>
                <w:szCs w:val="24"/>
                <w:rFonts w:ascii="Times New Roman" w:eastAsia="Times New Roman" w:hAnsi="Times New Roman" w:hint="default"/>
              </w:rPr>
              <w:autoSpaceDE w:val="1"/>
              <w:autoSpaceDN w:val="1"/>
            </w:pPr>
            <w:r>
              <w:rPr>
                <w:color w:val="auto"/>
                <w:position w:val="0"/>
                <w:sz w:val="24"/>
                <w:szCs w:val="24"/>
                <w:rFonts w:ascii="Times New Roman" w:eastAsia="Times New Roman" w:hAnsi="Times New Roman" w:hint="default"/>
              </w:rPr>
              <w:t>7</w:t>
            </w:r>
            <w:r>
              <w:rPr>
                <w:color w:val="auto"/>
                <w:position w:val="0"/>
                <w:sz w:val="24"/>
                <w:szCs w:val="24"/>
                <w:rFonts w:ascii="Times New Roman" w:eastAsia="宋体" w:hAnsi="宋体" w:hint="default"/>
              </w:rPr>
              <w:t>．算法路径的实现</w:t>
            </w:r>
            <w:r>
              <w:rPr>
                <w:color w:val="000000"/>
                <w:position w:val="0"/>
                <w:sz w:val="24"/>
                <w:szCs w:val="24"/>
                <w:rFonts w:ascii="Times New Roman" w:eastAsia="宋体" w:hAnsi="宋体" w:hint="default"/>
              </w:rPr>
              <w:t>。</w:t>
            </w:r>
          </w:p>
          <w:p>
            <w:pPr>
              <w:numPr>
                <w:ilvl w:val="0"/>
                <w:numId w:val="0"/>
              </w:numPr>
              <w:jc w:val="left"/>
              <w:spacing w:lineRule="auto" w:line="480" w:before="280" w:after="160"/>
              <w:ind w:right="0" w:firstLine="0"/>
              <w:rPr>
                <w:color w:val="auto"/>
                <w:position w:val="0"/>
                <w:sz w:val="24"/>
                <w:szCs w:val="24"/>
                <w:rFonts w:ascii="Times New Roman" w:eastAsia="Times New Roman" w:hAnsi="Times New Roman" w:hint="default"/>
              </w:rPr>
              <w:autoSpaceDE w:val="1"/>
              <w:autoSpaceDN w:val="1"/>
            </w:pPr>
          </w:p>
          <w:p>
            <w:pPr>
              <w:numPr>
                <w:ilvl w:val="0"/>
                <w:numId w:val="0"/>
              </w:numPr>
              <w:jc w:val="left"/>
              <w:spacing w:lineRule="auto" w:line="480" w:before="280" w:after="160"/>
              <w:ind w:right="0" w:firstLine="0"/>
              <w:rPr>
                <w:color w:val="000000"/>
                <w:position w:val="0"/>
                <w:sz w:val="24"/>
                <w:szCs w:val="24"/>
                <w:rFonts w:ascii="宋体" w:eastAsia="宋体" w:hAnsi="宋体" w:hint="default"/>
              </w:rPr>
              <w:autoSpaceDE w:val="1"/>
              <w:autoSpaceDN w:val="1"/>
            </w:pPr>
          </w:p>
          <w:p>
            <w:pPr>
              <w:numPr>
                <w:ilvl w:val="0"/>
                <w:numId w:val="0"/>
              </w:numPr>
              <w:jc w:val="left"/>
              <w:spacing w:lineRule="auto" w:line="480" w:before="280" w:after="160"/>
              <w:ind w:right="0" w:firstLine="210"/>
              <w:rPr>
                <w:color w:val="auto"/>
                <w:position w:val="0"/>
                <w:sz w:val="24"/>
                <w:szCs w:val="24"/>
                <w:rFonts w:ascii="黑体" w:eastAsia="黑体" w:hAnsi="黑体" w:hint="default"/>
              </w:rPr>
              <w:autoSpaceDE w:val="1"/>
              <w:autoSpaceDN w:val="1"/>
            </w:pPr>
            <w:r>
              <w:rPr>
                <w:color w:val="auto"/>
                <w:position w:val="0"/>
                <w:sz w:val="24"/>
                <w:szCs w:val="24"/>
                <w:rFonts w:ascii="黑体" w:eastAsia="黑体" w:hAnsi="黑体" w:hint="default"/>
              </w:rPr>
              <w:t>学生应交出的设计文件（论文）：</w:t>
            </w:r>
          </w:p>
          <w:p>
            <w:pPr>
              <w:numPr>
                <w:ilvl w:val="0"/>
                <w:numId w:val="0"/>
              </w:numPr>
              <w:jc w:val="left"/>
              <w:spacing w:lineRule="exact" w:line="440" w:before="280" w:after="160"/>
              <w:ind w:right="0" w:firstLine="210"/>
              <w:rPr>
                <w:color w:val="auto"/>
                <w:position w:val="0"/>
                <w:sz w:val="24"/>
                <w:szCs w:val="24"/>
                <w:rFonts w:ascii="Times New Roman" w:eastAsia="Times New Roman" w:hAnsi="Times New Roman" w:hint="default"/>
              </w:rPr>
              <w:autoSpaceDE w:val="1"/>
              <w:autoSpaceDN w:val="1"/>
            </w:pPr>
            <w:r>
              <w:rPr>
                <w:color w:val="auto"/>
                <w:position w:val="0"/>
                <w:sz w:val="24"/>
                <w:szCs w:val="24"/>
                <w:rFonts w:ascii="Times New Roman" w:eastAsia="Times New Roman" w:hAnsi="Times New Roman" w:hint="default"/>
              </w:rPr>
              <w:t>1</w:t>
            </w:r>
            <w:r>
              <w:rPr>
                <w:color w:val="auto"/>
                <w:position w:val="0"/>
                <w:sz w:val="24"/>
                <w:szCs w:val="24"/>
                <w:rFonts w:ascii="Times New Roman" w:eastAsia="宋体" w:hAnsi="宋体" w:hint="default"/>
              </w:rPr>
              <w:t>．内容完整、</w:t>
            </w:r>
            <w:r>
              <w:rPr>
                <w:color w:val="000000"/>
                <w:position w:val="0"/>
                <w:sz w:val="24"/>
                <w:szCs w:val="24"/>
                <w:rFonts w:ascii="Times New Roman" w:eastAsia="宋体" w:hAnsi="宋体" w:hint="default"/>
              </w:rPr>
              <w:t>层次清晰、叙述流畅、排版规范的毕业设计论文；</w:t>
            </w:r>
          </w:p>
          <w:p>
            <w:pPr>
              <w:numPr>
                <w:ilvl w:val="0"/>
                <w:numId w:val="0"/>
              </w:numPr>
              <w:jc w:val="left"/>
              <w:spacing w:lineRule="exact" w:line="440" w:before="280" w:after="160"/>
              <w:ind w:right="0" w:firstLine="210"/>
              <w:rPr>
                <w:color w:val="auto"/>
                <w:position w:val="0"/>
                <w:sz w:val="24"/>
                <w:szCs w:val="24"/>
                <w:rFonts w:ascii="宋体" w:eastAsia="宋体" w:hAnsi="宋体" w:hint="default"/>
              </w:rPr>
              <w:autoSpaceDE w:val="1"/>
              <w:autoSpaceDN w:val="1"/>
            </w:pPr>
            <w:r>
              <w:rPr>
                <w:color w:val="auto"/>
                <w:position w:val="0"/>
                <w:sz w:val="24"/>
                <w:szCs w:val="24"/>
                <w:rFonts w:ascii="Times New Roman" w:eastAsia="Times New Roman" w:hAnsi="Times New Roman" w:hint="default"/>
              </w:rPr>
              <w:t>2</w:t>
            </w:r>
            <w:r>
              <w:rPr>
                <w:color w:val="auto"/>
                <w:position w:val="0"/>
                <w:sz w:val="24"/>
                <w:szCs w:val="24"/>
                <w:rFonts w:ascii="Times New Roman" w:eastAsia="宋体" w:hAnsi="宋体" w:hint="default"/>
              </w:rPr>
              <w:t>．包括</w:t>
            </w:r>
            <w:r>
              <w:rPr>
                <w:color w:val="000000"/>
                <w:position w:val="0"/>
                <w:sz w:val="24"/>
                <w:szCs w:val="24"/>
                <w:rFonts w:ascii="Times New Roman" w:eastAsia="宋体" w:hAnsi="宋体" w:hint="default"/>
              </w:rPr>
              <w:t>毕业设计论文、源程序等内容在内的毕业设计电子文档及其它相关材</w:t>
            </w:r>
            <w:r>
              <w:rPr>
                <w:color w:val="000000"/>
                <w:position w:val="0"/>
                <w:sz w:val="24"/>
                <w:szCs w:val="24"/>
                <w:rFonts w:ascii="Times New Roman" w:eastAsia="宋体" w:hAnsi="宋体" w:hint="default"/>
              </w:rPr>
              <w:t>料。</w:t>
            </w:r>
          </w:p>
        </w:tc>
      </w:tr>
    </w:tbl>
    <w:p>
      <w:pPr>
        <w:numPr>
          <w:ilvl w:val="0"/>
          <w:numId w:val="0"/>
        </w:numPr>
        <w:jc w:val="left"/>
        <w:spacing w:lineRule="auto" w:line="240" w:before="0" w:after="60"/>
        <w:ind w:right="0" w:firstLine="0"/>
        <w:rPr>
          <w:color w:val="auto"/>
          <w:position w:val="0"/>
          <w:sz w:val="24"/>
          <w:szCs w:val="24"/>
          <w:rFonts w:ascii="Times New Roman" w:eastAsia="Times New Roman" w:hAnsi="Times New Roman" w:hint="default"/>
        </w:rPr>
        <w:autoSpaceDE w:val="1"/>
        <w:autoSpaceDN w:val="1"/>
      </w:pPr>
      <w:r>
        <w:rPr>
          <w:color w:val="auto"/>
          <w:position w:val="0"/>
          <w:sz w:val="24"/>
          <w:szCs w:val="24"/>
          <w:rFonts w:ascii="Times New Roman" w:eastAsia="Times New Roman" w:hAnsi="Times New Roman" w:hint="default"/>
        </w:rPr>
        <w:t xml:space="preserve">                                                 </w:t>
      </w:r>
    </w:p>
    <w:p>
      <w:pPr>
        <w:numPr>
          <w:ilvl w:val="0"/>
          <w:numId w:val="0"/>
        </w:numPr>
        <w:jc w:val="left"/>
        <w:spacing w:lineRule="auto" w:line="240" w:before="0" w:after="60"/>
        <w:ind w:left="7140" w:right="0" w:firstLine="420"/>
        <w:rPr>
          <w:color w:val="auto"/>
          <w:position w:val="0"/>
          <w:sz w:val="24"/>
          <w:szCs w:val="24"/>
          <w:rFonts w:ascii="Times New Roman" w:eastAsia="Times New Roman" w:hAnsi="Times New Roman" w:hint="default"/>
        </w:rPr>
        <w:autoSpaceDE w:val="1"/>
        <w:autoSpaceDN w:val="1"/>
      </w:pPr>
      <w:r>
        <w:rPr>
          <w:color w:val="auto"/>
          <w:position w:val="0"/>
          <w:sz w:val="24"/>
          <w:szCs w:val="24"/>
          <w:rFonts w:ascii="Times New Roman" w:eastAsia="Times New Roman" w:hAnsi="Times New Roman" w:hint="default"/>
        </w:rPr>
        <w:t>第3页</w:t>
      </w:r>
    </w:p>
    <w:tbl>
      <w:tblID w:val="0"/>
      <w:tblPr>
        <w:tblStyle w:val="PO37"/>
        <w:tblBorders>
          <w:top w:val="single" w:sz="8" w:space="0" w:color="000000"/>
          <w:left w:val="single" w:sz="8" w:space="0" w:color="000000"/>
          <w:bottom w:val="single" w:sz="8" w:space="0" w:color="000000"/>
          <w:right w:val="single" w:sz="8" w:space="0" w:color="000000"/>
          <w:insideH w:val="nil"/>
          <w:insideV w:val="nil"/>
        </w:tblBorders>
        <w:tblCellMar>
          <w:left w:w="108" w:type="dxa"/>
          <w:top w:w="0" w:type="dxa"/>
          <w:right w:w="108" w:type="dxa"/>
          <w:bottom w:w="0" w:type="dxa"/>
        </w:tblCellMar>
        <w:tblW w:w="8694" w:type="dxa"/>
        <w:jc w:val="center"/>
        <w:tblLook w:val="000000" w:firstRow="0" w:lastRow="0" w:firstColumn="0" w:lastColumn="0" w:noHBand="0" w:noVBand="0"/>
        <w:tblLayout w:type="fixed"/>
      </w:tblPr>
      <w:tblGrid>
        <w:gridCol w:w="8694"/>
      </w:tblGrid>
      <w:tr>
        <w:trPr>
          <w:trHeight w:hRule="atleast" w:val="90"/>
          <w:hidden w:val="0"/>
        </w:trPr>
        <w:tc>
          <w:tcPr>
            <w:tcW w:type="dxa" w:w="8694"/>
            <w:vAlign w:val="top"/>
          </w:tcPr>
          <w:p>
            <w:pPr>
              <w:numPr>
                <w:ilvl w:val="0"/>
                <w:numId w:val="0"/>
              </w:numPr>
              <w:jc w:val="left"/>
              <w:spacing w:lineRule="auto" w:line="480" w:before="280" w:after="160"/>
              <w:ind w:right="0" w:firstLine="210"/>
              <w:rPr>
                <w:color w:val="auto"/>
                <w:position w:val="0"/>
                <w:sz w:val="24"/>
                <w:szCs w:val="24"/>
                <w:rFonts w:ascii="黑体" w:eastAsia="黑体" w:hAnsi="黑体" w:hint="default"/>
              </w:rPr>
              <w:autoSpaceDE w:val="1"/>
              <w:autoSpaceDN w:val="1"/>
            </w:pPr>
            <w:r>
              <w:rPr>
                <w:color w:val="auto"/>
                <w:position w:val="0"/>
                <w:sz w:val="24"/>
                <w:szCs w:val="24"/>
                <w:rFonts w:ascii="黑体" w:eastAsia="黑体" w:hAnsi="黑体" w:hint="default"/>
              </w:rPr>
              <w:t>主要参考文献（资料）：</w:t>
            </w:r>
          </w:p>
          <w:p>
            <w:pPr>
              <w:bidi w:val="0"/>
              <w:numPr>
                <w:ilvl w:val="0"/>
                <w:numId w:val="2"/>
              </w:numPr>
              <w:jc w:val="left"/>
              <w:spacing w:lineRule="auto" w:line="276" w:before="0" w:after="160"/>
              <w:ind w:left="554" w:right="0" w:hanging="321"/>
              <w:tabs>
                <w:tab w:val="left" w:pos="540"/>
              </w:tabs>
              <w:rPr>
                <w:color w:val="auto"/>
                <w:position w:val="0"/>
                <w:sz w:val="21"/>
                <w:szCs w:val="21"/>
                <w:rFonts w:ascii="Times New Roman" w:eastAsia="Times New Roman" w:hAnsi="Times New Roman" w:hint="default"/>
              </w:rPr>
              <w:autoSpaceDE w:val="1"/>
              <w:autoSpaceDN w:val="1"/>
            </w:pPr>
            <w:r>
              <w:rPr>
                <w:color w:val="auto"/>
                <w:position w:val="0"/>
                <w:sz w:val="21"/>
                <w:szCs w:val="21"/>
                <w:rFonts w:ascii="Times New Roman" w:eastAsia="Times New Roman" w:hAnsi="Times New Roman" w:hint="default"/>
              </w:rPr>
              <w:t xml:space="preserve"> 张红旭. 浅谈Java的发展及特点[J]. 硅谷, 2010(6):50</w:t>
            </w:r>
            <w:del w:id="0" w:author="HeYang" w:date="2017-06-03T21:44:00Z">
              <w:r>
                <w:rPr>
                  <w:color w:val="auto"/>
                  <w:position w:val="0"/>
                  <w:sz w:val="21"/>
                  <w:szCs w:val="21"/>
                  <w:rFonts w:ascii="Times New Roman" w:eastAsia="Times New Roman" w:hAnsi="Times New Roman" w:hint="default"/>
                </w:rPr>
                <w:delText>－</w:delText>
              </w:r>
            </w:del>
            <w:ins w:id="1" w:author="HeYang" w:date="2017-06-03T21:44:00Z">
              <w:r>
                <w:rPr>
                  <w:color w:val="auto"/>
                  <w:position w:val="0"/>
                  <w:sz w:val="21"/>
                  <w:szCs w:val="21"/>
                  <w:rFonts w:ascii="Times New Roman" w:eastAsia="Times New Roman" w:hAnsi="Times New Roman" w:hint="default"/>
                </w:rPr>
                <w:t>-</w:t>
              </w:r>
            </w:ins>
            <w:r>
              <w:rPr>
                <w:color w:val="auto"/>
                <w:position w:val="0"/>
                <w:sz w:val="21"/>
                <w:szCs w:val="21"/>
                <w:rFonts w:ascii="Times New Roman" w:eastAsia="Times New Roman" w:hAnsi="Times New Roman" w:hint="default"/>
              </w:rPr>
              <w:t>50.</w:t>
            </w:r>
          </w:p>
          <w:p>
            <w:pPr>
              <w:bidi w:val="0"/>
              <w:numPr>
                <w:ilvl w:val="0"/>
                <w:numId w:val="2"/>
              </w:numPr>
              <w:jc w:val="left"/>
              <w:spacing w:lineRule="auto" w:line="276" w:before="0" w:after="160"/>
              <w:ind w:left="554" w:right="0" w:hanging="321"/>
              <w:tabs>
                <w:tab w:val="left" w:pos="540"/>
              </w:tabs>
              <w:rPr>
                <w:color w:val="auto"/>
                <w:position w:val="0"/>
                <w:sz w:val="21"/>
                <w:szCs w:val="21"/>
                <w:rFonts w:ascii="Times New Roman" w:eastAsia="Times New Roman" w:hAnsi="Times New Roman" w:hint="default"/>
              </w:rPr>
              <w:autoSpaceDE w:val="1"/>
              <w:autoSpaceDN w:val="1"/>
            </w:pPr>
            <w:r>
              <w:rPr>
                <w:color w:val="auto"/>
                <w:position w:val="0"/>
                <w:sz w:val="21"/>
                <w:szCs w:val="21"/>
                <w:rFonts w:ascii="Times New Roman" w:eastAsia="Times New Roman" w:hAnsi="Times New Roman" w:hint="default"/>
              </w:rPr>
              <w:t xml:space="preserve">Burns B. Darkstar: the java game server[J]. 2007.</w:t>
            </w:r>
          </w:p>
          <w:p>
            <w:pPr>
              <w:bidi w:val="0"/>
              <w:numPr>
                <w:ilvl w:val="0"/>
                <w:numId w:val="2"/>
              </w:numPr>
              <w:jc w:val="left"/>
              <w:spacing w:lineRule="auto" w:line="276" w:before="0" w:after="160"/>
              <w:ind w:left="554" w:right="0" w:hanging="321"/>
              <w:tabs>
                <w:tab w:val="left" w:pos="540"/>
              </w:tabs>
              <w:rPr>
                <w:color w:val="auto"/>
                <w:position w:val="0"/>
                <w:sz w:val="21"/>
                <w:szCs w:val="21"/>
                <w:rFonts w:ascii="Times New Roman" w:eastAsia="Times New Roman" w:hAnsi="Times New Roman" w:hint="default"/>
              </w:rPr>
              <w:autoSpaceDE w:val="1"/>
              <w:autoSpaceDN w:val="1"/>
            </w:pPr>
            <w:r>
              <w:rPr>
                <w:color w:val="auto"/>
                <w:position w:val="0"/>
                <w:sz w:val="21"/>
                <w:szCs w:val="21"/>
                <w:rFonts w:ascii="Times New Roman" w:eastAsia="Times New Roman" w:hAnsi="Times New Roman" w:hint="default"/>
              </w:rPr>
              <w:t xml:space="preserve">吴越胜、李新磊.Eclipse 3.0程序开发技术详解[M]:清华大学出版社，2010.1~3</w:t>
            </w:r>
          </w:p>
          <w:p>
            <w:pPr>
              <w:bidi w:val="0"/>
              <w:numPr>
                <w:ilvl w:val="0"/>
                <w:numId w:val="2"/>
              </w:numPr>
              <w:jc w:val="left"/>
              <w:spacing w:lineRule="auto" w:line="276" w:before="0" w:after="160"/>
              <w:ind w:left="554" w:right="0" w:hanging="321"/>
              <w:tabs>
                <w:tab w:val="left" w:pos="540"/>
              </w:tabs>
              <w:rPr>
                <w:color w:val="auto"/>
                <w:position w:val="0"/>
                <w:sz w:val="21"/>
                <w:szCs w:val="21"/>
                <w:rFonts w:ascii="Times New Roman" w:eastAsia="Times New Roman" w:hAnsi="Times New Roman" w:hint="default"/>
              </w:rPr>
              <w:autoSpaceDE w:val="1"/>
              <w:autoSpaceDN w:val="1"/>
            </w:pPr>
            <w:r>
              <w:rPr>
                <w:color w:val="auto"/>
                <w:position w:val="0"/>
                <w:sz w:val="21"/>
                <w:szCs w:val="21"/>
                <w:rFonts w:ascii="Times New Roman" w:eastAsia="Times New Roman" w:hAnsi="Times New Roman" w:hint="default"/>
              </w:rPr>
              <w:t xml:space="preserve">岷江. Java的运行原理[J]. 开放系统世界, 2002(5):85</w:t>
            </w:r>
            <w:del w:id="2" w:author="HeYang" w:date="2017-06-03T21:44:00Z">
              <w:r>
                <w:rPr>
                  <w:color w:val="auto"/>
                  <w:position w:val="0"/>
                  <w:sz w:val="21"/>
                  <w:szCs w:val="21"/>
                  <w:rFonts w:ascii="Times New Roman" w:eastAsia="Times New Roman" w:hAnsi="Times New Roman" w:hint="default"/>
                </w:rPr>
                <w:delText>－</w:delText>
              </w:r>
            </w:del>
            <w:ins w:id="3" w:author="HeYang" w:date="2017-06-03T21:44:00Z">
              <w:r>
                <w:rPr>
                  <w:color w:val="auto"/>
                  <w:position w:val="0"/>
                  <w:sz w:val="21"/>
                  <w:szCs w:val="21"/>
                  <w:rFonts w:ascii="Times New Roman" w:eastAsia="Times New Roman" w:hAnsi="Times New Roman" w:hint="default"/>
                </w:rPr>
                <w:t>-</w:t>
              </w:r>
            </w:ins>
            <w:r>
              <w:rPr>
                <w:color w:val="auto"/>
                <w:position w:val="0"/>
                <w:sz w:val="21"/>
                <w:szCs w:val="21"/>
                <w:rFonts w:ascii="Times New Roman" w:eastAsia="Times New Roman" w:hAnsi="Times New Roman" w:hint="default"/>
              </w:rPr>
              <w:t>86.</w:t>
            </w:r>
          </w:p>
          <w:p>
            <w:pPr>
              <w:bidi w:val="0"/>
              <w:numPr>
                <w:ilvl w:val="0"/>
                <w:numId w:val="2"/>
              </w:numPr>
              <w:jc w:val="left"/>
              <w:spacing w:lineRule="auto" w:line="276" w:before="0" w:after="160"/>
              <w:ind w:left="554" w:right="0" w:hanging="321"/>
              <w:tabs>
                <w:tab w:val="left" w:pos="540"/>
              </w:tabs>
              <w:rPr>
                <w:color w:val="auto"/>
                <w:position w:val="0"/>
                <w:sz w:val="21"/>
                <w:szCs w:val="21"/>
                <w:rFonts w:ascii="Times New Roman" w:eastAsia="Times New Roman" w:hAnsi="Times New Roman" w:hint="default"/>
              </w:rPr>
              <w:autoSpaceDE w:val="1"/>
              <w:autoSpaceDN w:val="1"/>
            </w:pPr>
            <w:r>
              <w:rPr>
                <w:color w:val="auto"/>
                <w:position w:val="0"/>
                <w:sz w:val="21"/>
                <w:szCs w:val="21"/>
                <w:rFonts w:ascii="Times New Roman" w:eastAsia="Times New Roman" w:hAnsi="Times New Roman" w:hint="default"/>
              </w:rPr>
              <w:t xml:space="preserve">白亮. Java简介[J]. 厦门科技, 2005(1):27</w:t>
            </w:r>
            <w:del w:id="4" w:author="HeYang" w:date="2017-06-03T21:44:00Z">
              <w:r>
                <w:rPr>
                  <w:color w:val="auto"/>
                  <w:position w:val="0"/>
                  <w:sz w:val="21"/>
                  <w:szCs w:val="21"/>
                  <w:rFonts w:ascii="Times New Roman" w:eastAsia="Times New Roman" w:hAnsi="Times New Roman" w:hint="default"/>
                </w:rPr>
                <w:delText>－</w:delText>
              </w:r>
            </w:del>
            <w:ins w:id="5" w:author="HeYang" w:date="2017-06-03T21:44:00Z">
              <w:r>
                <w:rPr>
                  <w:color w:val="auto"/>
                  <w:position w:val="0"/>
                  <w:sz w:val="21"/>
                  <w:szCs w:val="21"/>
                  <w:rFonts w:ascii="Times New Roman" w:eastAsia="Times New Roman" w:hAnsi="Times New Roman" w:hint="default"/>
                </w:rPr>
                <w:t>-</w:t>
              </w:r>
            </w:ins>
            <w:r>
              <w:rPr>
                <w:color w:val="auto"/>
                <w:position w:val="0"/>
                <w:sz w:val="21"/>
                <w:szCs w:val="21"/>
                <w:rFonts w:ascii="Times New Roman" w:eastAsia="Times New Roman" w:hAnsi="Times New Roman" w:hint="default"/>
              </w:rPr>
              <w:t>29.</w:t>
            </w:r>
          </w:p>
          <w:p>
            <w:pPr>
              <w:bidi w:val="0"/>
              <w:numPr>
                <w:ilvl w:val="0"/>
                <w:numId w:val="2"/>
              </w:numPr>
              <w:jc w:val="left"/>
              <w:spacing w:lineRule="auto" w:line="276" w:before="0" w:after="160"/>
              <w:ind w:left="554" w:right="0" w:hanging="321"/>
              <w:tabs>
                <w:tab w:val="left" w:pos="540"/>
              </w:tabs>
              <w:rPr>
                <w:color w:val="auto"/>
                <w:position w:val="0"/>
                <w:sz w:val="21"/>
                <w:szCs w:val="21"/>
                <w:rFonts w:ascii="Times New Roman" w:eastAsia="Times New Roman" w:hAnsi="Times New Roman" w:hint="default"/>
              </w:rPr>
              <w:autoSpaceDE w:val="1"/>
              <w:autoSpaceDN w:val="1"/>
            </w:pPr>
            <w:r>
              <w:rPr>
                <w:color w:val="auto"/>
                <w:position w:val="0"/>
                <w:sz w:val="21"/>
                <w:szCs w:val="21"/>
                <w:rFonts w:ascii="Times New Roman" w:eastAsia="Times New Roman" w:hAnsi="Times New Roman" w:hint="default"/>
              </w:rPr>
              <w:t xml:space="preserve">Piroumian V. Java GUI Development[C]:Sams, 1999.</w:t>
            </w:r>
          </w:p>
          <w:p>
            <w:pPr>
              <w:bidi w:val="0"/>
              <w:numPr>
                <w:ilvl w:val="0"/>
                <w:numId w:val="2"/>
              </w:numPr>
              <w:jc w:val="left"/>
              <w:spacing w:lineRule="auto" w:line="276" w:before="0" w:after="160"/>
              <w:ind w:left="554" w:right="0" w:hanging="321"/>
              <w:tabs>
                <w:tab w:val="left" w:pos="540"/>
              </w:tabs>
              <w:rPr>
                <w:color w:val="auto"/>
                <w:position w:val="0"/>
                <w:sz w:val="21"/>
                <w:szCs w:val="21"/>
                <w:rFonts w:ascii="Times New Roman" w:eastAsia="Times New Roman" w:hAnsi="Times New Roman" w:hint="default"/>
              </w:rPr>
              <w:autoSpaceDE w:val="1"/>
              <w:autoSpaceDN w:val="1"/>
            </w:pPr>
            <w:r>
              <w:rPr>
                <w:color w:val="auto"/>
                <w:position w:val="0"/>
                <w:sz w:val="21"/>
                <w:szCs w:val="21"/>
                <w:rFonts w:ascii="Times New Roman" w:eastAsia="Times New Roman" w:hAnsi="Times New Roman" w:hint="default"/>
              </w:rPr>
              <w:t xml:space="preserve">李钟蔚. Java开发实战宝典[M]. 清华大学出版社, 2010</w:t>
            </w:r>
          </w:p>
          <w:p>
            <w:pPr>
              <w:bidi w:val="0"/>
              <w:numPr>
                <w:ilvl w:val="0"/>
                <w:numId w:val="2"/>
              </w:numPr>
              <w:jc w:val="left"/>
              <w:spacing w:lineRule="auto" w:line="276" w:before="0" w:after="160"/>
              <w:ind w:left="554" w:right="0" w:hanging="321"/>
              <w:tabs>
                <w:tab w:val="left" w:pos="540"/>
              </w:tabs>
              <w:rPr>
                <w:color w:val="auto"/>
                <w:position w:val="0"/>
                <w:sz w:val="21"/>
                <w:szCs w:val="21"/>
                <w:rFonts w:ascii="Times New Roman" w:eastAsia="Times New Roman" w:hAnsi="Times New Roman" w:hint="default"/>
              </w:rPr>
              <w:autoSpaceDE w:val="1"/>
              <w:autoSpaceDN w:val="1"/>
            </w:pPr>
            <w:r>
              <w:rPr>
                <w:color w:val="auto"/>
                <w:position w:val="0"/>
                <w:sz w:val="21"/>
                <w:szCs w:val="21"/>
                <w:rFonts w:ascii="Times New Roman" w:eastAsia="Times New Roman" w:hAnsi="Times New Roman" w:hint="default"/>
              </w:rPr>
              <w:t xml:space="preserve">苏碧霞. 探析JAVA Swing工具包在图形用户界面设计中的应用[J]. 信息与电脑:理论版, </w:t>
            </w:r>
            <w:r>
              <w:rPr>
                <w:color w:val="auto"/>
                <w:position w:val="0"/>
                <w:sz w:val="21"/>
                <w:szCs w:val="21"/>
                <w:rFonts w:ascii="Times New Roman" w:eastAsia="Times New Roman" w:hAnsi="Times New Roman" w:hint="default"/>
              </w:rPr>
              <w:t>2013(5):143</w:t>
            </w:r>
            <w:del w:id="6" w:author="HeYang" w:date="2017-06-03T21:44:00Z">
              <w:r>
                <w:rPr>
                  <w:color w:val="auto"/>
                  <w:position w:val="0"/>
                  <w:sz w:val="21"/>
                  <w:szCs w:val="21"/>
                  <w:rFonts w:ascii="Times New Roman" w:eastAsia="Times New Roman" w:hAnsi="Times New Roman" w:hint="default"/>
                </w:rPr>
                <w:delText>－</w:delText>
              </w:r>
            </w:del>
            <w:ins w:id="7" w:author="HeYang" w:date="2017-06-03T21:44:00Z">
              <w:r>
                <w:rPr>
                  <w:color w:val="auto"/>
                  <w:position w:val="0"/>
                  <w:sz w:val="21"/>
                  <w:szCs w:val="21"/>
                  <w:rFonts w:ascii="Times New Roman" w:eastAsia="Times New Roman" w:hAnsi="Times New Roman" w:hint="default"/>
                </w:rPr>
                <w:t>-</w:t>
              </w:r>
            </w:ins>
            <w:r>
              <w:rPr>
                <w:color w:val="auto"/>
                <w:position w:val="0"/>
                <w:sz w:val="21"/>
                <w:szCs w:val="21"/>
                <w:rFonts w:ascii="Times New Roman" w:eastAsia="Times New Roman" w:hAnsi="Times New Roman" w:hint="default"/>
              </w:rPr>
              <w:t>144.</w:t>
            </w:r>
          </w:p>
          <w:p>
            <w:pPr>
              <w:bidi w:val="0"/>
              <w:numPr>
                <w:ilvl w:val="0"/>
                <w:numId w:val="2"/>
              </w:numPr>
              <w:jc w:val="left"/>
              <w:spacing w:lineRule="auto" w:line="276" w:before="0" w:after="160"/>
              <w:ind w:left="554" w:right="0" w:hanging="321"/>
              <w:tabs>
                <w:tab w:val="left" w:pos="540"/>
              </w:tabs>
              <w:rPr>
                <w:color w:val="auto"/>
                <w:position w:val="0"/>
                <w:sz w:val="21"/>
                <w:szCs w:val="21"/>
                <w:rFonts w:ascii="Times New Roman" w:eastAsia="Times New Roman" w:hAnsi="Times New Roman" w:hint="default"/>
              </w:rPr>
              <w:autoSpaceDE w:val="1"/>
              <w:autoSpaceDN w:val="1"/>
            </w:pPr>
            <w:r>
              <w:rPr>
                <w:color w:val="auto"/>
                <w:position w:val="0"/>
                <w:sz w:val="21"/>
                <w:szCs w:val="21"/>
                <w:rFonts w:ascii="Times New Roman" w:eastAsia="Times New Roman" w:hAnsi="Times New Roman" w:hint="default"/>
              </w:rPr>
              <w:t xml:space="preserve">Hardy V J. Java 2D API Graphics[C]:Prentice Hall PTR, 2000.</w:t>
            </w:r>
          </w:p>
          <w:p>
            <w:pPr>
              <w:bidi w:val="0"/>
              <w:numPr>
                <w:ilvl w:val="0"/>
                <w:numId w:val="2"/>
              </w:numPr>
              <w:jc w:val="left"/>
              <w:spacing w:lineRule="auto" w:line="276" w:before="0" w:after="160"/>
              <w:ind w:left="554" w:right="0" w:hanging="321"/>
              <w:tabs>
                <w:tab w:val="left" w:pos="540"/>
              </w:tabs>
              <w:rPr>
                <w:color w:val="auto"/>
                <w:position w:val="0"/>
                <w:sz w:val="21"/>
                <w:szCs w:val="21"/>
                <w:rFonts w:ascii="Times New Roman" w:eastAsia="Times New Roman" w:hAnsi="Times New Roman" w:hint="default"/>
              </w:rPr>
              <w:autoSpaceDE w:val="1"/>
              <w:autoSpaceDN w:val="1"/>
            </w:pPr>
            <w:r>
              <w:rPr>
                <w:color w:val="auto"/>
                <w:position w:val="0"/>
                <w:sz w:val="21"/>
                <w:szCs w:val="21"/>
                <w:rFonts w:ascii="Times New Roman" w:eastAsia="Times New Roman" w:hAnsi="Times New Roman" w:hint="default"/>
              </w:rPr>
              <w:t xml:space="preserve">明日科技. Java从入门到精通[M]. 清华大学出版社, 2012.</w:t>
            </w:r>
          </w:p>
          <w:p>
            <w:pPr>
              <w:bidi w:val="0"/>
              <w:numPr>
                <w:ilvl w:val="0"/>
                <w:numId w:val="2"/>
              </w:numPr>
              <w:jc w:val="left"/>
              <w:spacing w:lineRule="auto" w:line="276" w:before="0" w:after="160"/>
              <w:ind w:left="554" w:right="0" w:hanging="321"/>
              <w:tabs>
                <w:tab w:val="left" w:pos="540"/>
              </w:tabs>
              <w:rPr>
                <w:color w:val="auto"/>
                <w:position w:val="0"/>
                <w:sz w:val="21"/>
                <w:szCs w:val="21"/>
                <w:rFonts w:ascii="Times New Roman" w:eastAsia="Times New Roman" w:hAnsi="Times New Roman" w:hint="default"/>
              </w:rPr>
              <w:autoSpaceDE w:val="1"/>
              <w:autoSpaceDN w:val="1"/>
            </w:pPr>
            <w:r>
              <w:rPr>
                <w:color w:val="auto"/>
                <w:position w:val="0"/>
                <w:sz w:val="21"/>
                <w:szCs w:val="21"/>
                <w:rFonts w:ascii="Times New Roman" w:eastAsia="Times New Roman" w:hAnsi="Times New Roman" w:hint="default"/>
              </w:rPr>
              <w:t>郑淑荣.Java的事件处理机制剖析.《办公自动化：综合月刊》，2011（10）：23</w:t>
            </w:r>
            <w:del w:id="8" w:author="HeYang" w:date="2017-06-03T21:44:00Z">
              <w:r>
                <w:rPr>
                  <w:color w:val="auto"/>
                  <w:position w:val="0"/>
                  <w:sz w:val="21"/>
                  <w:szCs w:val="21"/>
                  <w:rFonts w:ascii="Times New Roman" w:eastAsia="Times New Roman" w:hAnsi="Times New Roman" w:hint="default"/>
                </w:rPr>
                <w:delText>－</w:delText>
              </w:r>
            </w:del>
            <w:ins w:id="9" w:author="HeYang" w:date="2017-06-03T21:44:00Z">
              <w:r>
                <w:rPr>
                  <w:color w:val="auto"/>
                  <w:position w:val="0"/>
                  <w:sz w:val="21"/>
                  <w:szCs w:val="21"/>
                  <w:rFonts w:ascii="Times New Roman" w:eastAsia="Times New Roman" w:hAnsi="Times New Roman" w:hint="default"/>
                </w:rPr>
                <w:t>-</w:t>
              </w:r>
            </w:ins>
            <w:r>
              <w:rPr>
                <w:color w:val="auto"/>
                <w:position w:val="0"/>
                <w:sz w:val="21"/>
                <w:szCs w:val="21"/>
                <w:rFonts w:ascii="Times New Roman" w:eastAsia="Times New Roman" w:hAnsi="Times New Roman" w:hint="default"/>
              </w:rPr>
              <w:t>24.</w:t>
            </w:r>
          </w:p>
          <w:p>
            <w:pPr>
              <w:bidi w:val="0"/>
              <w:numPr>
                <w:ilvl w:val="0"/>
                <w:numId w:val="2"/>
              </w:numPr>
              <w:jc w:val="left"/>
              <w:spacing w:lineRule="auto" w:line="276" w:before="0" w:after="160"/>
              <w:ind w:left="554" w:right="0" w:hanging="321"/>
              <w:tabs>
                <w:tab w:val="left" w:pos="540"/>
              </w:tabs>
              <w:rPr>
                <w:color w:val="auto"/>
                <w:position w:val="0"/>
                <w:sz w:val="21"/>
                <w:szCs w:val="21"/>
                <w:rFonts w:ascii="Times New Roman" w:eastAsia="Times New Roman" w:hAnsi="Times New Roman" w:hint="default"/>
              </w:rPr>
              <w:autoSpaceDE w:val="1"/>
              <w:autoSpaceDN w:val="1"/>
            </w:pPr>
            <w:r>
              <w:rPr>
                <w:color w:val="auto"/>
                <w:position w:val="0"/>
                <w:sz w:val="21"/>
                <w:szCs w:val="21"/>
                <w:rFonts w:ascii="Times New Roman" w:eastAsia="Times New Roman" w:hAnsi="Times New Roman" w:hint="default"/>
              </w:rPr>
              <w:t xml:space="preserve">胡家芬. Swing可视化组件多线程操作机制研究[J]. 电脑知识与技术,2012(11):7481</w:t>
            </w:r>
            <w:del w:id="10" w:author="HeYang" w:date="2017-06-03T21:44:00Z">
              <w:r>
                <w:rPr>
                  <w:color w:val="auto"/>
                  <w:position w:val="0"/>
                  <w:sz w:val="21"/>
                  <w:szCs w:val="21"/>
                  <w:rFonts w:ascii="Times New Roman" w:eastAsia="Times New Roman" w:hAnsi="Times New Roman" w:hint="default"/>
                </w:rPr>
                <w:delText>－</w:delText>
              </w:r>
            </w:del>
            <w:ins w:id="11" w:author="HeYang" w:date="2017-06-03T21:44:00Z">
              <w:r>
                <w:rPr>
                  <w:color w:val="auto"/>
                  <w:position w:val="0"/>
                  <w:sz w:val="21"/>
                  <w:szCs w:val="21"/>
                  <w:rFonts w:ascii="Times New Roman" w:eastAsia="Times New Roman" w:hAnsi="Times New Roman" w:hint="default"/>
                </w:rPr>
                <w:t>-</w:t>
              </w:r>
            </w:ins>
            <w:r>
              <w:rPr>
                <w:color w:val="auto"/>
                <w:position w:val="0"/>
                <w:sz w:val="21"/>
                <w:szCs w:val="21"/>
                <w:rFonts w:ascii="Times New Roman" w:eastAsia="Times New Roman" w:hAnsi="Times New Roman" w:hint="default"/>
              </w:rPr>
              <w:t>7482.</w:t>
            </w:r>
          </w:p>
          <w:p>
            <w:pPr>
              <w:bidi w:val="0"/>
              <w:numPr>
                <w:ilvl w:val="0"/>
                <w:numId w:val="2"/>
              </w:numPr>
              <w:jc w:val="left"/>
              <w:spacing w:lineRule="auto" w:line="276" w:before="0" w:after="160"/>
              <w:ind w:left="554" w:right="0" w:hanging="321"/>
              <w:tabs>
                <w:tab w:val="left" w:pos="540"/>
              </w:tabs>
              <w:rPr>
                <w:color w:val="auto"/>
                <w:position w:val="0"/>
                <w:sz w:val="21"/>
                <w:szCs w:val="21"/>
                <w:rFonts w:ascii="Times New Roman" w:eastAsia="Times New Roman" w:hAnsi="Times New Roman" w:hint="default"/>
              </w:rPr>
              <w:autoSpaceDE w:val="1"/>
              <w:autoSpaceDN w:val="1"/>
            </w:pPr>
            <w:r>
              <w:rPr>
                <w:color w:val="auto"/>
                <w:position w:val="0"/>
                <w:sz w:val="21"/>
                <w:szCs w:val="21"/>
                <w:rFonts w:ascii="Times New Roman" w:eastAsia="Times New Roman" w:hAnsi="Times New Roman" w:hint="default"/>
              </w:rPr>
              <w:t xml:space="preserve">刘煜. 深入了解JAVA中的线程[J]. 中文信息, 2002(8):56</w:t>
            </w:r>
            <w:del w:id="12" w:author="HeYang" w:date="2017-06-03T21:44:00Z">
              <w:r>
                <w:rPr>
                  <w:color w:val="auto"/>
                  <w:position w:val="0"/>
                  <w:sz w:val="21"/>
                  <w:szCs w:val="21"/>
                  <w:rFonts w:ascii="Times New Roman" w:eastAsia="Times New Roman" w:hAnsi="Times New Roman" w:hint="default"/>
                </w:rPr>
                <w:delText>－</w:delText>
              </w:r>
            </w:del>
            <w:ins w:id="13" w:author="HeYang" w:date="2017-06-03T21:44:00Z">
              <w:r>
                <w:rPr>
                  <w:color w:val="auto"/>
                  <w:position w:val="0"/>
                  <w:sz w:val="21"/>
                  <w:szCs w:val="21"/>
                  <w:rFonts w:ascii="Times New Roman" w:eastAsia="Times New Roman" w:hAnsi="Times New Roman" w:hint="default"/>
                </w:rPr>
                <w:t>-</w:t>
              </w:r>
            </w:ins>
            <w:r>
              <w:rPr>
                <w:color w:val="auto"/>
                <w:position w:val="0"/>
                <w:sz w:val="21"/>
                <w:szCs w:val="21"/>
                <w:rFonts w:ascii="Times New Roman" w:eastAsia="Times New Roman" w:hAnsi="Times New Roman" w:hint="default"/>
              </w:rPr>
              <w:t>57.</w:t>
            </w:r>
          </w:p>
          <w:p>
            <w:pPr>
              <w:bidi w:val="0"/>
              <w:numPr>
                <w:ilvl w:val="0"/>
                <w:numId w:val="2"/>
              </w:numPr>
              <w:jc w:val="left"/>
              <w:spacing w:lineRule="auto" w:line="276" w:before="0" w:after="160"/>
              <w:ind w:left="554" w:right="0" w:hanging="321"/>
              <w:tabs>
                <w:tab w:val="left" w:pos="540"/>
              </w:tabs>
              <w:rPr>
                <w:color w:val="auto"/>
                <w:position w:val="0"/>
                <w:sz w:val="21"/>
                <w:szCs w:val="21"/>
                <w:rFonts w:ascii="Times New Roman" w:eastAsia="Times New Roman" w:hAnsi="Times New Roman" w:hint="default"/>
              </w:rPr>
              <w:autoSpaceDE w:val="1"/>
              <w:autoSpaceDN w:val="1"/>
            </w:pPr>
            <w:r>
              <w:rPr>
                <w:color w:val="auto"/>
                <w:position w:val="0"/>
                <w:sz w:val="21"/>
                <w:szCs w:val="21"/>
                <w:rFonts w:ascii="Times New Roman" w:eastAsia="Times New Roman" w:hAnsi="Times New Roman" w:hint="default"/>
              </w:rPr>
              <w:t xml:space="preserve">王继成, 高珍. 软件需求分析的研究[J]. 计算机工程与设计, 2002, 23(8):18</w:t>
            </w:r>
            <w:del w:id="14" w:author="HeYang" w:date="2017-06-03T21:44:00Z">
              <w:r>
                <w:rPr>
                  <w:color w:val="auto"/>
                  <w:position w:val="0"/>
                  <w:sz w:val="21"/>
                  <w:szCs w:val="21"/>
                  <w:rFonts w:ascii="Times New Roman" w:eastAsia="Times New Roman" w:hAnsi="Times New Roman" w:hint="default"/>
                </w:rPr>
                <w:delText>－</w:delText>
              </w:r>
            </w:del>
            <w:ins w:id="15" w:author="HeYang" w:date="2017-06-03T21:44:00Z">
              <w:r>
                <w:rPr>
                  <w:color w:val="auto"/>
                  <w:position w:val="0"/>
                  <w:sz w:val="21"/>
                  <w:szCs w:val="21"/>
                  <w:rFonts w:ascii="Times New Roman" w:eastAsia="Times New Roman" w:hAnsi="Times New Roman" w:hint="default"/>
                </w:rPr>
                <w:t>-</w:t>
              </w:r>
            </w:ins>
            <w:r>
              <w:rPr>
                <w:color w:val="auto"/>
                <w:position w:val="0"/>
                <w:sz w:val="21"/>
                <w:szCs w:val="21"/>
                <w:rFonts w:ascii="Times New Roman" w:eastAsia="Times New Roman" w:hAnsi="Times New Roman" w:hint="default"/>
              </w:rPr>
              <w:t>21.</w:t>
            </w:r>
          </w:p>
          <w:p>
            <w:pPr>
              <w:bidi w:val="0"/>
              <w:numPr>
                <w:ilvl w:val="0"/>
                <w:numId w:val="2"/>
              </w:numPr>
              <w:jc w:val="left"/>
              <w:spacing w:lineRule="auto" w:line="276" w:before="0" w:after="160"/>
              <w:ind w:left="554" w:right="0" w:hanging="321"/>
              <w:tabs>
                <w:tab w:val="left" w:pos="540"/>
              </w:tabs>
              <w:rPr>
                <w:color w:val="auto"/>
                <w:position w:val="0"/>
                <w:sz w:val="21"/>
                <w:szCs w:val="21"/>
                <w:rFonts w:ascii="Times New Roman" w:eastAsia="Times New Roman" w:hAnsi="Times New Roman" w:hint="default"/>
              </w:rPr>
              <w:autoSpaceDE w:val="1"/>
              <w:autoSpaceDN w:val="1"/>
            </w:pPr>
            <w:r>
              <w:rPr>
                <w:color w:val="auto"/>
                <w:position w:val="0"/>
                <w:sz w:val="21"/>
                <w:szCs w:val="21"/>
                <w:rFonts w:ascii="Times New Roman" w:eastAsia="Times New Roman" w:hAnsi="Times New Roman" w:hint="default"/>
              </w:rPr>
              <w:t xml:space="preserve">冯玲玲, 沈轶. 基于UML的需求分析与建模[J]. 科学技术与工程, 2005, 5(9):605</w:t>
            </w:r>
            <w:del w:id="16" w:author="HeYang" w:date="2017-06-03T21:44:00Z">
              <w:r>
                <w:rPr>
                  <w:color w:val="auto"/>
                  <w:position w:val="0"/>
                  <w:sz w:val="21"/>
                  <w:szCs w:val="21"/>
                  <w:rFonts w:ascii="Times New Roman" w:eastAsia="Times New Roman" w:hAnsi="Times New Roman" w:hint="default"/>
                </w:rPr>
                <w:delText>－</w:delText>
              </w:r>
            </w:del>
            <w:ins w:id="17" w:author="HeYang" w:date="2017-06-03T21:44:00Z">
              <w:r>
                <w:rPr>
                  <w:color w:val="auto"/>
                  <w:position w:val="0"/>
                  <w:sz w:val="21"/>
                  <w:szCs w:val="21"/>
                  <w:rFonts w:ascii="Times New Roman" w:eastAsia="Times New Roman" w:hAnsi="Times New Roman" w:hint="default"/>
                </w:rPr>
                <w:t>-</w:t>
              </w:r>
            </w:ins>
            <w:r>
              <w:rPr>
                <w:color w:val="auto"/>
                <w:position w:val="0"/>
                <w:sz w:val="21"/>
                <w:szCs w:val="21"/>
                <w:rFonts w:ascii="Times New Roman" w:eastAsia="Times New Roman" w:hAnsi="Times New Roman" w:hint="default"/>
              </w:rPr>
              <w:t>607.</w:t>
            </w:r>
          </w:p>
          <w:p>
            <w:pPr>
              <w:bidi w:val="0"/>
              <w:numPr>
                <w:ilvl w:val="0"/>
                <w:numId w:val="2"/>
              </w:numPr>
              <w:jc w:val="left"/>
              <w:spacing w:lineRule="auto" w:line="276" w:before="0" w:after="160"/>
              <w:ind w:left="554" w:right="0" w:hanging="321"/>
              <w:tabs>
                <w:tab w:val="left" w:pos="540"/>
              </w:tabs>
              <w:rPr>
                <w:color w:val="auto"/>
                <w:position w:val="0"/>
                <w:sz w:val="21"/>
                <w:szCs w:val="21"/>
                <w:rFonts w:ascii="Times New Roman" w:eastAsia="Times New Roman" w:hAnsi="Times New Roman" w:hint="default"/>
              </w:rPr>
              <w:autoSpaceDE w:val="1"/>
              <w:autoSpaceDN w:val="1"/>
            </w:pPr>
            <w:r>
              <w:rPr>
                <w:color w:val="auto"/>
                <w:position w:val="0"/>
                <w:sz w:val="21"/>
                <w:szCs w:val="21"/>
                <w:rFonts w:ascii="Times New Roman" w:eastAsia="Times New Roman" w:hAnsi="Times New Roman" w:hint="default"/>
              </w:rPr>
              <w:t xml:space="preserve">Reenskaug T. The Model</w:t>
            </w:r>
            <w:del w:id="18" w:author="HeYang" w:date="2017-06-03T21:44:00Z">
              <w:r>
                <w:rPr>
                  <w:color w:val="auto"/>
                  <w:position w:val="0"/>
                  <w:sz w:val="21"/>
                  <w:szCs w:val="21"/>
                  <w:rFonts w:ascii="Times New Roman" w:eastAsia="Times New Roman" w:hAnsi="Times New Roman" w:hint="default"/>
                </w:rPr>
                <w:delText>－</w:delText>
              </w:r>
            </w:del>
            <w:ins w:id="19" w:author="HeYang" w:date="2017-06-03T21:44:00Z">
              <w:r>
                <w:rPr>
                  <w:color w:val="auto"/>
                  <w:position w:val="0"/>
                  <w:sz w:val="21"/>
                  <w:szCs w:val="21"/>
                  <w:rFonts w:ascii="Times New Roman" w:eastAsia="Times New Roman" w:hAnsi="Times New Roman" w:hint="default"/>
                </w:rPr>
                <w:t>-</w:t>
              </w:r>
            </w:ins>
            <w:r>
              <w:rPr>
                <w:color w:val="auto"/>
                <w:position w:val="0"/>
                <w:sz w:val="21"/>
                <w:szCs w:val="21"/>
                <w:rFonts w:ascii="Times New Roman" w:eastAsia="Times New Roman" w:hAnsi="Times New Roman" w:hint="default"/>
              </w:rPr>
              <w:t>View</w:t>
            </w:r>
            <w:del w:id="20" w:author="HeYang" w:date="2017-06-03T21:44:00Z">
              <w:r>
                <w:rPr>
                  <w:color w:val="auto"/>
                  <w:position w:val="0"/>
                  <w:sz w:val="21"/>
                  <w:szCs w:val="21"/>
                  <w:rFonts w:ascii="Times New Roman" w:eastAsia="Times New Roman" w:hAnsi="Times New Roman" w:hint="default"/>
                </w:rPr>
                <w:delText>－</w:delText>
              </w:r>
            </w:del>
            <w:ins w:id="21" w:author="HeYang" w:date="2017-06-03T21:44:00Z">
              <w:r>
                <w:rPr>
                  <w:color w:val="auto"/>
                  <w:position w:val="0"/>
                  <w:sz w:val="21"/>
                  <w:szCs w:val="21"/>
                  <w:rFonts w:ascii="Times New Roman" w:eastAsia="Times New Roman" w:hAnsi="Times New Roman" w:hint="default"/>
                </w:rPr>
                <w:t>-</w:t>
              </w:r>
            </w:ins>
            <w:r>
              <w:rPr>
                <w:color w:val="auto"/>
                <w:position w:val="0"/>
                <w:sz w:val="21"/>
                <w:szCs w:val="21"/>
                <w:rFonts w:ascii="Times New Roman" w:eastAsia="Times New Roman" w:hAnsi="Times New Roman" w:hint="default"/>
              </w:rPr>
              <w:t xml:space="preserve">Controller (MVC) Its Past and Present[J]. University of </w:t>
            </w:r>
            <w:r>
              <w:rPr>
                <w:color w:val="auto"/>
                <w:position w:val="0"/>
                <w:sz w:val="21"/>
                <w:szCs w:val="21"/>
                <w:rFonts w:ascii="Times New Roman" w:eastAsia="Times New Roman" w:hAnsi="Times New Roman" w:hint="default"/>
              </w:rPr>
              <w:t xml:space="preserve">Oslo Draft, 2003.</w:t>
            </w:r>
          </w:p>
          <w:p>
            <w:pPr>
              <w:bidi w:val="0"/>
              <w:numPr>
                <w:ilvl w:val="0"/>
                <w:numId w:val="2"/>
              </w:numPr>
              <w:jc w:val="left"/>
              <w:spacing w:lineRule="auto" w:line="276" w:before="0" w:after="160"/>
              <w:ind w:left="554" w:right="0" w:hanging="321"/>
              <w:tabs>
                <w:tab w:val="left" w:pos="540"/>
              </w:tabs>
              <w:rPr>
                <w:color w:val="auto"/>
                <w:position w:val="0"/>
                <w:sz w:val="21"/>
                <w:szCs w:val="21"/>
                <w:rFonts w:ascii="Times New Roman" w:eastAsia="Times New Roman" w:hAnsi="Times New Roman" w:hint="default"/>
              </w:rPr>
              <w:autoSpaceDE w:val="1"/>
              <w:autoSpaceDN w:val="1"/>
            </w:pPr>
            <w:r>
              <w:rPr>
                <w:color w:val="auto"/>
                <w:position w:val="0"/>
                <w:sz w:val="21"/>
                <w:szCs w:val="21"/>
                <w:rFonts w:ascii="Times New Roman" w:eastAsia="Times New Roman" w:hAnsi="Times New Roman" w:hint="default"/>
              </w:rPr>
              <w:t xml:space="preserve">朱亚玲, 张睿敏. 基于java的连连看游戏设计与实现[J]. 数字技术与应用, </w:t>
            </w:r>
            <w:r>
              <w:rPr>
                <w:color w:val="auto"/>
                <w:position w:val="0"/>
                <w:sz w:val="21"/>
                <w:szCs w:val="21"/>
                <w:rFonts w:ascii="Times New Roman" w:eastAsia="Times New Roman" w:hAnsi="Times New Roman" w:hint="default"/>
              </w:rPr>
              <w:t>2016(3):161</w:t>
            </w:r>
            <w:del w:id="22" w:author="HeYang" w:date="2017-06-03T21:44:00Z">
              <w:r>
                <w:rPr>
                  <w:color w:val="auto"/>
                  <w:position w:val="0"/>
                  <w:sz w:val="21"/>
                  <w:szCs w:val="21"/>
                  <w:rFonts w:ascii="Times New Roman" w:eastAsia="Times New Roman" w:hAnsi="Times New Roman" w:hint="default"/>
                </w:rPr>
                <w:delText>－</w:delText>
              </w:r>
            </w:del>
            <w:ins w:id="23" w:author="HeYang" w:date="2017-06-03T21:44:00Z">
              <w:r>
                <w:rPr>
                  <w:color w:val="auto"/>
                  <w:position w:val="0"/>
                  <w:sz w:val="21"/>
                  <w:szCs w:val="21"/>
                  <w:rFonts w:ascii="Times New Roman" w:eastAsia="Times New Roman" w:hAnsi="Times New Roman" w:hint="default"/>
                </w:rPr>
                <w:t>-</w:t>
              </w:r>
            </w:ins>
            <w:r>
              <w:rPr>
                <w:color w:val="auto"/>
                <w:position w:val="0"/>
                <w:sz w:val="21"/>
                <w:szCs w:val="21"/>
                <w:rFonts w:ascii="Times New Roman" w:eastAsia="Times New Roman" w:hAnsi="Times New Roman" w:hint="default"/>
              </w:rPr>
              <w:t>162.</w:t>
            </w:r>
          </w:p>
          <w:p>
            <w:pPr>
              <w:numPr>
                <w:ilvl w:val="0"/>
                <w:numId w:val="0"/>
              </w:numPr>
              <w:jc w:val="left"/>
              <w:spacing w:lineRule="auto" w:line="240" w:before="0" w:after="160"/>
              <w:ind w:right="0" w:firstLine="0"/>
              <w:tabs>
                <w:tab w:val="left" w:pos="540"/>
              </w:tabs>
              <w:rPr>
                <w:color w:val="auto"/>
                <w:position w:val="0"/>
                <w:sz w:val="21"/>
                <w:szCs w:val="21"/>
                <w:rFonts w:ascii="Times New Roman" w:eastAsia="Times New Roman" w:hAnsi="Times New Roman" w:hint="default"/>
              </w:rPr>
              <w:autoSpaceDE w:val="1"/>
              <w:autoSpaceDN w:val="1"/>
            </w:pPr>
          </w:p>
          <w:p>
            <w:pPr>
              <w:numPr>
                <w:ilvl w:val="0"/>
                <w:numId w:val="0"/>
              </w:numPr>
              <w:jc w:val="left"/>
              <w:spacing w:lineRule="auto" w:line="240" w:before="0" w:after="160"/>
              <w:ind w:right="0" w:firstLine="0"/>
              <w:tabs>
                <w:tab w:val="left" w:pos="540"/>
              </w:tabs>
              <w:rPr>
                <w:color w:val="auto"/>
                <w:position w:val="0"/>
                <w:sz w:val="21"/>
                <w:szCs w:val="21"/>
                <w:rFonts w:ascii="Times New Roman" w:eastAsia="Times New Roman" w:hAnsi="Times New Roman" w:hint="default"/>
              </w:rPr>
              <w:autoSpaceDE w:val="1"/>
              <w:autoSpaceDN w:val="1"/>
            </w:pPr>
          </w:p>
          <w:p>
            <w:pPr>
              <w:numPr>
                <w:ilvl w:val="0"/>
                <w:numId w:val="0"/>
              </w:numPr>
              <w:jc w:val="left"/>
              <w:spacing w:lineRule="auto" w:line="240" w:before="0" w:after="160"/>
              <w:ind w:right="0" w:firstLine="0"/>
              <w:tabs>
                <w:tab w:val="left" w:pos="540"/>
              </w:tabs>
              <w:rPr>
                <w:color w:val="auto"/>
                <w:position w:val="0"/>
                <w:sz w:val="21"/>
                <w:szCs w:val="21"/>
                <w:rFonts w:ascii="Times New Roman" w:eastAsia="Times New Roman" w:hAnsi="Times New Roman" w:hint="default"/>
              </w:rPr>
              <w:autoSpaceDE w:val="1"/>
              <w:autoSpaceDN w:val="1"/>
            </w:pPr>
          </w:p>
          <w:p>
            <w:pPr>
              <w:numPr>
                <w:ilvl w:val="0"/>
                <w:numId w:val="0"/>
              </w:numPr>
              <w:jc w:val="left"/>
              <w:spacing w:lineRule="auto" w:line="240" w:before="0" w:after="160"/>
              <w:ind w:right="0" w:firstLine="0"/>
              <w:tabs>
                <w:tab w:val="left" w:pos="540"/>
              </w:tabs>
              <w:rPr>
                <w:color w:val="auto"/>
                <w:position w:val="0"/>
                <w:sz w:val="21"/>
                <w:szCs w:val="21"/>
                <w:rFonts w:ascii="Times New Roman" w:eastAsia="Times New Roman" w:hAnsi="Times New Roman" w:hint="default"/>
              </w:rPr>
              <w:autoSpaceDE w:val="1"/>
              <w:autoSpaceDN w:val="1"/>
            </w:pPr>
          </w:p>
          <w:p>
            <w:pPr>
              <w:numPr>
                <w:ilvl w:val="0"/>
                <w:numId w:val="0"/>
              </w:numPr>
              <w:jc w:val="left"/>
              <w:spacing w:lineRule="auto" w:line="240" w:before="0" w:after="160"/>
              <w:ind w:right="0" w:firstLine="0"/>
              <w:tabs>
                <w:tab w:val="left" w:pos="540"/>
              </w:tabs>
              <w:rPr>
                <w:color w:val="auto"/>
                <w:position w:val="0"/>
                <w:sz w:val="21"/>
                <w:szCs w:val="21"/>
                <w:rFonts w:ascii="Times New Roman" w:eastAsia="Times New Roman" w:hAnsi="Times New Roman" w:hint="default"/>
              </w:rPr>
              <w:autoSpaceDE w:val="1"/>
              <w:autoSpaceDN w:val="1"/>
            </w:pPr>
          </w:p>
          <w:tbl>
            <w:tblID w:val="0"/>
            <w:tblPr>
              <w:tblStyle w:val="PO37"/>
              <w:tblCellMar>
                <w:left w:w="108" w:type="dxa"/>
                <w:top w:w="0" w:type="dxa"/>
                <w:right w:w="108" w:type="dxa"/>
                <w:bottom w:w="0" w:type="dxa"/>
              </w:tblCellMar>
              <w:tblW w:w="8468" w:type="dxa"/>
              <w:tblLook w:val="000000" w:firstRow="0" w:lastRow="0" w:firstColumn="0" w:lastColumn="0" w:noHBand="0" w:noVBand="0"/>
              <w:tblLayout w:type="fixed"/>
            </w:tblPr>
            <w:tblGrid>
              <w:gridCol w:w="1352"/>
              <w:gridCol w:w="360"/>
              <w:gridCol w:w="360"/>
              <w:gridCol w:w="540"/>
              <w:gridCol w:w="1057"/>
              <w:gridCol w:w="1818"/>
              <w:gridCol w:w="934"/>
              <w:gridCol w:w="2047"/>
            </w:tblGrid>
            <w:tr>
              <w:trPr>
                <w:hidden w:val="0"/>
              </w:trPr>
              <w:tc>
                <w:tcPr>
                  <w:tcW w:type="dxa" w:w="1352"/>
                  <w:vAlign w:val="center"/>
                </w:tcPr>
                <w:p>
                  <w:pPr>
                    <w:numPr>
                      <w:ilvl w:val="0"/>
                      <w:numId w:val="0"/>
                    </w:numPr>
                    <w:jc w:val="left"/>
                    <w:spacing w:lineRule="auto" w:line="240" w:before="280" w:after="160"/>
                    <w:ind w:right="0" w:firstLine="0"/>
                    <w:rPr>
                      <w:color w:val="auto"/>
                      <w:position w:val="0"/>
                      <w:sz w:val="24"/>
                      <w:szCs w:val="24"/>
                      <w:rFonts w:ascii="Times New Roman" w:eastAsia="Times New Roman" w:hAnsi="Times New Roman" w:hint="default"/>
                    </w:rPr>
                    <w:autoSpaceDE w:val="1"/>
                    <w:autoSpaceDN w:val="1"/>
                  </w:pPr>
                  <w:r>
                    <w:rPr>
                      <w:color w:val="auto"/>
                      <w:position w:val="0"/>
                      <w:sz w:val="24"/>
                      <w:szCs w:val="24"/>
                      <w:rFonts w:ascii="Times New Roman" w:eastAsia="Times New Roman" w:hAnsi="Times New Roman" w:hint="default"/>
                    </w:rPr>
                    <w:t>专业班级</w:t>
                  </w:r>
                </w:p>
              </w:tc>
              <w:tc>
                <w:tcPr>
                  <w:tcW w:type="dxa" w:w="4135"/>
                  <w:vAlign w:val="center"/>
                  <w:gridSpan w:val="5"/>
                  <w:tcBorders>
                    <w:bottom w:val="single" w:color="auto" w:sz="4"/>
                  </w:tcBorders>
                </w:tcPr>
                <w:p>
                  <w:pPr>
                    <w:numPr>
                      <w:ilvl w:val="0"/>
                      <w:numId w:val="0"/>
                    </w:numPr>
                    <w:jc w:val="left"/>
                    <w:spacing w:lineRule="auto" w:line="240" w:before="280" w:after="160"/>
                    <w:ind w:right="0" w:firstLine="0"/>
                    <w:rPr>
                      <w:color w:val="auto"/>
                      <w:position w:val="0"/>
                      <w:sz w:val="24"/>
                      <w:szCs w:val="24"/>
                      <w:rFonts w:ascii="Times New Roman" w:eastAsia="Times New Roman" w:hAnsi="Times New Roman" w:hint="default"/>
                    </w:rPr>
                    <w:autoSpaceDE w:val="1"/>
                    <w:autoSpaceDN w:val="1"/>
                  </w:pPr>
                </w:p>
              </w:tc>
              <w:tc>
                <w:tcPr>
                  <w:tcW w:type="dxa" w:w="934"/>
                  <w:vAlign w:val="center"/>
                </w:tcPr>
                <w:p>
                  <w:pPr>
                    <w:numPr>
                      <w:ilvl w:val="0"/>
                      <w:numId w:val="0"/>
                    </w:numPr>
                    <w:jc w:val="left"/>
                    <w:spacing w:lineRule="auto" w:line="240" w:before="280" w:after="160"/>
                    <w:ind w:right="0" w:firstLine="0"/>
                    <w:rPr>
                      <w:color w:val="auto"/>
                      <w:position w:val="0"/>
                      <w:sz w:val="24"/>
                      <w:szCs w:val="24"/>
                      <w:rFonts w:ascii="Times New Roman" w:eastAsia="Times New Roman" w:hAnsi="Times New Roman" w:hint="default"/>
                    </w:rPr>
                    <w:autoSpaceDE w:val="1"/>
                    <w:autoSpaceDN w:val="1"/>
                  </w:pPr>
                  <w:r>
                    <w:rPr>
                      <w:color w:val="auto"/>
                      <w:position w:val="0"/>
                      <w:sz w:val="24"/>
                      <w:szCs w:val="24"/>
                      <w:rFonts w:ascii="Times New Roman" w:eastAsia="Times New Roman" w:hAnsi="Times New Roman" w:hint="default"/>
                    </w:rPr>
                    <w:t>学生</w:t>
                  </w:r>
                </w:p>
              </w:tc>
              <w:tc>
                <w:tcPr>
                  <w:tcW w:type="dxa" w:w="2047"/>
                  <w:vAlign w:val="center"/>
                  <w:tcBorders>
                    <w:bottom w:val="single" w:color="auto" w:sz="4"/>
                  </w:tcBorders>
                </w:tcPr>
                <w:p>
                  <w:pPr>
                    <w:numPr>
                      <w:ilvl w:val="0"/>
                      <w:numId w:val="0"/>
                    </w:numPr>
                    <w:jc w:val="left"/>
                    <w:spacing w:lineRule="auto" w:line="240" w:before="280" w:after="160"/>
                    <w:ind w:right="0" w:firstLine="0"/>
                    <w:rPr>
                      <w:color w:val="auto"/>
                      <w:position w:val="0"/>
                      <w:sz w:val="24"/>
                      <w:szCs w:val="24"/>
                      <w:rFonts w:ascii="Times New Roman" w:eastAsia="Times New Roman" w:hAnsi="Times New Roman" w:hint="default"/>
                    </w:rPr>
                    <w:autoSpaceDE w:val="1"/>
                    <w:autoSpaceDN w:val="1"/>
                  </w:pPr>
                </w:p>
              </w:tc>
            </w:tr>
            <w:tr>
              <w:trPr>
                <w:hidden w:val="0"/>
              </w:trPr>
              <w:tc>
                <w:tcPr>
                  <w:tcW w:type="dxa" w:w="3669"/>
                  <w:vAlign w:val="center"/>
                  <w:gridSpan w:val="5"/>
                </w:tcPr>
                <w:p>
                  <w:pPr>
                    <w:numPr>
                      <w:ilvl w:val="0"/>
                      <w:numId w:val="0"/>
                    </w:numPr>
                    <w:jc w:val="left"/>
                    <w:spacing w:lineRule="auto" w:line="240" w:before="280" w:after="160"/>
                    <w:ind w:right="0" w:firstLine="0"/>
                    <w:rPr>
                      <w:color w:val="auto"/>
                      <w:position w:val="0"/>
                      <w:sz w:val="24"/>
                      <w:szCs w:val="24"/>
                      <w:rFonts w:ascii="Times New Roman" w:eastAsia="Times New Roman" w:hAnsi="Times New Roman" w:hint="default"/>
                    </w:rPr>
                    <w:autoSpaceDE w:val="1"/>
                    <w:autoSpaceDN w:val="1"/>
                  </w:pPr>
                  <w:r>
                    <w:rPr>
                      <w:color w:val="auto"/>
                      <w:position w:val="0"/>
                      <w:sz w:val="24"/>
                      <w:szCs w:val="24"/>
                      <w:rFonts w:ascii="Times New Roman" w:eastAsia="Times New Roman" w:hAnsi="Times New Roman" w:hint="default"/>
                    </w:rPr>
                    <w:t>要求设计（论文）工作起止日期</w:t>
                  </w:r>
                </w:p>
              </w:tc>
              <w:tc>
                <w:tcPr>
                  <w:tcW w:type="dxa" w:w="4799"/>
                  <w:vAlign w:val="center"/>
                  <w:gridSpan w:val="3"/>
                  <w:tcBorders>
                    <w:bottom w:val="single" w:color="auto" w:sz="4"/>
                  </w:tcBorders>
                </w:tcPr>
                <w:p>
                  <w:pPr>
                    <w:numPr>
                      <w:ilvl w:val="0"/>
                      <w:numId w:val="0"/>
                    </w:numPr>
                    <w:jc w:val="left"/>
                    <w:spacing w:lineRule="auto" w:line="240" w:before="280" w:after="160"/>
                    <w:ind w:right="0" w:firstLine="0"/>
                    <w:rPr>
                      <w:color w:val="auto"/>
                      <w:position w:val="0"/>
                      <w:sz w:val="24"/>
                      <w:szCs w:val="24"/>
                      <w:rFonts w:ascii="Times New Roman" w:eastAsia="Times New Roman" w:hAnsi="Times New Roman" w:hint="default"/>
                    </w:rPr>
                    <w:autoSpaceDE w:val="1"/>
                    <w:autoSpaceDN w:val="1"/>
                  </w:pPr>
                </w:p>
              </w:tc>
            </w:tr>
            <w:tr>
              <w:trPr>
                <w:hidden w:val="0"/>
              </w:trPr>
              <w:tc>
                <w:tcPr>
                  <w:tcW w:type="dxa" w:w="1712"/>
                  <w:vAlign w:val="center"/>
                  <w:gridSpan w:val="2"/>
                </w:tcPr>
                <w:p>
                  <w:pPr>
                    <w:numPr>
                      <w:ilvl w:val="0"/>
                      <w:numId w:val="0"/>
                    </w:numPr>
                    <w:jc w:val="left"/>
                    <w:spacing w:lineRule="auto" w:line="240" w:before="280" w:after="160"/>
                    <w:ind w:right="0" w:firstLine="0"/>
                    <w:rPr>
                      <w:color w:val="auto"/>
                      <w:position w:val="0"/>
                      <w:sz w:val="24"/>
                      <w:szCs w:val="24"/>
                      <w:rFonts w:ascii="Times New Roman" w:eastAsia="Times New Roman" w:hAnsi="Times New Roman" w:hint="default"/>
                    </w:rPr>
                    <w:autoSpaceDE w:val="1"/>
                    <w:autoSpaceDN w:val="1"/>
                  </w:pPr>
                  <w:r>
                    <w:rPr>
                      <w:color w:val="auto"/>
                      <w:position w:val="0"/>
                      <w:sz w:val="24"/>
                      <w:szCs w:val="24"/>
                      <w:rFonts w:ascii="Times New Roman" w:eastAsia="Times New Roman" w:hAnsi="Times New Roman" w:hint="default"/>
                    </w:rPr>
                    <w:t>指导教师签字</w:t>
                  </w:r>
                </w:p>
              </w:tc>
              <w:tc>
                <w:tcPr>
                  <w:tcW w:type="dxa" w:w="3775"/>
                  <w:vAlign w:val="center"/>
                  <w:gridSpan w:val="4"/>
                  <w:tcBorders>
                    <w:bottom w:val="single" w:color="auto" w:sz="4"/>
                  </w:tcBorders>
                </w:tcPr>
                <w:p>
                  <w:pPr>
                    <w:numPr>
                      <w:ilvl w:val="0"/>
                      <w:numId w:val="0"/>
                    </w:numPr>
                    <w:jc w:val="left"/>
                    <w:spacing w:lineRule="auto" w:line="240" w:before="280" w:after="160"/>
                    <w:ind w:right="0" w:firstLine="0"/>
                    <w:rPr>
                      <w:color w:val="auto"/>
                      <w:position w:val="0"/>
                      <w:sz w:val="24"/>
                      <w:szCs w:val="24"/>
                      <w:rFonts w:ascii="Times New Roman" w:eastAsia="Times New Roman" w:hAnsi="Times New Roman" w:hint="default"/>
                    </w:rPr>
                    <w:autoSpaceDE w:val="1"/>
                    <w:autoSpaceDN w:val="1"/>
                  </w:pPr>
                </w:p>
              </w:tc>
              <w:tc>
                <w:tcPr>
                  <w:tcW w:type="dxa" w:w="934"/>
                  <w:vAlign w:val="center"/>
                  <w:tcBorders>
                    <w:top w:val="single" w:color="auto" w:sz="4"/>
                  </w:tcBorders>
                </w:tcPr>
                <w:p>
                  <w:pPr>
                    <w:numPr>
                      <w:ilvl w:val="0"/>
                      <w:numId w:val="0"/>
                    </w:numPr>
                    <w:jc w:val="left"/>
                    <w:spacing w:lineRule="auto" w:line="240" w:before="280" w:after="160"/>
                    <w:ind w:right="0" w:firstLine="0"/>
                    <w:rPr>
                      <w:color w:val="auto"/>
                      <w:position w:val="0"/>
                      <w:sz w:val="24"/>
                      <w:szCs w:val="24"/>
                      <w:rFonts w:ascii="Times New Roman" w:eastAsia="Times New Roman" w:hAnsi="Times New Roman" w:hint="default"/>
                    </w:rPr>
                    <w:autoSpaceDE w:val="1"/>
                    <w:autoSpaceDN w:val="1"/>
                  </w:pPr>
                  <w:r>
                    <w:rPr>
                      <w:color w:val="auto"/>
                      <w:position w:val="0"/>
                      <w:sz w:val="24"/>
                      <w:szCs w:val="24"/>
                      <w:rFonts w:ascii="Times New Roman" w:eastAsia="Times New Roman" w:hAnsi="Times New Roman" w:hint="default"/>
                    </w:rPr>
                    <w:t>日期</w:t>
                  </w:r>
                </w:p>
              </w:tc>
              <w:tc>
                <w:tcPr>
                  <w:tcW w:type="dxa" w:w="2047"/>
                  <w:vAlign w:val="center"/>
                  <w:tcBorders>
                    <w:bottom w:val="single" w:color="auto" w:sz="4"/>
                    <w:top w:val="single" w:color="auto" w:sz="4"/>
                  </w:tcBorders>
                </w:tcPr>
                <w:p>
                  <w:pPr>
                    <w:numPr>
                      <w:ilvl w:val="0"/>
                      <w:numId w:val="0"/>
                    </w:numPr>
                    <w:jc w:val="left"/>
                    <w:spacing w:lineRule="auto" w:line="240" w:before="280" w:after="160"/>
                    <w:ind w:right="0" w:firstLine="0"/>
                    <w:rPr>
                      <w:color w:val="auto"/>
                      <w:position w:val="0"/>
                      <w:sz w:val="24"/>
                      <w:szCs w:val="24"/>
                      <w:rFonts w:ascii="Times New Roman" w:eastAsia="Times New Roman" w:hAnsi="Times New Roman" w:hint="default"/>
                    </w:rPr>
                    <w:autoSpaceDE w:val="1"/>
                    <w:autoSpaceDN w:val="1"/>
                  </w:pPr>
                </w:p>
              </w:tc>
            </w:tr>
            <w:tr>
              <w:trPr>
                <w:hidden w:val="0"/>
              </w:trPr>
              <w:tc>
                <w:tcPr>
                  <w:tcW w:type="dxa" w:w="2612"/>
                  <w:vAlign w:val="center"/>
                  <w:gridSpan w:val="4"/>
                </w:tcPr>
                <w:p>
                  <w:pPr>
                    <w:numPr>
                      <w:ilvl w:val="0"/>
                      <w:numId w:val="0"/>
                    </w:numPr>
                    <w:jc w:val="left"/>
                    <w:spacing w:lineRule="auto" w:line="240" w:before="280" w:after="160"/>
                    <w:ind w:right="0" w:firstLine="0"/>
                    <w:rPr>
                      <w:color w:val="auto"/>
                      <w:position w:val="0"/>
                      <w:sz w:val="24"/>
                      <w:szCs w:val="24"/>
                      <w:rFonts w:ascii="Times New Roman" w:eastAsia="Times New Roman" w:hAnsi="Times New Roman" w:hint="default"/>
                    </w:rPr>
                    <w:autoSpaceDE w:val="1"/>
                    <w:autoSpaceDN w:val="1"/>
                  </w:pPr>
                  <w:r>
                    <w:rPr>
                      <w:color w:val="auto"/>
                      <w:position w:val="0"/>
                      <w:sz w:val="24"/>
                      <w:szCs w:val="24"/>
                      <w:rFonts w:ascii="Times New Roman" w:eastAsia="Times New Roman" w:hAnsi="Times New Roman" w:hint="default"/>
                    </w:rPr>
                    <w:t>教研室主任审查签字</w:t>
                  </w:r>
                </w:p>
              </w:tc>
              <w:tc>
                <w:tcPr>
                  <w:tcW w:type="dxa" w:w="2875"/>
                  <w:vAlign w:val="center"/>
                  <w:gridSpan w:val="2"/>
                  <w:tcBorders>
                    <w:bottom w:val="single" w:color="auto" w:sz="4"/>
                    <w:top w:val="single" w:color="auto" w:sz="4"/>
                  </w:tcBorders>
                </w:tcPr>
                <w:p>
                  <w:pPr>
                    <w:numPr>
                      <w:ilvl w:val="0"/>
                      <w:numId w:val="0"/>
                    </w:numPr>
                    <w:jc w:val="left"/>
                    <w:spacing w:lineRule="auto" w:line="240" w:before="280" w:after="160"/>
                    <w:ind w:right="0" w:firstLine="0"/>
                    <w:rPr>
                      <w:color w:val="auto"/>
                      <w:position w:val="0"/>
                      <w:sz w:val="24"/>
                      <w:szCs w:val="24"/>
                      <w:rFonts w:ascii="Times New Roman" w:eastAsia="Times New Roman" w:hAnsi="Times New Roman" w:hint="default"/>
                    </w:rPr>
                    <w:autoSpaceDE w:val="1"/>
                    <w:autoSpaceDN w:val="1"/>
                  </w:pPr>
                </w:p>
              </w:tc>
              <w:tc>
                <w:tcPr>
                  <w:tcW w:type="dxa" w:w="934"/>
                  <w:vAlign w:val="center"/>
                </w:tcPr>
                <w:p>
                  <w:pPr>
                    <w:numPr>
                      <w:ilvl w:val="0"/>
                      <w:numId w:val="0"/>
                    </w:numPr>
                    <w:jc w:val="left"/>
                    <w:spacing w:lineRule="auto" w:line="240" w:before="280" w:after="160"/>
                    <w:ind w:right="0" w:firstLine="0"/>
                    <w:rPr>
                      <w:color w:val="auto"/>
                      <w:position w:val="0"/>
                      <w:sz w:val="24"/>
                      <w:szCs w:val="24"/>
                      <w:rFonts w:ascii="Times New Roman" w:eastAsia="Times New Roman" w:hAnsi="Times New Roman" w:hint="default"/>
                    </w:rPr>
                    <w:autoSpaceDE w:val="1"/>
                    <w:autoSpaceDN w:val="1"/>
                  </w:pPr>
                  <w:r>
                    <w:rPr>
                      <w:color w:val="auto"/>
                      <w:position w:val="0"/>
                      <w:sz w:val="24"/>
                      <w:szCs w:val="24"/>
                      <w:rFonts w:ascii="Times New Roman" w:eastAsia="Times New Roman" w:hAnsi="Times New Roman" w:hint="default"/>
                    </w:rPr>
                    <w:t>日期</w:t>
                  </w:r>
                </w:p>
              </w:tc>
              <w:tc>
                <w:tcPr>
                  <w:tcW w:type="dxa" w:w="2047"/>
                  <w:vAlign w:val="center"/>
                  <w:tcBorders>
                    <w:bottom w:val="single" w:color="auto" w:sz="4"/>
                    <w:top w:val="single" w:color="auto" w:sz="4"/>
                  </w:tcBorders>
                </w:tcPr>
                <w:p>
                  <w:pPr>
                    <w:numPr>
                      <w:ilvl w:val="0"/>
                      <w:numId w:val="0"/>
                    </w:numPr>
                    <w:jc w:val="left"/>
                    <w:spacing w:lineRule="auto" w:line="240" w:before="280" w:after="160"/>
                    <w:ind w:right="0" w:firstLine="0"/>
                    <w:rPr>
                      <w:color w:val="auto"/>
                      <w:position w:val="0"/>
                      <w:sz w:val="24"/>
                      <w:szCs w:val="24"/>
                      <w:rFonts w:ascii="Times New Roman" w:eastAsia="Times New Roman" w:hAnsi="Times New Roman" w:hint="default"/>
                    </w:rPr>
                    <w:autoSpaceDE w:val="1"/>
                    <w:autoSpaceDN w:val="1"/>
                  </w:pPr>
                </w:p>
              </w:tc>
            </w:tr>
            <w:tr>
              <w:trPr>
                <w:hidden w:val="0"/>
              </w:trPr>
              <w:tc>
                <w:tcPr>
                  <w:tcW w:type="dxa" w:w="2072"/>
                  <w:vAlign w:val="center"/>
                  <w:gridSpan w:val="3"/>
                </w:tcPr>
                <w:p>
                  <w:pPr>
                    <w:numPr>
                      <w:ilvl w:val="0"/>
                      <w:numId w:val="0"/>
                    </w:numPr>
                    <w:jc w:val="left"/>
                    <w:spacing w:lineRule="auto" w:line="240" w:before="280" w:after="160"/>
                    <w:ind w:right="0" w:firstLine="0"/>
                    <w:rPr>
                      <w:color w:val="auto"/>
                      <w:position w:val="0"/>
                      <w:sz w:val="24"/>
                      <w:szCs w:val="24"/>
                      <w:rFonts w:ascii="Times New Roman" w:eastAsia="Times New Roman" w:hAnsi="Times New Roman" w:hint="default"/>
                    </w:rPr>
                    <w:autoSpaceDE w:val="1"/>
                    <w:autoSpaceDN w:val="1"/>
                  </w:pPr>
                  <w:r>
                    <w:rPr>
                      <w:color w:val="auto"/>
                      <w:position w:val="0"/>
                      <w:sz w:val="24"/>
                      <w:szCs w:val="24"/>
                      <w:rFonts w:ascii="Times New Roman" w:eastAsia="Times New Roman" w:hAnsi="Times New Roman" w:hint="default"/>
                    </w:rPr>
                    <w:t>系主任批准签字</w:t>
                  </w:r>
                </w:p>
              </w:tc>
              <w:tc>
                <w:tcPr>
                  <w:tcW w:type="dxa" w:w="3415"/>
                  <w:vAlign w:val="center"/>
                  <w:gridSpan w:val="3"/>
                  <w:tcBorders>
                    <w:bottom w:val="single" w:color="auto" w:sz="4"/>
                    <w:top w:val="single" w:color="auto" w:sz="4"/>
                  </w:tcBorders>
                </w:tcPr>
                <w:p>
                  <w:pPr>
                    <w:numPr>
                      <w:ilvl w:val="0"/>
                      <w:numId w:val="0"/>
                    </w:numPr>
                    <w:jc w:val="left"/>
                    <w:spacing w:lineRule="auto" w:line="240" w:before="280" w:after="160"/>
                    <w:ind w:right="0" w:firstLine="0"/>
                    <w:rPr>
                      <w:color w:val="auto"/>
                      <w:position w:val="0"/>
                      <w:sz w:val="24"/>
                      <w:szCs w:val="24"/>
                      <w:rFonts w:ascii="Times New Roman" w:eastAsia="Times New Roman" w:hAnsi="Times New Roman" w:hint="default"/>
                    </w:rPr>
                    <w:autoSpaceDE w:val="1"/>
                    <w:autoSpaceDN w:val="1"/>
                  </w:pPr>
                </w:p>
              </w:tc>
              <w:tc>
                <w:tcPr>
                  <w:tcW w:type="dxa" w:w="934"/>
                  <w:vAlign w:val="center"/>
                </w:tcPr>
                <w:p>
                  <w:pPr>
                    <w:numPr>
                      <w:ilvl w:val="0"/>
                      <w:numId w:val="0"/>
                    </w:numPr>
                    <w:jc w:val="left"/>
                    <w:spacing w:lineRule="auto" w:line="240" w:before="280" w:after="160"/>
                    <w:ind w:right="0" w:firstLine="0"/>
                    <w:rPr>
                      <w:color w:val="auto"/>
                      <w:position w:val="0"/>
                      <w:sz w:val="24"/>
                      <w:szCs w:val="24"/>
                      <w:rFonts w:ascii="Times New Roman" w:eastAsia="Times New Roman" w:hAnsi="Times New Roman" w:hint="default"/>
                    </w:rPr>
                    <w:autoSpaceDE w:val="1"/>
                    <w:autoSpaceDN w:val="1"/>
                  </w:pPr>
                  <w:r>
                    <w:rPr>
                      <w:color w:val="auto"/>
                      <w:position w:val="0"/>
                      <w:sz w:val="24"/>
                      <w:szCs w:val="24"/>
                      <w:rFonts w:ascii="Times New Roman" w:eastAsia="Times New Roman" w:hAnsi="Times New Roman" w:hint="default"/>
                    </w:rPr>
                    <w:t>日期</w:t>
                  </w:r>
                </w:p>
              </w:tc>
              <w:tc>
                <w:tcPr>
                  <w:tcW w:type="dxa" w:w="2047"/>
                  <w:vAlign w:val="center"/>
                  <w:tcBorders>
                    <w:bottom w:val="single" w:color="auto" w:sz="4"/>
                    <w:top w:val="single" w:color="auto" w:sz="4"/>
                  </w:tcBorders>
                </w:tcPr>
                <w:p>
                  <w:pPr>
                    <w:numPr>
                      <w:ilvl w:val="0"/>
                      <w:numId w:val="0"/>
                    </w:numPr>
                    <w:jc w:val="left"/>
                    <w:spacing w:lineRule="auto" w:line="240" w:before="280" w:after="160"/>
                    <w:ind w:right="0" w:firstLine="0"/>
                    <w:rPr>
                      <w:color w:val="auto"/>
                      <w:position w:val="0"/>
                      <w:sz w:val="24"/>
                      <w:szCs w:val="24"/>
                      <w:rFonts w:ascii="Times New Roman" w:eastAsia="Times New Roman" w:hAnsi="Times New Roman" w:hint="default"/>
                    </w:rPr>
                    <w:autoSpaceDE w:val="1"/>
                    <w:autoSpaceDN w:val="1"/>
                  </w:pPr>
                </w:p>
              </w:tc>
            </w:tr>
          </w:tbl>
          <w:p/>
        </w:tc>
      </w:tr>
    </w:tbl>
    <w:p>
      <w:pPr>
        <w:numPr>
          <w:ilvl w:val="0"/>
          <w:numId w:val="0"/>
        </w:numPr>
        <w:jc w:val="left"/>
        <w:spacing w:lineRule="auto" w:line="480" w:before="240" w:after="240"/>
        <w:ind w:right="0" w:firstLine="0"/>
        <w:rPr>
          <w:color w:val="auto"/>
          <w:position w:val="0"/>
          <w:sz w:val="52"/>
          <w:szCs w:val="52"/>
          <w:rFonts w:ascii="黑体" w:eastAsia="黑体" w:hAnsi="黑体" w:hint="default"/>
        </w:rPr>
        <w:autoSpaceDE w:val="1"/>
        <w:autoSpaceDN w:val="1"/>
      </w:pPr>
      <w:r>
        <w:rPr>
          <w:color w:val="auto"/>
          <w:position w:val="0"/>
          <w:sz w:val="52"/>
          <w:szCs w:val="52"/>
          <w:rFonts w:ascii="黑体" w:eastAsia="黑体" w:hAnsi="黑体" w:hint="default"/>
        </w:rPr>
        <w:t>基于Java的连连看游戏设计与实现</w:t>
      </w:r>
    </w:p>
    <w:p>
      <w:pPr>
        <w:numPr>
          <w:ilvl w:val="0"/>
          <w:numId w:val="0"/>
        </w:numPr>
        <w:jc w:val="left"/>
        <w:spacing w:lineRule="auto" w:line="480" w:before="240" w:after="60"/>
        <w:ind w:right="0" w:firstLine="0"/>
        <w:rPr>
          <w:b w:val="0"/>
          <w:color w:val="auto"/>
          <w:position w:val="0"/>
          <w:sz w:val="36"/>
          <w:szCs w:val="36"/>
          <w:rFonts w:ascii="Cambria" w:eastAsia="黑体" w:hAnsi="黑体" w:hint="default"/>
        </w:rPr>
        <w:outlineLvl w:val="0"/>
        <w:autoSpaceDE w:val="1"/>
        <w:autoSpaceDN w:val="1"/>
      </w:pPr>
      <w:bookmarkStart w:id="8" w:name="_Toc484463928"/>
      <w:r>
        <w:rPr>
          <w:b w:val="0"/>
          <w:color w:val="auto"/>
          <w:position w:val="0"/>
          <w:sz w:val="36"/>
          <w:szCs w:val="36"/>
          <w:rFonts w:ascii="Cambria" w:eastAsia="黑体" w:hAnsi="黑体" w:hint="default"/>
        </w:rPr>
        <w:t xml:space="preserve">摘  要</w:t>
      </w:r>
      <w:bookmarkEnd w:id="1"/>
      <w:bookmarkEnd w:id="2"/>
      <w:bookmarkEnd w:id="3"/>
      <w:bookmarkEnd w:id="4"/>
      <w:bookmarkEnd w:id="5"/>
      <w:bookmarkEnd w:id="6"/>
      <w:bookmarkEnd w:id="7"/>
      <w:bookmarkEnd w:id="8"/>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1"/>
        <w:autoSpaceDN w:val="1"/>
      </w:pPr>
      <w:bookmarkStart w:id="9" w:name="OLE_LINK2"/>
      <w:bookmarkStart w:id="10" w:name="OLE_LINK1"/>
      <w:r>
        <w:rPr>
          <w:color w:val="auto"/>
          <w:position w:val="0"/>
          <w:sz w:val="24"/>
          <w:szCs w:val="24"/>
          <w:rFonts w:ascii="Times New Roman" w:eastAsia="Times New Roman" w:hAnsi="Times New Roman" w:hint="default"/>
        </w:rPr>
        <w:t>连连看是一种消除类益智游戏，核心要求是在规定的时间内，消除游戏界面中选</w:t>
      </w:r>
      <w:r>
        <w:rPr>
          <w:color w:val="auto"/>
          <w:position w:val="0"/>
          <w:sz w:val="24"/>
          <w:szCs w:val="24"/>
          <w:rFonts w:ascii="Times New Roman" w:eastAsia="Times New Roman" w:hAnsi="Times New Roman" w:hint="default"/>
        </w:rPr>
        <w:t>中的两张相同的图案，直至完全消除所有图案。这款游戏操作简单(只需单击鼠标左键</w:t>
      </w:r>
      <w:r>
        <w:rPr>
          <w:color w:val="auto"/>
          <w:position w:val="0"/>
          <w:sz w:val="24"/>
          <w:szCs w:val="24"/>
          <w:rFonts w:ascii="Times New Roman" w:eastAsia="Times New Roman" w:hAnsi="Times New Roman" w:hint="default"/>
        </w:rPr>
        <w:t>操作)、面向人群广泛，在限时操作的游戏要求下，吸引玩家自发地锻炼观察能力、判断</w:t>
      </w:r>
      <w:r>
        <w:rPr>
          <w:color w:val="auto"/>
          <w:position w:val="0"/>
          <w:sz w:val="24"/>
          <w:szCs w:val="24"/>
          <w:rFonts w:ascii="Times New Roman" w:eastAsia="Times New Roman" w:hAnsi="Times New Roman" w:hint="default"/>
        </w:rPr>
        <w:t>能力和反应能力，故从推出至今颇受欢迎。消除类游戏如今也有很多类型，但连连看游</w:t>
      </w:r>
      <w:r>
        <w:rPr>
          <w:color w:val="auto"/>
          <w:position w:val="0"/>
          <w:sz w:val="24"/>
          <w:szCs w:val="24"/>
          <w:rFonts w:ascii="Times New Roman" w:eastAsia="Times New Roman" w:hAnsi="Times New Roman" w:hint="default"/>
        </w:rPr>
        <w:t>戏因其操作简单依旧广受好评，</w:t>
      </w:r>
      <w:bookmarkStart w:id="11" w:name="OLE_LINK5"/>
      <w:bookmarkStart w:id="12" w:name="OLE_LINK6"/>
      <w:r>
        <w:rPr>
          <w:color w:val="auto"/>
          <w:position w:val="0"/>
          <w:sz w:val="24"/>
          <w:szCs w:val="24"/>
          <w:rFonts w:ascii="Times New Roman" w:eastAsia="Times New Roman" w:hAnsi="Times New Roman" w:hint="default"/>
        </w:rPr>
        <w:t>该游戏不仅能调节精神状态，还能在游戏中锻炼我们</w:t>
      </w:r>
      <w:r>
        <w:rPr>
          <w:color w:val="auto"/>
          <w:position w:val="0"/>
          <w:sz w:val="24"/>
          <w:szCs w:val="24"/>
          <w:rFonts w:ascii="Times New Roman" w:eastAsia="Times New Roman" w:hAnsi="Times New Roman" w:hint="default"/>
        </w:rPr>
        <w:t>的眼力视野和集中力，开发思维能力的同时培养面对困难时具备攻克困难的信心。</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1"/>
        <w:autoSpaceDN w:val="1"/>
      </w:pPr>
      <w:r>
        <w:rPr>
          <w:color w:val="auto"/>
          <w:position w:val="0"/>
          <w:sz w:val="24"/>
          <w:szCs w:val="24"/>
          <w:rFonts w:ascii="Times New Roman" w:eastAsia="Times New Roman" w:hAnsi="Times New Roman" w:hint="default"/>
        </w:rPr>
        <w:t xml:space="preserve">此次设计所使用的语言为Java语言，开发环境为JDK </w:t>
      </w:r>
      <w:r>
        <w:rPr>
          <w:color w:val="auto"/>
          <w:position w:val="0"/>
          <w:sz w:val="24"/>
          <w:szCs w:val="24"/>
          <w:rFonts w:ascii="Times New Roman" w:eastAsia="Times New Roman" w:hAnsi="Times New Roman" w:hint="default"/>
        </w:rPr>
        <w:t>Version1.7.0，开发工具为Eclipse。主要应用Swing组件，Java小程序，事件及接口等。</w:t>
      </w:r>
      <w:r>
        <w:rPr>
          <w:color w:val="auto"/>
          <w:position w:val="0"/>
          <w:sz w:val="24"/>
          <w:szCs w:val="24"/>
          <w:rFonts w:ascii="Times New Roman" w:eastAsia="Times New Roman" w:hAnsi="Times New Roman" w:hint="default"/>
        </w:rPr>
        <w:t>本系统主要是运用Swing组件和事件处理技术，进行界面的绘制，鼠标的操作，以及</w:t>
      </w:r>
      <w:r>
        <w:rPr>
          <w:color w:val="auto"/>
          <w:position w:val="0"/>
          <w:sz w:val="24"/>
          <w:szCs w:val="24"/>
          <w:rFonts w:ascii="Times New Roman" w:eastAsia="Times New Roman" w:hAnsi="Times New Roman" w:hint="default"/>
        </w:rPr>
        <w:t>积分的显示和沙漏的计时的显示等功能。</w:t>
      </w:r>
      <w:bookmarkEnd w:id="9"/>
      <w:bookmarkEnd w:id="10"/>
      <w:bookmarkEnd w:id="11"/>
      <w:bookmarkEnd w:id="12"/>
    </w:p>
    <w:p>
      <w:pPr>
        <w:numPr>
          <w:ilvl w:val="0"/>
          <w:numId w:val="0"/>
        </w:numPr>
        <w:jc w:val="left"/>
        <w:spacing w:lineRule="auto" w:line="240" w:before="240" w:after="240"/>
        <w:ind w:right="0" w:firstLine="0"/>
        <w:tabs>
          <w:tab w:val="center" w:pos="4687"/>
        </w:tabs>
        <w:rPr>
          <w:color w:val="auto"/>
          <w:position w:val="0"/>
          <w:sz w:val="24"/>
          <w:szCs w:val="24"/>
          <w:rFonts w:ascii="Times New Roman" w:eastAsia="Times New Roman" w:hAnsi="Times New Roman" w:hint="default"/>
        </w:rPr>
        <w:autoSpaceDE w:val="1"/>
        <w:autoSpaceDN w:val="1"/>
      </w:pPr>
      <w:r>
        <w:rPr>
          <w:color w:val="auto"/>
          <w:position w:val="0"/>
          <w:sz w:val="28"/>
          <w:szCs w:val="28"/>
          <w:rFonts w:ascii="Times New Roman" w:eastAsia="黑体" w:hAnsi="黑体" w:hint="default"/>
        </w:rPr>
        <w:t>关键词</w:t>
      </w:r>
      <w:r>
        <w:rPr>
          <w:color w:val="auto"/>
          <w:position w:val="0"/>
          <w:sz w:val="28"/>
          <w:szCs w:val="28"/>
          <w:rFonts w:ascii="Times New Roman" w:eastAsia="Times New Roman" w:hAnsi="Times New Roman" w:hint="default"/>
        </w:rPr>
        <w:t>：</w:t>
      </w:r>
      <w:r>
        <w:rPr>
          <w:color w:val="auto"/>
          <w:position w:val="0"/>
          <w:sz w:val="24"/>
          <w:szCs w:val="24"/>
          <w:rFonts w:ascii="Times New Roman" w:eastAsia="Times New Roman" w:hAnsi="Times New Roman" w:hint="default"/>
        </w:rPr>
        <w:t>游戏；连连看；二维游戏</w:t>
      </w:r>
      <w:bookmarkStart w:id="13" w:name="_Toc231128683"/>
      <w:bookmarkStart w:id="14" w:name="_Toc231129033"/>
      <w:r>
        <w:br w:type="page"/>
      </w:r>
    </w:p>
    <w:p>
      <w:pPr>
        <w:numPr>
          <w:ilvl w:val="0"/>
          <w:numId w:val="0"/>
        </w:numPr>
        <w:jc w:val="left"/>
        <w:spacing w:lineRule="auto" w:line="240" w:before="240" w:after="240"/>
        <w:ind w:right="0" w:firstLine="0"/>
        <w:tabs>
          <w:tab w:val="center" w:pos="4687"/>
        </w:tabs>
        <w:rPr>
          <w:color w:val="auto"/>
          <w:position w:val="0"/>
          <w:sz w:val="48"/>
          <w:szCs w:val="48"/>
          <w:rFonts w:ascii="Times New Roman" w:eastAsia="Times New Roman" w:hAnsi="Times New Roman" w:hint="default"/>
        </w:rPr>
        <w:autoSpaceDE w:val="1"/>
        <w:autoSpaceDN w:val="1"/>
      </w:pPr>
      <w:r>
        <w:rPr>
          <w:b w:val="1"/>
          <w:color w:val="auto"/>
          <w:position w:val="0"/>
          <w:sz w:val="48"/>
          <w:szCs w:val="48"/>
          <w:rFonts w:ascii="Times New Roman" w:eastAsia="Times New Roman" w:hAnsi="Times New Roman" w:hint="default"/>
        </w:rPr>
        <w:t xml:space="preserve">Design and Implementation of Java-Based </w:t>
      </w:r>
      <w:r>
        <w:rPr>
          <w:b w:val="1"/>
          <w:color w:val="auto"/>
          <w:position w:val="0"/>
          <w:sz w:val="48"/>
          <w:szCs w:val="48"/>
          <w:rFonts w:ascii="Times New Roman" w:eastAsia="Times New Roman" w:hAnsi="Times New Roman" w:hint="default"/>
        </w:rPr>
        <w:t>Link-Game</w:t>
      </w:r>
    </w:p>
    <w:p>
      <w:pPr>
        <w:numPr>
          <w:ilvl w:val="0"/>
          <w:numId w:val="0"/>
        </w:numPr>
        <w:jc w:val="left"/>
        <w:spacing w:lineRule="auto" w:line="240" w:before="240" w:after="60"/>
        <w:ind w:right="0" w:firstLine="0"/>
        <w:rPr>
          <w:b w:val="0"/>
          <w:color w:val="auto"/>
          <w:position w:val="0"/>
          <w:sz w:val="36"/>
          <w:szCs w:val="36"/>
          <w:rFonts w:ascii="Times New Roman" w:eastAsia="Times New Roman" w:hAnsi="Times New Roman" w:hint="default"/>
        </w:rPr>
        <w:outlineLvl w:val="0"/>
        <w:autoSpaceDE w:val="1"/>
        <w:autoSpaceDN w:val="1"/>
      </w:pPr>
      <w:bookmarkStart w:id="15" w:name="_Toc484463929"/>
      <w:r>
        <w:rPr>
          <w:b w:val="0"/>
          <w:color w:val="auto"/>
          <w:position w:val="0"/>
          <w:sz w:val="36"/>
          <w:szCs w:val="36"/>
          <w:rFonts w:ascii="Times New Roman" w:eastAsia="Times New Roman" w:hAnsi="Times New Roman" w:hint="default"/>
        </w:rPr>
        <w:t>Abstract</w:t>
      </w:r>
      <w:bookmarkEnd w:id="13"/>
      <w:bookmarkEnd w:id="14"/>
      <w:bookmarkEnd w:id="15"/>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1"/>
        <w:autoSpaceDN w:val="1"/>
      </w:pPr>
      <w:r>
        <w:rPr>
          <w:color w:val="auto"/>
          <w:position w:val="0"/>
          <w:sz w:val="24"/>
          <w:szCs w:val="24"/>
          <w:rFonts w:ascii="Times New Roman" w:eastAsia="Times New Roman" w:hAnsi="Times New Roman" w:hint="default"/>
        </w:rPr>
        <w:t>Link-Game</w:t>
      </w:r>
      <w:r>
        <w:rPr>
          <w:b w:val="1"/>
          <w:color w:val="2B2B2B"/>
          <w:position w:val="0"/>
          <w:sz w:val="24"/>
          <w:szCs w:val="24"/>
          <w:rFonts w:ascii="Arial" w:eastAsia="Arial" w:hAnsi="Arial" w:hint="default"/>
        </w:rPr>
        <w:t xml:space="preserve"> </w:t>
      </w:r>
      <w:r>
        <w:rPr>
          <w:color w:val="auto"/>
          <w:position w:val="0"/>
          <w:sz w:val="24"/>
          <w:szCs w:val="24"/>
          <w:rFonts w:ascii="Times New Roman" w:eastAsia="Times New Roman" w:hAnsi="Times New Roman" w:hint="default"/>
        </w:rPr>
        <w:t xml:space="preserve">is a kind of tile-matching puzzle games,the core requirement is that within </w:t>
      </w:r>
      <w:r>
        <w:rPr>
          <w:color w:val="auto"/>
          <w:position w:val="0"/>
          <w:sz w:val="24"/>
          <w:szCs w:val="24"/>
          <w:rFonts w:ascii="Times New Roman" w:eastAsia="Times New Roman" w:hAnsi="Times New Roman" w:hint="default"/>
        </w:rPr>
        <w:t xml:space="preserve">the prescribed period eliminating two selected pictures which clicked on the before and after </w:t>
      </w:r>
      <w:r>
        <w:rPr>
          <w:color w:val="auto"/>
          <w:position w:val="0"/>
          <w:sz w:val="24"/>
          <w:szCs w:val="24"/>
          <w:rFonts w:ascii="Times New Roman" w:eastAsia="Times New Roman" w:hAnsi="Times New Roman" w:hint="default"/>
        </w:rPr>
        <w:t xml:space="preserve">and had the same pattern until completely eliminating all of the same two.There are </w:t>
      </w:r>
      <w:r>
        <w:rPr>
          <w:color w:val="auto"/>
          <w:position w:val="0"/>
          <w:sz w:val="24"/>
          <w:szCs w:val="24"/>
          <w:rFonts w:ascii="Times New Roman" w:eastAsia="Times New Roman" w:hAnsi="Times New Roman" w:hint="default"/>
        </w:rPr>
        <w:t xml:space="preserve">numerous reasons why this game is popular since launch as follow.The operation of the game </w:t>
      </w:r>
      <w:r>
        <w:rPr>
          <w:color w:val="auto"/>
          <w:position w:val="0"/>
          <w:sz w:val="24"/>
          <w:szCs w:val="24"/>
          <w:rFonts w:ascii="Times New Roman" w:eastAsia="Times New Roman" w:hAnsi="Times New Roman" w:hint="default"/>
        </w:rPr>
        <w:t xml:space="preserve">is simple (just need clicking the mouse left key)and facing the crowd is widespread.But also </w:t>
      </w:r>
      <w:r>
        <w:rPr>
          <w:color w:val="auto"/>
          <w:position w:val="0"/>
          <w:sz w:val="24"/>
          <w:szCs w:val="24"/>
          <w:rFonts w:ascii="Times New Roman" w:eastAsia="Times New Roman" w:hAnsi="Times New Roman" w:hint="default"/>
        </w:rPr>
        <w:t xml:space="preserve">in the limited time,game players have to victory attracts people exercise spontaneously </w:t>
      </w:r>
      <w:r>
        <w:rPr>
          <w:color w:val="auto"/>
          <w:position w:val="0"/>
          <w:sz w:val="24"/>
          <w:szCs w:val="24"/>
          <w:rFonts w:ascii="Times New Roman" w:eastAsia="Times New Roman" w:hAnsi="Times New Roman" w:hint="default"/>
        </w:rPr>
        <w:t xml:space="preserve">observation ability,judgment ability and the ability to respond to.Now this kind of puzzle </w:t>
      </w:r>
      <w:r>
        <w:rPr>
          <w:color w:val="auto"/>
          <w:position w:val="0"/>
          <w:sz w:val="24"/>
          <w:szCs w:val="24"/>
          <w:rFonts w:ascii="Times New Roman" w:eastAsia="Times New Roman" w:hAnsi="Times New Roman" w:hint="default"/>
        </w:rPr>
        <w:t xml:space="preserve">games also has a lot of types,but Link-Game because of its simple operation is still </w:t>
      </w:r>
      <w:r>
        <w:rPr>
          <w:color w:val="auto"/>
          <w:position w:val="0"/>
          <w:sz w:val="24"/>
          <w:szCs w:val="24"/>
          <w:rFonts w:ascii="Times New Roman" w:eastAsia="Times New Roman" w:hAnsi="Times New Roman" w:hint="default"/>
        </w:rPr>
        <w:t xml:space="preserve">popular,not only can the game adjust the mental state,but also exercise our eyesight and </w:t>
      </w:r>
      <w:r>
        <w:rPr>
          <w:color w:val="auto"/>
          <w:position w:val="0"/>
          <w:sz w:val="24"/>
          <w:szCs w:val="24"/>
          <w:rFonts w:ascii="Times New Roman" w:eastAsia="Times New Roman" w:hAnsi="Times New Roman" w:hint="default"/>
        </w:rPr>
        <w:t xml:space="preserve">concentrated force by enjoying the game.Furthermore,it develops the thinking </w:t>
      </w:r>
      <w:r>
        <w:rPr>
          <w:color w:val="auto"/>
          <w:position w:val="0"/>
          <w:sz w:val="24"/>
          <w:szCs w:val="24"/>
          <w:rFonts w:ascii="Times New Roman" w:eastAsia="Times New Roman" w:hAnsi="Times New Roman" w:hint="default"/>
        </w:rPr>
        <w:t xml:space="preserve">ability.Meanwhile,it cultivates the confidence to overcome difficulties when we face the </w:t>
      </w:r>
      <w:r>
        <w:rPr>
          <w:color w:val="auto"/>
          <w:position w:val="0"/>
          <w:sz w:val="24"/>
          <w:szCs w:val="24"/>
          <w:rFonts w:ascii="Times New Roman" w:eastAsia="Times New Roman" w:hAnsi="Times New Roman" w:hint="default"/>
        </w:rPr>
        <w:t>difficulties.</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1"/>
        <w:autoSpaceDN w:val="1"/>
      </w:pPr>
      <w:r>
        <w:rPr>
          <w:color w:val="auto"/>
          <w:position w:val="0"/>
          <w:sz w:val="24"/>
          <w:szCs w:val="24"/>
          <w:rFonts w:ascii="Times New Roman" w:eastAsia="Times New Roman" w:hAnsi="Times New Roman" w:hint="default"/>
        </w:rPr>
        <w:t xml:space="preserve"> This design uses Java language,and it’s development environment is the Version 1.7.0 </w:t>
      </w:r>
      <w:r>
        <w:rPr>
          <w:color w:val="auto"/>
          <w:position w:val="0"/>
          <w:sz w:val="24"/>
          <w:szCs w:val="24"/>
          <w:rFonts w:ascii="Times New Roman" w:eastAsia="Times New Roman" w:hAnsi="Times New Roman" w:hint="default"/>
        </w:rPr>
        <w:t xml:space="preserve">JDK on eclipse,the development tool.This system mainly use Swing components,Java </w:t>
      </w:r>
      <w:r>
        <w:rPr>
          <w:color w:val="auto"/>
          <w:position w:val="0"/>
          <w:sz w:val="24"/>
          <w:szCs w:val="24"/>
          <w:rFonts w:ascii="Times New Roman" w:eastAsia="Times New Roman" w:hAnsi="Times New Roman" w:hint="default"/>
        </w:rPr>
        <w:t xml:space="preserve">applet,event and interface.By using event handling technology and Swing technology realizes </w:t>
      </w:r>
      <w:r>
        <w:rPr>
          <w:color w:val="auto"/>
          <w:position w:val="0"/>
          <w:sz w:val="24"/>
          <w:szCs w:val="24"/>
          <w:rFonts w:ascii="Times New Roman" w:eastAsia="Times New Roman" w:hAnsi="Times New Roman" w:hint="default"/>
        </w:rPr>
        <w:t xml:space="preserve">the GUI,the mouse operation,showing the game credits as well as the function that timing as </w:t>
      </w:r>
      <w:r>
        <w:rPr>
          <w:color w:val="auto"/>
          <w:position w:val="0"/>
          <w:sz w:val="24"/>
          <w:szCs w:val="24"/>
          <w:rFonts w:ascii="Times New Roman" w:eastAsia="Times New Roman" w:hAnsi="Times New Roman" w:hint="default"/>
        </w:rPr>
        <w:t xml:space="preserve">the hourglass.</w:t>
      </w:r>
    </w:p>
    <w:p>
      <w:pPr>
        <w:sectPr>
          <w:endnotePr>
            <w:numFmt w:val="lowerRoman"/>
            <w:numRestart w:val="continuous"/>
            <w:numStart w:val="1"/>
            <w:pos w:val="docEnd"/>
          </w:endnotePr>
          <w:headerReference w:type="default" r:id="rId5"/>
          <w:footerReference w:type="default" r:id="rId6"/>
          <w:pgSz w:w="11906" w:h="16838"/>
          <w:pgMar w:top="2155" w:left="1588" w:bottom="1304" w:right="1304" w:header="1077" w:footer="851" w:gutter="0"/>
          <w:pgNumType w:fmt="decimal" w:start="1"/>
          <w:docGrid w:type="lines" w:linePitch="312" w:charSpace="0"/>
        </w:sectPr>
        <w:numPr>
          <w:ilvl w:val="0"/>
          <w:numId w:val="0"/>
        </w:numPr>
        <w:jc w:val="left"/>
        <w:spacing w:lineRule="auto" w:line="240" w:before="240" w:after="240"/>
        <w:ind w:right="0" w:firstLine="0"/>
        <w:rPr>
          <w:color w:val="auto"/>
          <w:position w:val="0"/>
          <w:sz w:val="24"/>
          <w:szCs w:val="24"/>
          <w:rFonts w:ascii="Times New Roman" w:eastAsia="Times New Roman" w:hAnsi="Times New Roman" w:hint="default"/>
        </w:rPr>
        <w:autoSpaceDE w:val="1"/>
        <w:autoSpaceDN w:val="1"/>
      </w:pPr>
      <w:r>
        <w:rPr>
          <w:b w:val="1"/>
          <w:color w:val="auto"/>
          <w:position w:val="0"/>
          <w:sz w:val="28"/>
          <w:szCs w:val="28"/>
          <w:rFonts w:ascii="Times New Roman" w:eastAsia="Times New Roman" w:hAnsi="Times New Roman" w:hint="default"/>
        </w:rPr>
        <w:t>Keywords</w:t>
      </w:r>
      <w:r>
        <w:rPr>
          <w:color w:val="auto"/>
          <w:position w:val="0"/>
          <w:sz w:val="28"/>
          <w:szCs w:val="28"/>
          <w:rFonts w:ascii="Times New Roman" w:eastAsia="Times New Roman" w:hAnsi="Times New Roman" w:hint="default"/>
        </w:rPr>
        <w:t>:</w:t>
      </w:r>
      <w:r>
        <w:rPr>
          <w:color w:val="auto"/>
          <w:position w:val="0"/>
          <w:sz w:val="24"/>
          <w:szCs w:val="24"/>
          <w:rFonts w:ascii="Times New Roman" w:eastAsia="Times New Roman" w:hAnsi="Times New Roman" w:hint="default"/>
        </w:rPr>
        <w:t xml:space="preserve"> Games;</w:t>
      </w:r>
      <w:ins w:id="24" w:author="Administrator" w:date="2017-06-03T18:11:00Z">
        <w:r>
          <w:rPr>
            <w:color w:val="auto"/>
            <w:position w:val="0"/>
            <w:sz w:val="24"/>
            <w:szCs w:val="24"/>
            <w:rFonts w:ascii="Times New Roman" w:eastAsia="Times New Roman" w:hAnsi="Times New Roman" w:hint="default"/>
          </w:rPr>
          <w:t xml:space="preserve"> </w:t>
        </w:r>
      </w:ins>
      <w:r>
        <w:rPr>
          <w:color w:val="auto"/>
          <w:position w:val="0"/>
          <w:sz w:val="24"/>
          <w:szCs w:val="24"/>
          <w:rFonts w:ascii="Times New Roman" w:eastAsia="Times New Roman" w:hAnsi="Times New Roman" w:hint="default"/>
        </w:rPr>
        <w:t>Link-</w:t>
      </w:r>
      <w:del w:id="25" w:author="Administrator" w:date="2017-06-03T18:11:00Z">
        <w:r>
          <w:rPr>
            <w:color w:val="auto"/>
            <w:position w:val="0"/>
            <w:sz w:val="24"/>
            <w:szCs w:val="24"/>
            <w:rFonts w:ascii="Times New Roman" w:eastAsia="Times New Roman" w:hAnsi="Times New Roman" w:hint="default"/>
          </w:rPr>
          <w:delText>Game</w:delText>
        </w:r>
      </w:del>
      <w:ins w:id="26" w:author="Administrator" w:date="2017-06-03T18:11:00Z">
        <w:r>
          <w:rPr>
            <w:color w:val="auto"/>
            <w:position w:val="0"/>
            <w:sz w:val="24"/>
            <w:szCs w:val="24"/>
            <w:rFonts w:ascii="Times New Roman" w:eastAsia="Times New Roman" w:hAnsi="Times New Roman" w:hint="default"/>
          </w:rPr>
          <w:t>g</w:t>
        </w:r>
      </w:ins>
      <w:ins w:id="27" w:author="Administrator" w:date="2017-06-03T18:11:00Z">
        <w:r>
          <w:rPr>
            <w:color w:val="auto"/>
            <w:position w:val="0"/>
            <w:sz w:val="24"/>
            <w:szCs w:val="24"/>
            <w:rFonts w:ascii="Times New Roman" w:eastAsia="Times New Roman" w:hAnsi="Times New Roman" w:hint="default"/>
          </w:rPr>
          <w:t>ame</w:t>
        </w:r>
      </w:ins>
      <w:r>
        <w:rPr>
          <w:color w:val="auto"/>
          <w:position w:val="0"/>
          <w:sz w:val="24"/>
          <w:szCs w:val="24"/>
          <w:rFonts w:ascii="Times New Roman" w:eastAsia="Times New Roman" w:hAnsi="Times New Roman" w:hint="default"/>
        </w:rPr>
        <w:t>;</w:t>
      </w:r>
      <w:ins w:id="28" w:author="Administrator" w:date="2017-06-03T18:11:00Z">
        <w:r>
          <w:rPr>
            <w:color w:val="auto"/>
            <w:position w:val="0"/>
            <w:sz w:val="24"/>
            <w:szCs w:val="24"/>
            <w:rFonts w:ascii="Times New Roman" w:eastAsia="Times New Roman" w:hAnsi="Times New Roman" w:hint="default"/>
          </w:rPr>
          <w:t xml:space="preserve"> </w:t>
        </w:r>
      </w:ins>
      <w:del w:id="29" w:author="Administrator" w:date="2017-06-03T18:11:00Z">
        <w:r>
          <w:rPr>
            <w:color w:val="auto"/>
            <w:position w:val="0"/>
            <w:sz w:val="24"/>
            <w:szCs w:val="24"/>
            <w:rFonts w:ascii="Times New Roman" w:eastAsia="Times New Roman" w:hAnsi="Times New Roman" w:hint="default"/>
          </w:rPr>
          <w:delText>t</w:delText>
        </w:r>
      </w:del>
      <w:ins w:id="30" w:author="Administrator" w:date="2017-06-03T18:11:00Z">
        <w:r>
          <w:rPr>
            <w:color w:val="auto"/>
            <w:position w:val="0"/>
            <w:sz w:val="24"/>
            <w:szCs w:val="24"/>
            <w:rFonts w:ascii="Times New Roman" w:eastAsia="Times New Roman" w:hAnsi="Times New Roman" w:hint="default"/>
          </w:rPr>
          <w:t>T</w:t>
        </w:r>
      </w:ins>
      <w:r>
        <w:rPr>
          <w:color w:val="auto"/>
          <w:position w:val="0"/>
          <w:sz w:val="24"/>
          <w:szCs w:val="24"/>
          <w:rFonts w:ascii="Times New Roman" w:eastAsia="Times New Roman" w:hAnsi="Times New Roman" w:hint="default"/>
        </w:rPr>
        <w:t xml:space="preserve">wo-dimensional </w:t>
      </w:r>
      <w:del w:id="31" w:author="Administrator" w:date="2017-06-03T18:11:00Z">
        <w:r>
          <w:rPr>
            <w:color w:val="auto"/>
            <w:position w:val="0"/>
            <w:sz w:val="24"/>
            <w:szCs w:val="24"/>
            <w:rFonts w:ascii="Times New Roman" w:eastAsia="Times New Roman" w:hAnsi="Times New Roman" w:hint="default"/>
          </w:rPr>
          <w:delText>game</w:delText>
        </w:r>
      </w:del>
      <w:ins w:id="32" w:author="Administrator" w:date="2017-06-03T18:11:00Z">
        <w:r>
          <w:rPr>
            <w:color w:val="auto"/>
            <w:position w:val="0"/>
            <w:sz w:val="24"/>
            <w:szCs w:val="24"/>
            <w:rFonts w:ascii="Times New Roman" w:eastAsia="Times New Roman" w:hAnsi="Times New Roman" w:hint="default"/>
          </w:rPr>
          <w:t>G</w:t>
        </w:r>
      </w:ins>
      <w:ins w:id="33" w:author="Administrator" w:date="2017-06-03T18:11:00Z">
        <w:r>
          <w:rPr>
            <w:color w:val="auto"/>
            <w:position w:val="0"/>
            <w:sz w:val="24"/>
            <w:szCs w:val="24"/>
            <w:rFonts w:ascii="Times New Roman" w:eastAsia="Times New Roman" w:hAnsi="Times New Roman" w:hint="default"/>
          </w:rPr>
          <w:t>ame</w:t>
        </w:r>
      </w:ins>
    </w:p>
    <w:p>
      <w:pPr>
        <w:numPr>
          <w:ilvl w:val="0"/>
          <w:numId w:val="0"/>
        </w:numPr>
        <w:jc w:val="left"/>
        <w:spacing w:lineRule="auto" w:line="240" w:before="0" w:after="160"/>
        <w:ind w:right="0" w:firstLine="0"/>
        <w:rPr>
          <w:color w:val="auto"/>
          <w:position w:val="0"/>
          <w:sz w:val="24"/>
          <w:szCs w:val="24"/>
          <w:rFonts w:ascii="Times New Roman" w:eastAsia="黑体" w:hAnsi="黑体" w:hint="default"/>
        </w:rPr>
        <w:autoSpaceDE w:val="1"/>
        <w:autoSpaceDN w:val="1"/>
      </w:pPr>
      <w:r>
        <w:br w:type="page"/>
      </w:r>
    </w:p>
    <w:p>
      <w:pPr>
        <w:numPr>
          <w:ilvl w:val="0"/>
          <w:numId w:val="0"/>
        </w:numPr>
        <w:jc w:val="left"/>
        <w:spacing w:lineRule="exact" w:line="440" w:before="240" w:after="240"/>
        <w:pageBreakBefore w:val="1"/>
        <w:ind w:right="0" w:firstLine="0"/>
        <w:rPr>
          <w:color w:val="auto"/>
          <w:position w:val="0"/>
          <w:sz w:val="36"/>
          <w:szCs w:val="36"/>
          <w:rFonts w:ascii="Times New Roman" w:eastAsia="黑体" w:hAnsi="黑体" w:hint="default"/>
        </w:rPr>
        <w:outlineLvl w:val="0"/>
        <w:autoSpaceDE w:val="1"/>
        <w:autoSpaceDN w:val="1"/>
      </w:pPr>
      <w:bookmarkStart w:id="16" w:name="_Toc484102389"/>
      <w:bookmarkStart w:id="17" w:name="_Toc483491008"/>
      <w:bookmarkStart w:id="18" w:name="_Toc483869450"/>
      <w:bookmarkStart w:id="19" w:name="_Toc484463930"/>
      <w:bookmarkStart w:id="20" w:name="_Toc484356319"/>
      <w:bookmarkStart w:id="21" w:name="_Toc484109960"/>
      <w:bookmarkStart w:id="22" w:name="_Toc483531964"/>
      <w:bookmarkStart w:id="23" w:name="_Toc483872599"/>
      <w:bookmarkStart w:id="24" w:name="_Toc483485725"/>
      <w:bookmarkStart w:id="25" w:name="_Toc227330845"/>
      <w:bookmarkStart w:id="26" w:name="_Toc417887042"/>
      <w:bookmarkStart w:id="27" w:name="_Toc264924183"/>
      <w:bookmarkStart w:id="28" w:name="_Toc421526397"/>
      <w:bookmarkStart w:id="29" w:name="_Toc264123064"/>
      <w:r>
        <w:rPr>
          <w:color w:val="auto"/>
          <w:position w:val="0"/>
          <w:sz w:val="36"/>
          <w:szCs w:val="36"/>
          <w:rFonts w:ascii="Times New Roman" w:eastAsia="黑体" w:hAnsi="黑体" w:hint="default"/>
        </w:rPr>
        <w:t>目录</w:t>
      </w:r>
      <w:bookmarkEnd w:id="16"/>
      <w:bookmarkEnd w:id="17"/>
      <w:bookmarkEnd w:id="18"/>
      <w:bookmarkEnd w:id="19"/>
      <w:bookmarkEnd w:id="20"/>
      <w:bookmarkEnd w:id="21"/>
      <w:bookmarkEnd w:id="22"/>
      <w:bookmarkEnd w:id="23"/>
      <w:bookmarkEnd w:id="24"/>
    </w:p>
    <w:p>
      <w:pPr>
        <w:numPr>
          <w:ilvl w:val="0"/>
          <w:numId w:val="0"/>
        </w:numPr>
        <w:jc w:val="left"/>
        <w:spacing w:lineRule="auto" w:line="240" w:before="0" w:after="160"/>
        <w:ind w:right="0" w:firstLine="0"/>
        <w:tabs>
          <w:tab w:val="right" w:leader="dot" w:pos="9004"/>
        </w:tabs>
        <w:rPr>
          <w:color w:val="auto"/>
          <w:position w:val="0"/>
          <w:sz w:val="21"/>
          <w:szCs w:val="21"/>
          <w:rFonts w:ascii="Calibri" w:eastAsia="宋体" w:hAnsi="宋体" w:hint="default"/>
        </w:rPr>
        <w:autoSpaceDE w:val="1"/>
        <w:autoSpaceDN w:val="1"/>
      </w:pPr>
      <w:r>
        <w:rPr>
          <w:color w:val="auto"/>
          <w:position w:val="0"/>
          <w:sz w:val="24"/>
          <w:szCs w:val="24"/>
          <w:rFonts w:ascii="Times New Roman" w:eastAsia="Times New Roman" w:hAnsi="Times New Roman" w:hint="default"/>
        </w:rPr>
        <w:fldChar w:fldCharType="begin"/>
      </w:r>
      <w:r>
        <w:instrText> TOC  </w:instrText>
      </w:r>
      <w:r>
        <w:fldChar w:fldCharType="separate"/>
      </w:r>
      <w:hyperlink w:anchor="_Toc484463928">
        <w:r>
          <w:rPr>
            <w:rStyle w:val="PO169"/>
            <w:color w:val="3366CC"/>
            <w:position w:val="0"/>
            <w:sz w:val="24"/>
            <w:szCs w:val="24"/>
            <w:u w:val="none"/>
            <w:rFonts w:ascii="Times New Roman" w:eastAsia="Times New Roman" w:hAnsi="Times New Roman" w:hint="default"/>
          </w:rPr>
          <w:t>摘  要</w:t>
        </w:r>
        <w:r>
          <w:rPr>
            <w:color w:val="auto"/>
            <w:position w:val="0"/>
            <w:sz w:val="24"/>
            <w:szCs w:val="24"/>
            <w:rFonts w:ascii="Times New Roman" w:eastAsia="Times New Roman" w:hAnsi="Times New Roman" w:hint="default"/>
          </w:rPr>
          <w:tab/>
        </w:r>
        <w:r>
          <w:rPr>
            <w:color w:val="auto"/>
            <w:position w:val="0"/>
            <w:sz w:val="24"/>
            <w:szCs w:val="24"/>
            <w:rFonts w:ascii="Times New Roman" w:eastAsia="Times New Roman" w:hAnsi="Times New Roman" w:hint="default"/>
          </w:rPr>
          <w:fldChar w:fldCharType="begin"/>
        </w:r>
        <w:r>
          <w:instrText> PAGEREF  _Toc484463928 </w:instrText>
        </w:r>
        <w:r>
          <w:instrText> \* MERGEFORMAT</w:instrText>
        </w:r>
        <w:r>
          <w:fldChar w:fldCharType="separate"/>
        </w:r>
        <w:r>
          <w:rPr>
            <w:color w:val="auto"/>
            <w:position w:val="0"/>
            <w:sz w:val="24"/>
            <w:szCs w:val="24"/>
            <w:rFonts w:ascii="Times New Roman" w:eastAsia="Times New Roman" w:hAnsi="Times New Roman" w:hint="default"/>
          </w:rPr>
          <w:t>1</w:t>
        </w:r>
        <w:r>
          <w:rPr>
            <w:color w:val="auto"/>
            <w:position w:val="0"/>
            <w:sz w:val="24"/>
            <w:szCs w:val="24"/>
            <w:rFonts w:ascii="Times New Roman" w:eastAsia="Times New Roman" w:hAnsi="Times New Roman" w:hint="default"/>
          </w:rPr>
          <w:fldChar w:fldCharType="end"/>
        </w:r>
      </w:hyperlink>
    </w:p>
    <w:p>
      <w:pPr>
        <w:numPr>
          <w:ilvl w:val="0"/>
          <w:numId w:val="0"/>
        </w:numPr>
        <w:jc w:val="left"/>
        <w:spacing w:lineRule="auto" w:line="240" w:before="0" w:after="160"/>
        <w:ind w:right="0" w:firstLine="0"/>
        <w:tabs>
          <w:tab w:val="right" w:leader="dot" w:pos="9004"/>
        </w:tabs>
        <w:rPr>
          <w:color w:val="auto"/>
          <w:position w:val="0"/>
          <w:sz w:val="21"/>
          <w:szCs w:val="21"/>
          <w:rFonts w:ascii="Calibri" w:eastAsia="宋体" w:hAnsi="宋体" w:hint="default"/>
        </w:rPr>
        <w:autoSpaceDE w:val="1"/>
        <w:autoSpaceDN w:val="1"/>
      </w:pPr>
      <w:hyperlink w:anchor="_Toc484463929">
        <w:r>
          <w:rPr>
            <w:rStyle w:val="PO169"/>
            <w:color w:val="3366CC"/>
            <w:position w:val="0"/>
            <w:sz w:val="24"/>
            <w:szCs w:val="24"/>
            <w:u w:val="none"/>
            <w:rFonts w:ascii="Times New Roman" w:eastAsia="Times New Roman" w:hAnsi="Times New Roman" w:hint="default"/>
          </w:rPr>
          <w:t>Abstract</w:t>
        </w:r>
        <w:r>
          <w:rPr>
            <w:color w:val="auto"/>
            <w:position w:val="0"/>
            <w:sz w:val="24"/>
            <w:szCs w:val="24"/>
            <w:rFonts w:ascii="Times New Roman" w:eastAsia="Times New Roman" w:hAnsi="Times New Roman" w:hint="default"/>
          </w:rPr>
          <w:tab/>
        </w:r>
        <w:r>
          <w:rPr>
            <w:color w:val="auto"/>
            <w:position w:val="0"/>
            <w:sz w:val="24"/>
            <w:szCs w:val="24"/>
            <w:rFonts w:ascii="Times New Roman" w:eastAsia="Times New Roman" w:hAnsi="Times New Roman" w:hint="default"/>
          </w:rPr>
          <w:fldChar w:fldCharType="begin"/>
        </w:r>
        <w:r>
          <w:instrText> PAGEREF  _Toc484463929 </w:instrText>
        </w:r>
        <w:r>
          <w:instrText> \* MERGEFORMAT</w:instrText>
        </w:r>
        <w:r>
          <w:fldChar w:fldCharType="separate"/>
        </w:r>
        <w:r>
          <w:rPr>
            <w:color w:val="auto"/>
            <w:position w:val="0"/>
            <w:sz w:val="24"/>
            <w:szCs w:val="24"/>
            <w:rFonts w:ascii="Times New Roman" w:eastAsia="Times New Roman" w:hAnsi="Times New Roman" w:hint="default"/>
          </w:rPr>
          <w:t>2</w:t>
        </w:r>
        <w:r>
          <w:rPr>
            <w:color w:val="auto"/>
            <w:position w:val="0"/>
            <w:sz w:val="24"/>
            <w:szCs w:val="24"/>
            <w:rFonts w:ascii="Times New Roman" w:eastAsia="Times New Roman" w:hAnsi="Times New Roman" w:hint="default"/>
          </w:rPr>
          <w:fldChar w:fldCharType="end"/>
        </w:r>
      </w:hyperlink>
    </w:p>
    <w:p>
      <w:pPr>
        <w:numPr>
          <w:ilvl w:val="0"/>
          <w:numId w:val="0"/>
        </w:numPr>
        <w:jc w:val="left"/>
        <w:spacing w:lineRule="auto" w:line="240" w:before="0" w:after="160"/>
        <w:ind w:right="0" w:firstLine="0"/>
        <w:tabs>
          <w:tab w:val="right" w:leader="dot" w:pos="9004"/>
        </w:tabs>
        <w:rPr>
          <w:color w:val="auto"/>
          <w:position w:val="0"/>
          <w:sz w:val="21"/>
          <w:szCs w:val="21"/>
          <w:rFonts w:ascii="Calibri" w:eastAsia="宋体" w:hAnsi="宋体" w:hint="default"/>
        </w:rPr>
        <w:autoSpaceDE w:val="1"/>
        <w:autoSpaceDN w:val="1"/>
      </w:pPr>
      <w:hyperlink w:anchor="_Toc484463930">
        <w:r>
          <w:rPr>
            <w:rStyle w:val="PO169"/>
            <w:color w:val="3366CC"/>
            <w:position w:val="0"/>
            <w:sz w:val="24"/>
            <w:szCs w:val="24"/>
            <w:u w:val="none"/>
            <w:rFonts w:ascii="Times New Roman" w:eastAsia="Times New Roman" w:hAnsi="Times New Roman" w:hint="default"/>
          </w:rPr>
          <w:t>目录</w:t>
        </w:r>
        <w:r>
          <w:rPr>
            <w:color w:val="auto"/>
            <w:position w:val="0"/>
            <w:sz w:val="24"/>
            <w:szCs w:val="24"/>
            <w:rFonts w:ascii="Times New Roman" w:eastAsia="Times New Roman" w:hAnsi="Times New Roman" w:hint="default"/>
          </w:rPr>
          <w:tab/>
        </w:r>
        <w:r>
          <w:rPr>
            <w:color w:val="auto"/>
            <w:position w:val="0"/>
            <w:sz w:val="24"/>
            <w:szCs w:val="24"/>
            <w:rFonts w:ascii="Times New Roman" w:eastAsia="Times New Roman" w:hAnsi="Times New Roman" w:hint="default"/>
          </w:rPr>
          <w:fldChar w:fldCharType="begin"/>
        </w:r>
        <w:r>
          <w:instrText> PAGEREF  _Toc484463930 </w:instrText>
        </w:r>
        <w:r>
          <w:instrText> \* MERGEFORMAT</w:instrText>
        </w:r>
        <w:r>
          <w:fldChar w:fldCharType="separate"/>
        </w:r>
        <w:r>
          <w:rPr>
            <w:color w:val="auto"/>
            <w:position w:val="0"/>
            <w:sz w:val="24"/>
            <w:szCs w:val="24"/>
            <w:rFonts w:ascii="Times New Roman" w:eastAsia="Times New Roman" w:hAnsi="Times New Roman" w:hint="default"/>
          </w:rPr>
          <w:t>2</w:t>
        </w:r>
        <w:r>
          <w:rPr>
            <w:color w:val="auto"/>
            <w:position w:val="0"/>
            <w:sz w:val="24"/>
            <w:szCs w:val="24"/>
            <w:rFonts w:ascii="Times New Roman" w:eastAsia="Times New Roman" w:hAnsi="Times New Roman" w:hint="default"/>
          </w:rPr>
          <w:fldChar w:fldCharType="end"/>
        </w:r>
      </w:hyperlink>
    </w:p>
    <w:p>
      <w:pPr>
        <w:numPr>
          <w:ilvl w:val="0"/>
          <w:numId w:val="0"/>
        </w:numPr>
        <w:jc w:val="left"/>
        <w:spacing w:lineRule="auto" w:line="240" w:before="0" w:after="160"/>
        <w:ind w:right="0" w:firstLine="0"/>
        <w:tabs>
          <w:tab w:val="left" w:pos="480"/>
          <w:tab w:val="right" w:leader="dot" w:pos="9004"/>
        </w:tabs>
        <w:rPr>
          <w:color w:val="auto"/>
          <w:position w:val="0"/>
          <w:sz w:val="21"/>
          <w:szCs w:val="21"/>
          <w:rFonts w:ascii="Calibri" w:eastAsia="宋体" w:hAnsi="宋体" w:hint="default"/>
        </w:rPr>
        <w:autoSpaceDE w:val="1"/>
        <w:autoSpaceDN w:val="1"/>
      </w:pPr>
      <w:hyperlink w:anchor="_Toc484463931">
        <w:r>
          <w:rPr>
            <w:rStyle w:val="PO169"/>
            <w:color w:val="3366CC"/>
            <w:position w:val="0"/>
            <w:sz w:val="24"/>
            <w:szCs w:val="24"/>
            <w:u w:val="none"/>
            <w:rFonts w:ascii="Times New Roman" w:eastAsia="Times New Roman" w:hAnsi="Times New Roman" w:hint="default"/>
          </w:rPr>
          <w:t>1.</w:t>
        </w:r>
        <w:r>
          <w:rPr>
            <w:color w:val="auto"/>
            <w:position w:val="0"/>
            <w:sz w:val="21"/>
            <w:szCs w:val="21"/>
            <w:rFonts w:ascii="Calibri" w:eastAsia="宋体" w:hAnsi="宋体" w:hint="default"/>
          </w:rPr>
          <w:tab/>
        </w:r>
        <w:r>
          <w:rPr>
            <w:rStyle w:val="PO169"/>
            <w:color w:val="3366CC"/>
            <w:position w:val="0"/>
            <w:sz w:val="24"/>
            <w:szCs w:val="24"/>
            <w:u w:val="none"/>
            <w:rFonts w:ascii="Times New Roman" w:eastAsia="Times New Roman" w:hAnsi="Times New Roman" w:hint="default"/>
          </w:rPr>
          <w:t>绪论</w:t>
        </w:r>
        <w:r>
          <w:rPr>
            <w:color w:val="auto"/>
            <w:position w:val="0"/>
            <w:sz w:val="24"/>
            <w:szCs w:val="24"/>
            <w:rFonts w:ascii="Times New Roman" w:eastAsia="Times New Roman" w:hAnsi="Times New Roman" w:hint="default"/>
          </w:rPr>
          <w:tab/>
        </w:r>
        <w:r>
          <w:rPr>
            <w:color w:val="auto"/>
            <w:position w:val="0"/>
            <w:sz w:val="24"/>
            <w:szCs w:val="24"/>
            <w:rFonts w:ascii="Times New Roman" w:eastAsia="Times New Roman" w:hAnsi="Times New Roman" w:hint="default"/>
          </w:rPr>
          <w:fldChar w:fldCharType="begin"/>
        </w:r>
        <w:r>
          <w:instrText> PAGEREF  _Toc484463931 </w:instrText>
        </w:r>
        <w:r>
          <w:instrText> \* MERGEFORMAT</w:instrText>
        </w:r>
        <w:r>
          <w:fldChar w:fldCharType="separate"/>
        </w:r>
        <w:r>
          <w:rPr>
            <w:color w:val="auto"/>
            <w:position w:val="0"/>
            <w:sz w:val="24"/>
            <w:szCs w:val="24"/>
            <w:rFonts w:ascii="Times New Roman" w:eastAsia="Times New Roman" w:hAnsi="Times New Roman" w:hint="default"/>
          </w:rPr>
          <w:t>1</w:t>
        </w:r>
        <w:r>
          <w:rPr>
            <w:color w:val="auto"/>
            <w:position w:val="0"/>
            <w:sz w:val="24"/>
            <w:szCs w:val="24"/>
            <w:rFonts w:ascii="Times New Roman" w:eastAsia="Times New Roman" w:hAnsi="Times New Roman" w:hint="default"/>
          </w:rPr>
          <w:fldChar w:fldCharType="end"/>
        </w:r>
      </w:hyperlink>
    </w:p>
    <w:p>
      <w:pPr>
        <w:numPr>
          <w:ilvl w:val="0"/>
          <w:numId w:val="0"/>
        </w:numPr>
        <w:jc w:val="left"/>
        <w:spacing w:lineRule="auto" w:line="240" w:before="0" w:after="160"/>
        <w:ind w:left="480" w:right="0" w:firstLine="0"/>
        <w:tabs>
          <w:tab w:val="left" w:pos="1260"/>
          <w:tab w:val="right" w:leader="dot" w:pos="9004"/>
        </w:tabs>
        <w:rPr>
          <w:color w:val="auto"/>
          <w:position w:val="0"/>
          <w:sz w:val="21"/>
          <w:szCs w:val="21"/>
          <w:rFonts w:ascii="Calibri" w:eastAsia="宋体" w:hAnsi="宋体" w:hint="default"/>
        </w:rPr>
        <w:autoSpaceDE w:val="1"/>
        <w:autoSpaceDN w:val="1"/>
      </w:pPr>
      <w:hyperlink w:anchor="_Toc484463932">
        <w:r>
          <w:rPr>
            <w:rStyle w:val="PO169"/>
            <w:color w:val="3366CC"/>
            <w:position w:val="0"/>
            <w:sz w:val="24"/>
            <w:szCs w:val="24"/>
            <w:u w:val="none"/>
            <w:rFonts w:ascii="Times New Roman" w:eastAsia="Times New Roman" w:hAnsi="Times New Roman" w:hint="default"/>
          </w:rPr>
          <w:t>1.1.</w:t>
        </w:r>
        <w:r>
          <w:rPr>
            <w:color w:val="auto"/>
            <w:position w:val="0"/>
            <w:sz w:val="21"/>
            <w:szCs w:val="21"/>
            <w:rFonts w:ascii="Calibri" w:eastAsia="宋体" w:hAnsi="宋体" w:hint="default"/>
          </w:rPr>
          <w:tab/>
        </w:r>
        <w:r>
          <w:rPr>
            <w:rStyle w:val="PO169"/>
            <w:color w:val="3366CC"/>
            <w:position w:val="0"/>
            <w:sz w:val="24"/>
            <w:szCs w:val="24"/>
            <w:u w:val="none"/>
            <w:rFonts w:ascii="Times New Roman" w:eastAsia="Times New Roman" w:hAnsi="Times New Roman" w:hint="default"/>
          </w:rPr>
          <w:t>课题背景</w:t>
        </w:r>
        <w:r>
          <w:rPr>
            <w:color w:val="auto"/>
            <w:position w:val="0"/>
            <w:sz w:val="24"/>
            <w:szCs w:val="24"/>
            <w:rFonts w:ascii="Times New Roman" w:eastAsia="Times New Roman" w:hAnsi="Times New Roman" w:hint="default"/>
          </w:rPr>
          <w:tab/>
        </w:r>
        <w:r>
          <w:rPr>
            <w:color w:val="auto"/>
            <w:position w:val="0"/>
            <w:sz w:val="24"/>
            <w:szCs w:val="24"/>
            <w:rFonts w:ascii="Times New Roman" w:eastAsia="Times New Roman" w:hAnsi="Times New Roman" w:hint="default"/>
          </w:rPr>
          <w:fldChar w:fldCharType="begin"/>
        </w:r>
        <w:r>
          <w:instrText> PAGEREF  _Toc484463932 </w:instrText>
        </w:r>
        <w:r>
          <w:instrText> \* MERGEFORMAT</w:instrText>
        </w:r>
        <w:r>
          <w:fldChar w:fldCharType="separate"/>
        </w:r>
        <w:r>
          <w:rPr>
            <w:color w:val="auto"/>
            <w:position w:val="0"/>
            <w:sz w:val="24"/>
            <w:szCs w:val="24"/>
            <w:rFonts w:ascii="Times New Roman" w:eastAsia="Times New Roman" w:hAnsi="Times New Roman" w:hint="default"/>
          </w:rPr>
          <w:t>1</w:t>
        </w:r>
        <w:r>
          <w:rPr>
            <w:color w:val="auto"/>
            <w:position w:val="0"/>
            <w:sz w:val="24"/>
            <w:szCs w:val="24"/>
            <w:rFonts w:ascii="Times New Roman" w:eastAsia="Times New Roman" w:hAnsi="Times New Roman" w:hint="default"/>
          </w:rPr>
          <w:fldChar w:fldCharType="end"/>
        </w:r>
      </w:hyperlink>
    </w:p>
    <w:p>
      <w:pPr>
        <w:numPr>
          <w:ilvl w:val="0"/>
          <w:numId w:val="0"/>
        </w:numPr>
        <w:jc w:val="left"/>
        <w:spacing w:lineRule="auto" w:line="240" w:before="0" w:after="160"/>
        <w:ind w:left="480" w:right="0" w:firstLine="0"/>
        <w:tabs>
          <w:tab w:val="left" w:pos="1260"/>
          <w:tab w:val="right" w:leader="dot" w:pos="9004"/>
        </w:tabs>
        <w:rPr>
          <w:color w:val="auto"/>
          <w:position w:val="0"/>
          <w:sz w:val="21"/>
          <w:szCs w:val="21"/>
          <w:rFonts w:ascii="Calibri" w:eastAsia="宋体" w:hAnsi="宋体" w:hint="default"/>
        </w:rPr>
        <w:autoSpaceDE w:val="1"/>
        <w:autoSpaceDN w:val="1"/>
      </w:pPr>
      <w:hyperlink w:anchor="_Toc484463933">
        <w:r>
          <w:rPr>
            <w:rStyle w:val="PO169"/>
            <w:color w:val="3366CC"/>
            <w:position w:val="0"/>
            <w:sz w:val="24"/>
            <w:szCs w:val="24"/>
            <w:u w:val="none"/>
            <w:rFonts w:ascii="Times New Roman" w:eastAsia="Times New Roman" w:hAnsi="Times New Roman" w:hint="default"/>
          </w:rPr>
          <w:t>1.2.</w:t>
        </w:r>
        <w:r>
          <w:rPr>
            <w:color w:val="auto"/>
            <w:position w:val="0"/>
            <w:sz w:val="21"/>
            <w:szCs w:val="21"/>
            <w:rFonts w:ascii="Calibri" w:eastAsia="宋体" w:hAnsi="宋体" w:hint="default"/>
          </w:rPr>
          <w:tab/>
        </w:r>
        <w:r>
          <w:rPr>
            <w:rStyle w:val="PO169"/>
            <w:color w:val="3366CC"/>
            <w:position w:val="0"/>
            <w:sz w:val="24"/>
            <w:szCs w:val="24"/>
            <w:u w:val="none"/>
            <w:rFonts w:ascii="Times New Roman" w:eastAsia="Times New Roman" w:hAnsi="Times New Roman" w:hint="default"/>
          </w:rPr>
          <w:t>Java游戏开发的现状</w:t>
        </w:r>
        <w:r>
          <w:rPr>
            <w:color w:val="auto"/>
            <w:position w:val="0"/>
            <w:sz w:val="24"/>
            <w:szCs w:val="24"/>
            <w:rFonts w:ascii="Times New Roman" w:eastAsia="Times New Roman" w:hAnsi="Times New Roman" w:hint="default"/>
          </w:rPr>
          <w:tab/>
        </w:r>
        <w:r>
          <w:rPr>
            <w:color w:val="auto"/>
            <w:position w:val="0"/>
            <w:sz w:val="24"/>
            <w:szCs w:val="24"/>
            <w:rFonts w:ascii="Times New Roman" w:eastAsia="Times New Roman" w:hAnsi="Times New Roman" w:hint="default"/>
          </w:rPr>
          <w:fldChar w:fldCharType="begin"/>
        </w:r>
        <w:r>
          <w:instrText> PAGEREF  _Toc484463933 </w:instrText>
        </w:r>
        <w:r>
          <w:instrText> \* MERGEFORMAT</w:instrText>
        </w:r>
        <w:r>
          <w:fldChar w:fldCharType="separate"/>
        </w:r>
        <w:r>
          <w:rPr>
            <w:color w:val="auto"/>
            <w:position w:val="0"/>
            <w:sz w:val="24"/>
            <w:szCs w:val="24"/>
            <w:rFonts w:ascii="Times New Roman" w:eastAsia="Times New Roman" w:hAnsi="Times New Roman" w:hint="default"/>
          </w:rPr>
          <w:t>1</w:t>
        </w:r>
        <w:r>
          <w:rPr>
            <w:color w:val="auto"/>
            <w:position w:val="0"/>
            <w:sz w:val="24"/>
            <w:szCs w:val="24"/>
            <w:rFonts w:ascii="Times New Roman" w:eastAsia="Times New Roman" w:hAnsi="Times New Roman" w:hint="default"/>
          </w:rPr>
          <w:fldChar w:fldCharType="end"/>
        </w:r>
      </w:hyperlink>
    </w:p>
    <w:p>
      <w:pPr>
        <w:numPr>
          <w:ilvl w:val="0"/>
          <w:numId w:val="0"/>
        </w:numPr>
        <w:jc w:val="left"/>
        <w:spacing w:lineRule="auto" w:line="240" w:before="0" w:after="160"/>
        <w:ind w:left="960" w:right="0" w:firstLine="0"/>
        <w:tabs>
          <w:tab w:val="left" w:pos="1365"/>
          <w:tab w:val="left" w:pos="1680"/>
          <w:tab w:val="right" w:leader="dot" w:pos="9004"/>
        </w:tabs>
        <w:rPr>
          <w:color w:val="auto"/>
          <w:position w:val="0"/>
          <w:sz w:val="21"/>
          <w:szCs w:val="21"/>
          <w:rFonts w:ascii="Calibri" w:eastAsia="宋体" w:hAnsi="宋体" w:hint="default"/>
        </w:rPr>
        <w:autoSpaceDE w:val="1"/>
        <w:autoSpaceDN w:val="1"/>
      </w:pPr>
      <w:hyperlink w:anchor="_Toc484463934">
        <w:r>
          <w:rPr>
            <w:rStyle w:val="PO169"/>
            <w:color w:val="3366CC"/>
            <w:position w:val="0"/>
            <w:sz w:val="24"/>
            <w:szCs w:val="24"/>
            <w:u w:val="none"/>
            <w:rFonts w:ascii="Times New Roman" w:eastAsia="Times New Roman" w:hAnsi="Times New Roman" w:hint="default"/>
          </w:rPr>
          <w:t>1.2.1.</w:t>
        </w:r>
        <w:r>
          <w:rPr>
            <w:color w:val="auto"/>
            <w:position w:val="0"/>
            <w:sz w:val="21"/>
            <w:szCs w:val="21"/>
            <w:rFonts w:ascii="Calibri" w:eastAsia="宋体" w:hAnsi="宋体" w:hint="default"/>
          </w:rPr>
          <w:tab/>
        </w:r>
        <w:r>
          <w:rPr>
            <w:rStyle w:val="PO169"/>
            <w:color w:val="3366CC"/>
            <w:position w:val="0"/>
            <w:sz w:val="24"/>
            <w:szCs w:val="24"/>
            <w:u w:val="none"/>
            <w:rFonts w:ascii="Times New Roman" w:eastAsia="Times New Roman" w:hAnsi="Times New Roman" w:hint="default"/>
          </w:rPr>
          <w:t>Java日益趋向成熟</w:t>
        </w:r>
        <w:r>
          <w:rPr>
            <w:color w:val="auto"/>
            <w:position w:val="0"/>
            <w:sz w:val="24"/>
            <w:szCs w:val="24"/>
            <w:rFonts w:ascii="Times New Roman" w:eastAsia="Times New Roman" w:hAnsi="Times New Roman" w:hint="default"/>
          </w:rPr>
          <w:tab/>
        </w:r>
        <w:r>
          <w:rPr>
            <w:color w:val="auto"/>
            <w:position w:val="0"/>
            <w:sz w:val="24"/>
            <w:szCs w:val="24"/>
            <w:rFonts w:ascii="Times New Roman" w:eastAsia="Times New Roman" w:hAnsi="Times New Roman" w:hint="default"/>
          </w:rPr>
          <w:fldChar w:fldCharType="begin"/>
        </w:r>
        <w:r>
          <w:instrText> PAGEREF  _Toc484463934 </w:instrText>
        </w:r>
        <w:r>
          <w:instrText> \* MERGEFORMAT</w:instrText>
        </w:r>
        <w:r>
          <w:fldChar w:fldCharType="separate"/>
        </w:r>
        <w:r>
          <w:rPr>
            <w:color w:val="auto"/>
            <w:position w:val="0"/>
            <w:sz w:val="24"/>
            <w:szCs w:val="24"/>
            <w:rFonts w:ascii="Times New Roman" w:eastAsia="Times New Roman" w:hAnsi="Times New Roman" w:hint="default"/>
          </w:rPr>
          <w:t>1</w:t>
        </w:r>
        <w:r>
          <w:rPr>
            <w:color w:val="auto"/>
            <w:position w:val="0"/>
            <w:sz w:val="24"/>
            <w:szCs w:val="24"/>
            <w:rFonts w:ascii="Times New Roman" w:eastAsia="Times New Roman" w:hAnsi="Times New Roman" w:hint="default"/>
          </w:rPr>
          <w:fldChar w:fldCharType="end"/>
        </w:r>
      </w:hyperlink>
    </w:p>
    <w:p>
      <w:pPr>
        <w:numPr>
          <w:ilvl w:val="0"/>
          <w:numId w:val="0"/>
        </w:numPr>
        <w:jc w:val="left"/>
        <w:spacing w:lineRule="auto" w:line="240" w:before="0" w:after="160"/>
        <w:ind w:left="960" w:right="0" w:firstLine="0"/>
        <w:tabs>
          <w:tab w:val="left" w:pos="1365"/>
          <w:tab w:val="left" w:pos="1680"/>
          <w:tab w:val="right" w:leader="dot" w:pos="9004"/>
        </w:tabs>
        <w:rPr>
          <w:color w:val="auto"/>
          <w:position w:val="0"/>
          <w:sz w:val="21"/>
          <w:szCs w:val="21"/>
          <w:rFonts w:ascii="Calibri" w:eastAsia="宋体" w:hAnsi="宋体" w:hint="default"/>
        </w:rPr>
        <w:autoSpaceDE w:val="1"/>
        <w:autoSpaceDN w:val="1"/>
      </w:pPr>
      <w:hyperlink w:anchor="_Toc484463935">
        <w:r>
          <w:rPr>
            <w:rStyle w:val="PO169"/>
            <w:color w:val="3366CC"/>
            <w:position w:val="0"/>
            <w:sz w:val="24"/>
            <w:szCs w:val="24"/>
            <w:u w:val="none"/>
            <w:rFonts w:ascii="Times New Roman" w:eastAsia="Times New Roman" w:hAnsi="Times New Roman" w:hint="default"/>
          </w:rPr>
          <w:t>1.2.2.</w:t>
        </w:r>
        <w:r>
          <w:rPr>
            <w:color w:val="auto"/>
            <w:position w:val="0"/>
            <w:sz w:val="21"/>
            <w:szCs w:val="21"/>
            <w:rFonts w:ascii="Calibri" w:eastAsia="宋体" w:hAnsi="宋体" w:hint="default"/>
          </w:rPr>
          <w:tab/>
        </w:r>
        <w:r>
          <w:rPr>
            <w:rStyle w:val="PO169"/>
            <w:color w:val="3366CC"/>
            <w:position w:val="0"/>
            <w:sz w:val="24"/>
            <w:szCs w:val="24"/>
            <w:u w:val="none"/>
            <w:rFonts w:ascii="Times New Roman" w:eastAsia="Times New Roman" w:hAnsi="Times New Roman" w:hint="default"/>
          </w:rPr>
          <w:t>Java极大的方便了游戏脚本的使用</w:t>
        </w:r>
        <w:r>
          <w:rPr>
            <w:color w:val="auto"/>
            <w:position w:val="0"/>
            <w:sz w:val="24"/>
            <w:szCs w:val="24"/>
            <w:rFonts w:ascii="Times New Roman" w:eastAsia="Times New Roman" w:hAnsi="Times New Roman" w:hint="default"/>
          </w:rPr>
          <w:tab/>
        </w:r>
        <w:r>
          <w:rPr>
            <w:color w:val="auto"/>
            <w:position w:val="0"/>
            <w:sz w:val="24"/>
            <w:szCs w:val="24"/>
            <w:rFonts w:ascii="Times New Roman" w:eastAsia="Times New Roman" w:hAnsi="Times New Roman" w:hint="default"/>
          </w:rPr>
          <w:fldChar w:fldCharType="begin"/>
        </w:r>
        <w:r>
          <w:instrText> PAGEREF  _Toc484463935 </w:instrText>
        </w:r>
        <w:r>
          <w:instrText> \* MERGEFORMAT</w:instrText>
        </w:r>
        <w:r>
          <w:fldChar w:fldCharType="separate"/>
        </w:r>
        <w:r>
          <w:rPr>
            <w:color w:val="auto"/>
            <w:position w:val="0"/>
            <w:sz w:val="24"/>
            <w:szCs w:val="24"/>
            <w:rFonts w:ascii="Times New Roman" w:eastAsia="Times New Roman" w:hAnsi="Times New Roman" w:hint="default"/>
          </w:rPr>
          <w:t>2</w:t>
        </w:r>
        <w:r>
          <w:rPr>
            <w:color w:val="auto"/>
            <w:position w:val="0"/>
            <w:sz w:val="24"/>
            <w:szCs w:val="24"/>
            <w:rFonts w:ascii="Times New Roman" w:eastAsia="Times New Roman" w:hAnsi="Times New Roman" w:hint="default"/>
          </w:rPr>
          <w:fldChar w:fldCharType="end"/>
        </w:r>
      </w:hyperlink>
    </w:p>
    <w:p>
      <w:pPr>
        <w:numPr>
          <w:ilvl w:val="0"/>
          <w:numId w:val="0"/>
        </w:numPr>
        <w:jc w:val="left"/>
        <w:spacing w:lineRule="auto" w:line="240" w:before="0" w:after="160"/>
        <w:ind w:left="960" w:right="0" w:firstLine="0"/>
        <w:tabs>
          <w:tab w:val="left" w:pos="1365"/>
          <w:tab w:val="left" w:pos="1680"/>
          <w:tab w:val="right" w:leader="dot" w:pos="9004"/>
        </w:tabs>
        <w:rPr>
          <w:color w:val="auto"/>
          <w:position w:val="0"/>
          <w:sz w:val="21"/>
          <w:szCs w:val="21"/>
          <w:rFonts w:ascii="Calibri" w:eastAsia="宋体" w:hAnsi="宋体" w:hint="default"/>
        </w:rPr>
        <w:autoSpaceDE w:val="1"/>
        <w:autoSpaceDN w:val="1"/>
      </w:pPr>
      <w:hyperlink w:anchor="_Toc484463936">
        <w:r>
          <w:rPr>
            <w:rStyle w:val="PO169"/>
            <w:color w:val="3366CC"/>
            <w:position w:val="0"/>
            <w:sz w:val="24"/>
            <w:szCs w:val="24"/>
            <w:u w:val="none"/>
            <w:rFonts w:ascii="Times New Roman" w:eastAsia="Times New Roman" w:hAnsi="Times New Roman" w:hint="default"/>
          </w:rPr>
          <w:t>1.2.3.</w:t>
        </w:r>
        <w:r>
          <w:rPr>
            <w:color w:val="auto"/>
            <w:position w:val="0"/>
            <w:sz w:val="21"/>
            <w:szCs w:val="21"/>
            <w:rFonts w:ascii="Calibri" w:eastAsia="宋体" w:hAnsi="宋体" w:hint="default"/>
          </w:rPr>
          <w:tab/>
        </w:r>
        <w:r>
          <w:rPr>
            <w:rStyle w:val="PO169"/>
            <w:color w:val="3366CC"/>
            <w:position w:val="0"/>
            <w:sz w:val="24"/>
            <w:szCs w:val="24"/>
            <w:u w:val="none"/>
            <w:rFonts w:ascii="Times New Roman" w:eastAsia="Times New Roman" w:hAnsi="Times New Roman" w:hint="default"/>
          </w:rPr>
          <w:t>Java平台无关特性</w:t>
        </w:r>
        <w:r>
          <w:rPr>
            <w:color w:val="auto"/>
            <w:position w:val="0"/>
            <w:sz w:val="24"/>
            <w:szCs w:val="24"/>
            <w:rFonts w:ascii="Times New Roman" w:eastAsia="Times New Roman" w:hAnsi="Times New Roman" w:hint="default"/>
          </w:rPr>
          <w:tab/>
        </w:r>
        <w:r>
          <w:rPr>
            <w:color w:val="auto"/>
            <w:position w:val="0"/>
            <w:sz w:val="24"/>
            <w:szCs w:val="24"/>
            <w:rFonts w:ascii="Times New Roman" w:eastAsia="Times New Roman" w:hAnsi="Times New Roman" w:hint="default"/>
          </w:rPr>
          <w:fldChar w:fldCharType="begin"/>
        </w:r>
        <w:r>
          <w:instrText> PAGEREF  _Toc484463936 </w:instrText>
        </w:r>
        <w:r>
          <w:instrText> \* MERGEFORMAT</w:instrText>
        </w:r>
        <w:r>
          <w:fldChar w:fldCharType="separate"/>
        </w:r>
        <w:r>
          <w:rPr>
            <w:color w:val="auto"/>
            <w:position w:val="0"/>
            <w:sz w:val="24"/>
            <w:szCs w:val="24"/>
            <w:rFonts w:ascii="Times New Roman" w:eastAsia="Times New Roman" w:hAnsi="Times New Roman" w:hint="default"/>
          </w:rPr>
          <w:t>2</w:t>
        </w:r>
        <w:r>
          <w:rPr>
            <w:color w:val="auto"/>
            <w:position w:val="0"/>
            <w:sz w:val="24"/>
            <w:szCs w:val="24"/>
            <w:rFonts w:ascii="Times New Roman" w:eastAsia="Times New Roman" w:hAnsi="Times New Roman" w:hint="default"/>
          </w:rPr>
          <w:fldChar w:fldCharType="end"/>
        </w:r>
      </w:hyperlink>
    </w:p>
    <w:p>
      <w:pPr>
        <w:numPr>
          <w:ilvl w:val="0"/>
          <w:numId w:val="0"/>
        </w:numPr>
        <w:jc w:val="left"/>
        <w:spacing w:lineRule="auto" w:line="240" w:before="0" w:after="160"/>
        <w:ind w:left="960" w:right="0" w:firstLine="0"/>
        <w:tabs>
          <w:tab w:val="left" w:pos="1365"/>
          <w:tab w:val="left" w:pos="1680"/>
          <w:tab w:val="right" w:leader="dot" w:pos="9004"/>
        </w:tabs>
        <w:rPr>
          <w:color w:val="auto"/>
          <w:position w:val="0"/>
          <w:sz w:val="21"/>
          <w:szCs w:val="21"/>
          <w:rFonts w:ascii="Calibri" w:eastAsia="宋体" w:hAnsi="宋体" w:hint="default"/>
        </w:rPr>
        <w:autoSpaceDE w:val="1"/>
        <w:autoSpaceDN w:val="1"/>
      </w:pPr>
      <w:hyperlink w:anchor="_Toc484463937">
        <w:r>
          <w:rPr>
            <w:rStyle w:val="PO169"/>
            <w:color w:val="3366CC"/>
            <w:position w:val="0"/>
            <w:sz w:val="24"/>
            <w:szCs w:val="24"/>
            <w:u w:val="none"/>
            <w:rFonts w:ascii="Times New Roman" w:eastAsia="Times New Roman" w:hAnsi="Times New Roman" w:hint="default"/>
          </w:rPr>
          <w:t>1.2.4.</w:t>
        </w:r>
        <w:r>
          <w:rPr>
            <w:color w:val="auto"/>
            <w:position w:val="0"/>
            <w:sz w:val="21"/>
            <w:szCs w:val="21"/>
            <w:rFonts w:ascii="Calibri" w:eastAsia="宋体" w:hAnsi="宋体" w:hint="default"/>
          </w:rPr>
          <w:tab/>
        </w:r>
        <w:r>
          <w:rPr>
            <w:rStyle w:val="PO169"/>
            <w:color w:val="3366CC"/>
            <w:position w:val="0"/>
            <w:sz w:val="24"/>
            <w:szCs w:val="24"/>
            <w:u w:val="none"/>
            <w:rFonts w:ascii="Times New Roman" w:eastAsia="Times New Roman" w:hAnsi="Times New Roman" w:hint="default"/>
          </w:rPr>
          <w:t>Java在手机游戏开发方面的优势</w:t>
        </w:r>
        <w:r>
          <w:rPr>
            <w:color w:val="auto"/>
            <w:position w:val="0"/>
            <w:sz w:val="24"/>
            <w:szCs w:val="24"/>
            <w:rFonts w:ascii="Times New Roman" w:eastAsia="Times New Roman" w:hAnsi="Times New Roman" w:hint="default"/>
          </w:rPr>
          <w:tab/>
        </w:r>
        <w:r>
          <w:rPr>
            <w:color w:val="auto"/>
            <w:position w:val="0"/>
            <w:sz w:val="24"/>
            <w:szCs w:val="24"/>
            <w:rFonts w:ascii="Times New Roman" w:eastAsia="Times New Roman" w:hAnsi="Times New Roman" w:hint="default"/>
          </w:rPr>
          <w:fldChar w:fldCharType="begin"/>
        </w:r>
        <w:r>
          <w:instrText> PAGEREF  _Toc484463937 </w:instrText>
        </w:r>
        <w:r>
          <w:instrText> \* MERGEFORMAT</w:instrText>
        </w:r>
        <w:r>
          <w:fldChar w:fldCharType="separate"/>
        </w:r>
        <w:r>
          <w:rPr>
            <w:color w:val="auto"/>
            <w:position w:val="0"/>
            <w:sz w:val="24"/>
            <w:szCs w:val="24"/>
            <w:rFonts w:ascii="Times New Roman" w:eastAsia="Times New Roman" w:hAnsi="Times New Roman" w:hint="default"/>
          </w:rPr>
          <w:t>2</w:t>
        </w:r>
        <w:r>
          <w:rPr>
            <w:color w:val="auto"/>
            <w:position w:val="0"/>
            <w:sz w:val="24"/>
            <w:szCs w:val="24"/>
            <w:rFonts w:ascii="Times New Roman" w:eastAsia="Times New Roman" w:hAnsi="Times New Roman" w:hint="default"/>
          </w:rPr>
          <w:fldChar w:fldCharType="end"/>
        </w:r>
      </w:hyperlink>
    </w:p>
    <w:p>
      <w:pPr>
        <w:numPr>
          <w:ilvl w:val="0"/>
          <w:numId w:val="0"/>
        </w:numPr>
        <w:jc w:val="left"/>
        <w:spacing w:lineRule="auto" w:line="240" w:before="0" w:after="160"/>
        <w:ind w:left="960" w:right="0" w:firstLine="0"/>
        <w:tabs>
          <w:tab w:val="left" w:pos="1365"/>
          <w:tab w:val="left" w:pos="1680"/>
          <w:tab w:val="right" w:leader="dot" w:pos="9004"/>
        </w:tabs>
        <w:rPr>
          <w:color w:val="auto"/>
          <w:position w:val="0"/>
          <w:sz w:val="21"/>
          <w:szCs w:val="21"/>
          <w:rFonts w:ascii="Calibri" w:eastAsia="宋体" w:hAnsi="宋体" w:hint="default"/>
        </w:rPr>
        <w:autoSpaceDE w:val="1"/>
        <w:autoSpaceDN w:val="1"/>
      </w:pPr>
      <w:hyperlink w:anchor="_Toc484463938">
        <w:r>
          <w:rPr>
            <w:rStyle w:val="PO169"/>
            <w:color w:val="3366CC"/>
            <w:position w:val="0"/>
            <w:sz w:val="24"/>
            <w:szCs w:val="24"/>
            <w:u w:val="none"/>
            <w:rFonts w:ascii="Times New Roman" w:eastAsia="Times New Roman" w:hAnsi="Times New Roman" w:hint="default"/>
          </w:rPr>
          <w:t>1.2.5.</w:t>
        </w:r>
        <w:r>
          <w:rPr>
            <w:color w:val="auto"/>
            <w:position w:val="0"/>
            <w:sz w:val="21"/>
            <w:szCs w:val="21"/>
            <w:rFonts w:ascii="Calibri" w:eastAsia="宋体" w:hAnsi="宋体" w:hint="default"/>
          </w:rPr>
          <w:tab/>
        </w:r>
        <w:r>
          <w:rPr>
            <w:rStyle w:val="PO169"/>
            <w:color w:val="3366CC"/>
            <w:position w:val="0"/>
            <w:sz w:val="24"/>
            <w:szCs w:val="24"/>
            <w:u w:val="none"/>
            <w:rFonts w:ascii="Times New Roman" w:eastAsia="Times New Roman" w:hAnsi="Times New Roman" w:hint="default"/>
          </w:rPr>
          <w:t>Java在网络方面的良好表现</w:t>
        </w:r>
        <w:r>
          <w:rPr>
            <w:color w:val="auto"/>
            <w:position w:val="0"/>
            <w:sz w:val="24"/>
            <w:szCs w:val="24"/>
            <w:rFonts w:ascii="Times New Roman" w:eastAsia="Times New Roman" w:hAnsi="Times New Roman" w:hint="default"/>
          </w:rPr>
          <w:tab/>
        </w:r>
        <w:r>
          <w:rPr>
            <w:color w:val="auto"/>
            <w:position w:val="0"/>
            <w:sz w:val="24"/>
            <w:szCs w:val="24"/>
            <w:rFonts w:ascii="Times New Roman" w:eastAsia="Times New Roman" w:hAnsi="Times New Roman" w:hint="default"/>
          </w:rPr>
          <w:fldChar w:fldCharType="begin"/>
        </w:r>
        <w:r>
          <w:instrText> PAGEREF  _Toc484463938 </w:instrText>
        </w:r>
        <w:r>
          <w:instrText> \* MERGEFORMAT</w:instrText>
        </w:r>
        <w:r>
          <w:fldChar w:fldCharType="separate"/>
        </w:r>
        <w:r>
          <w:rPr>
            <w:color w:val="auto"/>
            <w:position w:val="0"/>
            <w:sz w:val="24"/>
            <w:szCs w:val="24"/>
            <w:rFonts w:ascii="Times New Roman" w:eastAsia="Times New Roman" w:hAnsi="Times New Roman" w:hint="default"/>
          </w:rPr>
          <w:t>2</w:t>
        </w:r>
        <w:r>
          <w:rPr>
            <w:color w:val="auto"/>
            <w:position w:val="0"/>
            <w:sz w:val="24"/>
            <w:szCs w:val="24"/>
            <w:rFonts w:ascii="Times New Roman" w:eastAsia="Times New Roman" w:hAnsi="Times New Roman" w:hint="default"/>
          </w:rPr>
          <w:fldChar w:fldCharType="end"/>
        </w:r>
      </w:hyperlink>
    </w:p>
    <w:p>
      <w:pPr>
        <w:numPr>
          <w:ilvl w:val="0"/>
          <w:numId w:val="0"/>
        </w:numPr>
        <w:jc w:val="left"/>
        <w:spacing w:lineRule="auto" w:line="240" w:before="0" w:after="160"/>
        <w:ind w:left="960" w:right="0" w:firstLine="0"/>
        <w:tabs>
          <w:tab w:val="left" w:pos="1365"/>
          <w:tab w:val="left" w:pos="1680"/>
          <w:tab w:val="right" w:leader="dot" w:pos="9004"/>
        </w:tabs>
        <w:rPr>
          <w:color w:val="auto"/>
          <w:position w:val="0"/>
          <w:sz w:val="21"/>
          <w:szCs w:val="21"/>
          <w:rFonts w:ascii="Calibri" w:eastAsia="宋体" w:hAnsi="宋体" w:hint="default"/>
        </w:rPr>
        <w:autoSpaceDE w:val="1"/>
        <w:autoSpaceDN w:val="1"/>
      </w:pPr>
      <w:hyperlink w:anchor="_Toc484463939">
        <w:r>
          <w:rPr>
            <w:rStyle w:val="PO169"/>
            <w:color w:val="3366CC"/>
            <w:position w:val="0"/>
            <w:sz w:val="24"/>
            <w:szCs w:val="24"/>
            <w:u w:val="none"/>
            <w:rFonts w:ascii="Times New Roman" w:eastAsia="Times New Roman" w:hAnsi="Times New Roman" w:hint="default"/>
          </w:rPr>
          <w:t>1.2.6.</w:t>
        </w:r>
        <w:r>
          <w:rPr>
            <w:color w:val="auto"/>
            <w:position w:val="0"/>
            <w:sz w:val="21"/>
            <w:szCs w:val="21"/>
            <w:rFonts w:ascii="Calibri" w:eastAsia="宋体" w:hAnsi="宋体" w:hint="default"/>
          </w:rPr>
          <w:tab/>
        </w:r>
        <w:r>
          <w:rPr>
            <w:rStyle w:val="PO169"/>
            <w:color w:val="3366CC"/>
            <w:position w:val="0"/>
            <w:sz w:val="24"/>
            <w:szCs w:val="24"/>
            <w:u w:val="none"/>
            <w:rFonts w:ascii="Times New Roman" w:eastAsia="Times New Roman" w:hAnsi="Times New Roman" w:hint="default"/>
          </w:rPr>
          <w:t>游戏速度</w:t>
        </w:r>
        <w:r>
          <w:rPr>
            <w:color w:val="auto"/>
            <w:position w:val="0"/>
            <w:sz w:val="24"/>
            <w:szCs w:val="24"/>
            <w:rFonts w:ascii="Times New Roman" w:eastAsia="Times New Roman" w:hAnsi="Times New Roman" w:hint="default"/>
          </w:rPr>
          <w:tab/>
        </w:r>
        <w:r>
          <w:rPr>
            <w:color w:val="auto"/>
            <w:position w:val="0"/>
            <w:sz w:val="24"/>
            <w:szCs w:val="24"/>
            <w:rFonts w:ascii="Times New Roman" w:eastAsia="Times New Roman" w:hAnsi="Times New Roman" w:hint="default"/>
          </w:rPr>
          <w:fldChar w:fldCharType="begin"/>
        </w:r>
        <w:r>
          <w:instrText> PAGEREF  _Toc484463939 </w:instrText>
        </w:r>
        <w:r>
          <w:instrText> \* MERGEFORMAT</w:instrText>
        </w:r>
        <w:r>
          <w:fldChar w:fldCharType="separate"/>
        </w:r>
        <w:r>
          <w:rPr>
            <w:color w:val="auto"/>
            <w:position w:val="0"/>
            <w:sz w:val="24"/>
            <w:szCs w:val="24"/>
            <w:rFonts w:ascii="Times New Roman" w:eastAsia="Times New Roman" w:hAnsi="Times New Roman" w:hint="default"/>
          </w:rPr>
          <w:t>3</w:t>
        </w:r>
        <w:r>
          <w:rPr>
            <w:color w:val="auto"/>
            <w:position w:val="0"/>
            <w:sz w:val="24"/>
            <w:szCs w:val="24"/>
            <w:rFonts w:ascii="Times New Roman" w:eastAsia="Times New Roman" w:hAnsi="Times New Roman" w:hint="default"/>
          </w:rPr>
          <w:fldChar w:fldCharType="end"/>
        </w:r>
      </w:hyperlink>
    </w:p>
    <w:p>
      <w:pPr>
        <w:numPr>
          <w:ilvl w:val="0"/>
          <w:numId w:val="0"/>
        </w:numPr>
        <w:jc w:val="left"/>
        <w:spacing w:lineRule="auto" w:line="240" w:before="0" w:after="160"/>
        <w:ind w:left="480" w:right="0" w:firstLine="0"/>
        <w:tabs>
          <w:tab w:val="left" w:pos="1260"/>
          <w:tab w:val="right" w:leader="dot" w:pos="9004"/>
        </w:tabs>
        <w:rPr>
          <w:color w:val="auto"/>
          <w:position w:val="0"/>
          <w:sz w:val="21"/>
          <w:szCs w:val="21"/>
          <w:rFonts w:ascii="Calibri" w:eastAsia="宋体" w:hAnsi="宋体" w:hint="default"/>
        </w:rPr>
        <w:autoSpaceDE w:val="1"/>
        <w:autoSpaceDN w:val="1"/>
      </w:pPr>
      <w:hyperlink w:anchor="_Toc484463940">
        <w:r>
          <w:rPr>
            <w:rStyle w:val="PO169"/>
            <w:color w:val="3366CC"/>
            <w:position w:val="0"/>
            <w:sz w:val="24"/>
            <w:szCs w:val="24"/>
            <w:u w:val="none"/>
            <w:rFonts w:ascii="Times New Roman" w:eastAsia="Times New Roman" w:hAnsi="Times New Roman" w:hint="default"/>
          </w:rPr>
          <w:t>1.3.</w:t>
        </w:r>
        <w:r>
          <w:rPr>
            <w:color w:val="auto"/>
            <w:position w:val="0"/>
            <w:sz w:val="21"/>
            <w:szCs w:val="21"/>
            <w:rFonts w:ascii="Calibri" w:eastAsia="宋体" w:hAnsi="宋体" w:hint="default"/>
          </w:rPr>
          <w:tab/>
        </w:r>
        <w:r>
          <w:rPr>
            <w:rStyle w:val="PO169"/>
            <w:color w:val="3366CC"/>
            <w:position w:val="0"/>
            <w:sz w:val="24"/>
            <w:szCs w:val="24"/>
            <w:u w:val="none"/>
            <w:rFonts w:ascii="Times New Roman" w:eastAsia="Times New Roman" w:hAnsi="Times New Roman" w:hint="default"/>
          </w:rPr>
          <w:t>项目开发的目标</w:t>
        </w:r>
        <w:r>
          <w:rPr>
            <w:color w:val="auto"/>
            <w:position w:val="0"/>
            <w:sz w:val="24"/>
            <w:szCs w:val="24"/>
            <w:rFonts w:ascii="Times New Roman" w:eastAsia="Times New Roman" w:hAnsi="Times New Roman" w:hint="default"/>
          </w:rPr>
          <w:tab/>
        </w:r>
        <w:r>
          <w:rPr>
            <w:color w:val="auto"/>
            <w:position w:val="0"/>
            <w:sz w:val="24"/>
            <w:szCs w:val="24"/>
            <w:rFonts w:ascii="Times New Roman" w:eastAsia="Times New Roman" w:hAnsi="Times New Roman" w:hint="default"/>
          </w:rPr>
          <w:fldChar w:fldCharType="begin"/>
        </w:r>
        <w:r>
          <w:instrText> PAGEREF  _Toc484463940 </w:instrText>
        </w:r>
        <w:r>
          <w:instrText> \* MERGEFORMAT</w:instrText>
        </w:r>
        <w:r>
          <w:fldChar w:fldCharType="separate"/>
        </w:r>
        <w:r>
          <w:rPr>
            <w:color w:val="auto"/>
            <w:position w:val="0"/>
            <w:sz w:val="24"/>
            <w:szCs w:val="24"/>
            <w:rFonts w:ascii="Times New Roman" w:eastAsia="Times New Roman" w:hAnsi="Times New Roman" w:hint="default"/>
          </w:rPr>
          <w:t>3</w:t>
        </w:r>
        <w:r>
          <w:rPr>
            <w:color w:val="auto"/>
            <w:position w:val="0"/>
            <w:sz w:val="24"/>
            <w:szCs w:val="24"/>
            <w:rFonts w:ascii="Times New Roman" w:eastAsia="Times New Roman" w:hAnsi="Times New Roman" w:hint="default"/>
          </w:rPr>
          <w:fldChar w:fldCharType="end"/>
        </w:r>
      </w:hyperlink>
    </w:p>
    <w:p>
      <w:pPr>
        <w:numPr>
          <w:ilvl w:val="0"/>
          <w:numId w:val="0"/>
        </w:numPr>
        <w:jc w:val="left"/>
        <w:spacing w:lineRule="auto" w:line="240" w:before="0" w:after="160"/>
        <w:ind w:left="480" w:right="0" w:firstLine="0"/>
        <w:tabs>
          <w:tab w:val="left" w:pos="1260"/>
          <w:tab w:val="right" w:leader="dot" w:pos="9004"/>
        </w:tabs>
        <w:rPr>
          <w:color w:val="auto"/>
          <w:position w:val="0"/>
          <w:sz w:val="21"/>
          <w:szCs w:val="21"/>
          <w:rFonts w:ascii="Calibri" w:eastAsia="宋体" w:hAnsi="宋体" w:hint="default"/>
        </w:rPr>
        <w:autoSpaceDE w:val="1"/>
        <w:autoSpaceDN w:val="1"/>
      </w:pPr>
      <w:hyperlink w:anchor="_Toc484463941">
        <w:r>
          <w:rPr>
            <w:rStyle w:val="PO169"/>
            <w:color w:val="3366CC"/>
            <w:position w:val="0"/>
            <w:sz w:val="24"/>
            <w:szCs w:val="24"/>
            <w:u w:val="none"/>
            <w:rFonts w:ascii="Times New Roman" w:eastAsia="Times New Roman" w:hAnsi="Times New Roman" w:hint="default"/>
          </w:rPr>
          <w:t>1.4.</w:t>
        </w:r>
        <w:r>
          <w:rPr>
            <w:color w:val="auto"/>
            <w:position w:val="0"/>
            <w:sz w:val="21"/>
            <w:szCs w:val="21"/>
            <w:rFonts w:ascii="Calibri" w:eastAsia="宋体" w:hAnsi="宋体" w:hint="default"/>
          </w:rPr>
          <w:tab/>
        </w:r>
        <w:r>
          <w:rPr>
            <w:rStyle w:val="PO169"/>
            <w:color w:val="3366CC"/>
            <w:position w:val="0"/>
            <w:sz w:val="24"/>
            <w:szCs w:val="24"/>
            <w:u w:val="none"/>
            <w:rFonts w:ascii="Times New Roman" w:eastAsia="Times New Roman" w:hAnsi="Times New Roman" w:hint="default"/>
          </w:rPr>
          <w:t>项目开发的意义</w:t>
        </w:r>
        <w:r>
          <w:rPr>
            <w:color w:val="auto"/>
            <w:position w:val="0"/>
            <w:sz w:val="24"/>
            <w:szCs w:val="24"/>
            <w:rFonts w:ascii="Times New Roman" w:eastAsia="Times New Roman" w:hAnsi="Times New Roman" w:hint="default"/>
          </w:rPr>
          <w:tab/>
        </w:r>
        <w:r>
          <w:rPr>
            <w:color w:val="auto"/>
            <w:position w:val="0"/>
            <w:sz w:val="24"/>
            <w:szCs w:val="24"/>
            <w:rFonts w:ascii="Times New Roman" w:eastAsia="Times New Roman" w:hAnsi="Times New Roman" w:hint="default"/>
          </w:rPr>
          <w:fldChar w:fldCharType="begin"/>
        </w:r>
        <w:r>
          <w:instrText> PAGEREF  _Toc484463941 </w:instrText>
        </w:r>
        <w:r>
          <w:instrText> \* MERGEFORMAT</w:instrText>
        </w:r>
        <w:r>
          <w:fldChar w:fldCharType="separate"/>
        </w:r>
        <w:r>
          <w:rPr>
            <w:color w:val="auto"/>
            <w:position w:val="0"/>
            <w:sz w:val="24"/>
            <w:szCs w:val="24"/>
            <w:rFonts w:ascii="Times New Roman" w:eastAsia="Times New Roman" w:hAnsi="Times New Roman" w:hint="default"/>
          </w:rPr>
          <w:t>3</w:t>
        </w:r>
        <w:r>
          <w:rPr>
            <w:color w:val="auto"/>
            <w:position w:val="0"/>
            <w:sz w:val="24"/>
            <w:szCs w:val="24"/>
            <w:rFonts w:ascii="Times New Roman" w:eastAsia="Times New Roman" w:hAnsi="Times New Roman" w:hint="default"/>
          </w:rPr>
          <w:fldChar w:fldCharType="end"/>
        </w:r>
      </w:hyperlink>
    </w:p>
    <w:p>
      <w:pPr>
        <w:numPr>
          <w:ilvl w:val="0"/>
          <w:numId w:val="0"/>
        </w:numPr>
        <w:jc w:val="left"/>
        <w:spacing w:lineRule="auto" w:line="240" w:before="0" w:after="160"/>
        <w:ind w:left="480" w:right="0" w:firstLine="0"/>
        <w:tabs>
          <w:tab w:val="left" w:pos="1260"/>
          <w:tab w:val="right" w:leader="dot" w:pos="9004"/>
        </w:tabs>
        <w:rPr>
          <w:color w:val="auto"/>
          <w:position w:val="0"/>
          <w:sz w:val="21"/>
          <w:szCs w:val="21"/>
          <w:rFonts w:ascii="Calibri" w:eastAsia="宋体" w:hAnsi="宋体" w:hint="default"/>
        </w:rPr>
        <w:autoSpaceDE w:val="1"/>
        <w:autoSpaceDN w:val="1"/>
      </w:pPr>
      <w:hyperlink w:anchor="_Toc484463942">
        <w:r>
          <w:rPr>
            <w:rStyle w:val="PO169"/>
            <w:color w:val="3366CC"/>
            <w:position w:val="0"/>
            <w:sz w:val="24"/>
            <w:szCs w:val="24"/>
            <w:u w:val="none"/>
            <w:rFonts w:ascii="Times New Roman" w:eastAsia="Times New Roman" w:hAnsi="Times New Roman" w:hint="default"/>
          </w:rPr>
          <w:t>1.5.</w:t>
        </w:r>
        <w:r>
          <w:rPr>
            <w:color w:val="auto"/>
            <w:position w:val="0"/>
            <w:sz w:val="21"/>
            <w:szCs w:val="21"/>
            <w:rFonts w:ascii="Calibri" w:eastAsia="宋体" w:hAnsi="宋体" w:hint="default"/>
          </w:rPr>
          <w:tab/>
        </w:r>
        <w:r>
          <w:rPr>
            <w:rStyle w:val="PO169"/>
            <w:color w:val="3366CC"/>
            <w:position w:val="0"/>
            <w:sz w:val="24"/>
            <w:szCs w:val="24"/>
            <w:u w:val="none"/>
            <w:rFonts w:ascii="Times New Roman" w:eastAsia="Times New Roman" w:hAnsi="Times New Roman" w:hint="default"/>
          </w:rPr>
          <w:t>本文章节安排</w:t>
        </w:r>
        <w:r>
          <w:rPr>
            <w:color w:val="auto"/>
            <w:position w:val="0"/>
            <w:sz w:val="24"/>
            <w:szCs w:val="24"/>
            <w:rFonts w:ascii="Times New Roman" w:eastAsia="Times New Roman" w:hAnsi="Times New Roman" w:hint="default"/>
          </w:rPr>
          <w:tab/>
        </w:r>
        <w:r>
          <w:rPr>
            <w:color w:val="auto"/>
            <w:position w:val="0"/>
            <w:sz w:val="24"/>
            <w:szCs w:val="24"/>
            <w:rFonts w:ascii="Times New Roman" w:eastAsia="Times New Roman" w:hAnsi="Times New Roman" w:hint="default"/>
          </w:rPr>
          <w:fldChar w:fldCharType="begin"/>
        </w:r>
        <w:r>
          <w:instrText> PAGEREF  _Toc484463942 </w:instrText>
        </w:r>
        <w:r>
          <w:instrText> \* MERGEFORMAT</w:instrText>
        </w:r>
        <w:r>
          <w:fldChar w:fldCharType="separate"/>
        </w:r>
        <w:r>
          <w:rPr>
            <w:color w:val="auto"/>
            <w:position w:val="0"/>
            <w:sz w:val="24"/>
            <w:szCs w:val="24"/>
            <w:rFonts w:ascii="Times New Roman" w:eastAsia="Times New Roman" w:hAnsi="Times New Roman" w:hint="default"/>
          </w:rPr>
          <w:t>4</w:t>
        </w:r>
        <w:r>
          <w:rPr>
            <w:color w:val="auto"/>
            <w:position w:val="0"/>
            <w:sz w:val="24"/>
            <w:szCs w:val="24"/>
            <w:rFonts w:ascii="Times New Roman" w:eastAsia="Times New Roman" w:hAnsi="Times New Roman" w:hint="default"/>
          </w:rPr>
          <w:fldChar w:fldCharType="end"/>
        </w:r>
      </w:hyperlink>
    </w:p>
    <w:p>
      <w:pPr>
        <w:numPr>
          <w:ilvl w:val="0"/>
          <w:numId w:val="0"/>
        </w:numPr>
        <w:jc w:val="left"/>
        <w:spacing w:lineRule="auto" w:line="240" w:before="0" w:after="160"/>
        <w:ind w:left="480" w:right="0" w:firstLine="0"/>
        <w:tabs>
          <w:tab w:val="left" w:pos="1260"/>
          <w:tab w:val="right" w:leader="dot" w:pos="9004"/>
        </w:tabs>
        <w:rPr>
          <w:color w:val="auto"/>
          <w:position w:val="0"/>
          <w:sz w:val="21"/>
          <w:szCs w:val="21"/>
          <w:rFonts w:ascii="Calibri" w:eastAsia="宋体" w:hAnsi="宋体" w:hint="default"/>
        </w:rPr>
        <w:autoSpaceDE w:val="1"/>
        <w:autoSpaceDN w:val="1"/>
      </w:pPr>
      <w:hyperlink w:anchor="_Toc484463943">
        <w:r>
          <w:rPr>
            <w:rStyle w:val="PO169"/>
            <w:color w:val="3366CC"/>
            <w:position w:val="0"/>
            <w:sz w:val="24"/>
            <w:szCs w:val="24"/>
            <w:u w:val="none"/>
            <w:rFonts w:ascii="Times New Roman" w:eastAsia="Times New Roman" w:hAnsi="Times New Roman" w:hint="default"/>
          </w:rPr>
          <w:t>1.6.</w:t>
        </w:r>
        <w:r>
          <w:rPr>
            <w:color w:val="auto"/>
            <w:position w:val="0"/>
            <w:sz w:val="21"/>
            <w:szCs w:val="21"/>
            <w:rFonts w:ascii="Calibri" w:eastAsia="宋体" w:hAnsi="宋体" w:hint="default"/>
          </w:rPr>
          <w:tab/>
        </w:r>
        <w:r>
          <w:rPr>
            <w:rStyle w:val="PO169"/>
            <w:color w:val="3366CC"/>
            <w:position w:val="0"/>
            <w:sz w:val="24"/>
            <w:szCs w:val="24"/>
            <w:u w:val="none"/>
            <w:rFonts w:ascii="Times New Roman" w:eastAsia="Times New Roman" w:hAnsi="Times New Roman" w:hint="default"/>
          </w:rPr>
          <w:t>本章小结</w:t>
        </w:r>
        <w:r>
          <w:rPr>
            <w:color w:val="auto"/>
            <w:position w:val="0"/>
            <w:sz w:val="24"/>
            <w:szCs w:val="24"/>
            <w:rFonts w:ascii="Times New Roman" w:eastAsia="Times New Roman" w:hAnsi="Times New Roman" w:hint="default"/>
          </w:rPr>
          <w:tab/>
        </w:r>
        <w:r>
          <w:rPr>
            <w:color w:val="auto"/>
            <w:position w:val="0"/>
            <w:sz w:val="24"/>
            <w:szCs w:val="24"/>
            <w:rFonts w:ascii="Times New Roman" w:eastAsia="Times New Roman" w:hAnsi="Times New Roman" w:hint="default"/>
          </w:rPr>
          <w:fldChar w:fldCharType="begin"/>
        </w:r>
        <w:r>
          <w:instrText> PAGEREF  _Toc484463943 </w:instrText>
        </w:r>
        <w:r>
          <w:instrText> \* MERGEFORMAT</w:instrText>
        </w:r>
        <w:r>
          <w:fldChar w:fldCharType="separate"/>
        </w:r>
        <w:r>
          <w:rPr>
            <w:color w:val="auto"/>
            <w:position w:val="0"/>
            <w:sz w:val="24"/>
            <w:szCs w:val="24"/>
            <w:rFonts w:ascii="Times New Roman" w:eastAsia="Times New Roman" w:hAnsi="Times New Roman" w:hint="default"/>
          </w:rPr>
          <w:t>4</w:t>
        </w:r>
        <w:r>
          <w:rPr>
            <w:color w:val="auto"/>
            <w:position w:val="0"/>
            <w:sz w:val="24"/>
            <w:szCs w:val="24"/>
            <w:rFonts w:ascii="Times New Roman" w:eastAsia="Times New Roman" w:hAnsi="Times New Roman" w:hint="default"/>
          </w:rPr>
          <w:fldChar w:fldCharType="end"/>
        </w:r>
      </w:hyperlink>
    </w:p>
    <w:p>
      <w:pPr>
        <w:numPr>
          <w:ilvl w:val="0"/>
          <w:numId w:val="0"/>
        </w:numPr>
        <w:jc w:val="left"/>
        <w:spacing w:lineRule="auto" w:line="240" w:before="0" w:after="160"/>
        <w:ind w:right="0" w:firstLine="0"/>
        <w:tabs>
          <w:tab w:val="left" w:pos="480"/>
          <w:tab w:val="right" w:leader="dot" w:pos="9004"/>
        </w:tabs>
        <w:rPr>
          <w:color w:val="auto"/>
          <w:position w:val="0"/>
          <w:sz w:val="21"/>
          <w:szCs w:val="21"/>
          <w:rFonts w:ascii="Calibri" w:eastAsia="宋体" w:hAnsi="宋体" w:hint="default"/>
        </w:rPr>
        <w:autoSpaceDE w:val="1"/>
        <w:autoSpaceDN w:val="1"/>
      </w:pPr>
      <w:hyperlink w:anchor="_Toc484463944">
        <w:r>
          <w:rPr>
            <w:rStyle w:val="PO169"/>
            <w:color w:val="3366CC"/>
            <w:position w:val="0"/>
            <w:sz w:val="24"/>
            <w:szCs w:val="24"/>
            <w:u w:val="none"/>
            <w:rFonts w:ascii="Times New Roman" w:eastAsia="Times New Roman" w:hAnsi="Times New Roman" w:hint="default"/>
          </w:rPr>
          <w:t>2.</w:t>
        </w:r>
        <w:r>
          <w:rPr>
            <w:color w:val="auto"/>
            <w:position w:val="0"/>
            <w:sz w:val="21"/>
            <w:szCs w:val="21"/>
            <w:rFonts w:ascii="Calibri" w:eastAsia="宋体" w:hAnsi="宋体" w:hint="default"/>
          </w:rPr>
          <w:tab/>
        </w:r>
        <w:r>
          <w:rPr>
            <w:rStyle w:val="PO169"/>
            <w:color w:val="3366CC"/>
            <w:position w:val="0"/>
            <w:sz w:val="24"/>
            <w:szCs w:val="24"/>
            <w:u w:val="none"/>
            <w:rFonts w:ascii="Times New Roman" w:eastAsia="Times New Roman" w:hAnsi="Times New Roman" w:hint="default"/>
          </w:rPr>
          <w:t>开发环境和相关技术简介</w:t>
        </w:r>
        <w:r>
          <w:rPr>
            <w:color w:val="auto"/>
            <w:position w:val="0"/>
            <w:sz w:val="24"/>
            <w:szCs w:val="24"/>
            <w:rFonts w:ascii="Times New Roman" w:eastAsia="Times New Roman" w:hAnsi="Times New Roman" w:hint="default"/>
          </w:rPr>
          <w:tab/>
        </w:r>
        <w:r>
          <w:rPr>
            <w:color w:val="auto"/>
            <w:position w:val="0"/>
            <w:sz w:val="24"/>
            <w:szCs w:val="24"/>
            <w:rFonts w:ascii="Times New Roman" w:eastAsia="Times New Roman" w:hAnsi="Times New Roman" w:hint="default"/>
          </w:rPr>
          <w:fldChar w:fldCharType="begin"/>
        </w:r>
        <w:r>
          <w:instrText> PAGEREF  _Toc484463944 </w:instrText>
        </w:r>
        <w:r>
          <w:instrText> \* MERGEFORMAT</w:instrText>
        </w:r>
        <w:r>
          <w:fldChar w:fldCharType="separate"/>
        </w:r>
        <w:r>
          <w:rPr>
            <w:color w:val="auto"/>
            <w:position w:val="0"/>
            <w:sz w:val="24"/>
            <w:szCs w:val="24"/>
            <w:rFonts w:ascii="Times New Roman" w:eastAsia="Times New Roman" w:hAnsi="Times New Roman" w:hint="default"/>
          </w:rPr>
          <w:t>5</w:t>
        </w:r>
        <w:r>
          <w:rPr>
            <w:color w:val="auto"/>
            <w:position w:val="0"/>
            <w:sz w:val="24"/>
            <w:szCs w:val="24"/>
            <w:rFonts w:ascii="Times New Roman" w:eastAsia="Times New Roman" w:hAnsi="Times New Roman" w:hint="default"/>
          </w:rPr>
          <w:fldChar w:fldCharType="end"/>
        </w:r>
      </w:hyperlink>
    </w:p>
    <w:p>
      <w:pPr>
        <w:numPr>
          <w:ilvl w:val="0"/>
          <w:numId w:val="0"/>
        </w:numPr>
        <w:jc w:val="left"/>
        <w:spacing w:lineRule="auto" w:line="240" w:before="0" w:after="160"/>
        <w:ind w:left="480" w:right="0" w:firstLine="0"/>
        <w:tabs>
          <w:tab w:val="left" w:pos="1260"/>
          <w:tab w:val="right" w:leader="dot" w:pos="9004"/>
        </w:tabs>
        <w:rPr>
          <w:color w:val="auto"/>
          <w:position w:val="0"/>
          <w:sz w:val="21"/>
          <w:szCs w:val="21"/>
          <w:rFonts w:ascii="Calibri" w:eastAsia="宋体" w:hAnsi="宋体" w:hint="default"/>
        </w:rPr>
        <w:autoSpaceDE w:val="1"/>
        <w:autoSpaceDN w:val="1"/>
      </w:pPr>
      <w:hyperlink w:anchor="_Toc484463945">
        <w:r>
          <w:rPr>
            <w:rStyle w:val="PO169"/>
            <w:color w:val="3366CC"/>
            <w:position w:val="0"/>
            <w:sz w:val="24"/>
            <w:szCs w:val="24"/>
            <w:u w:val="none"/>
            <w:rFonts w:ascii="Times New Roman" w:eastAsia="Times New Roman" w:hAnsi="Times New Roman" w:hint="default"/>
          </w:rPr>
          <w:t>2.1.</w:t>
        </w:r>
        <w:r>
          <w:rPr>
            <w:color w:val="auto"/>
            <w:position w:val="0"/>
            <w:sz w:val="21"/>
            <w:szCs w:val="21"/>
            <w:rFonts w:ascii="Calibri" w:eastAsia="宋体" w:hAnsi="宋体" w:hint="default"/>
          </w:rPr>
          <w:tab/>
        </w:r>
        <w:r>
          <w:rPr>
            <w:rStyle w:val="PO169"/>
            <w:color w:val="3366CC"/>
            <w:position w:val="0"/>
            <w:sz w:val="24"/>
            <w:szCs w:val="24"/>
            <w:u w:val="none"/>
            <w:rFonts w:ascii="Times New Roman" w:eastAsia="Times New Roman" w:hAnsi="Times New Roman" w:hint="default"/>
          </w:rPr>
          <w:t>开发环境</w:t>
        </w:r>
        <w:r>
          <w:rPr>
            <w:color w:val="auto"/>
            <w:position w:val="0"/>
            <w:sz w:val="24"/>
            <w:szCs w:val="24"/>
            <w:rFonts w:ascii="Times New Roman" w:eastAsia="Times New Roman" w:hAnsi="Times New Roman" w:hint="default"/>
          </w:rPr>
          <w:tab/>
        </w:r>
        <w:r>
          <w:rPr>
            <w:color w:val="auto"/>
            <w:position w:val="0"/>
            <w:sz w:val="24"/>
            <w:szCs w:val="24"/>
            <w:rFonts w:ascii="Times New Roman" w:eastAsia="Times New Roman" w:hAnsi="Times New Roman" w:hint="default"/>
          </w:rPr>
          <w:fldChar w:fldCharType="begin"/>
        </w:r>
        <w:r>
          <w:instrText> PAGEREF  _Toc484463945 </w:instrText>
        </w:r>
        <w:r>
          <w:instrText> \* MERGEFORMAT</w:instrText>
        </w:r>
        <w:r>
          <w:fldChar w:fldCharType="separate"/>
        </w:r>
        <w:r>
          <w:rPr>
            <w:color w:val="auto"/>
            <w:position w:val="0"/>
            <w:sz w:val="24"/>
            <w:szCs w:val="24"/>
            <w:rFonts w:ascii="Times New Roman" w:eastAsia="Times New Roman" w:hAnsi="Times New Roman" w:hint="default"/>
          </w:rPr>
          <w:t>5</w:t>
        </w:r>
        <w:r>
          <w:rPr>
            <w:color w:val="auto"/>
            <w:position w:val="0"/>
            <w:sz w:val="24"/>
            <w:szCs w:val="24"/>
            <w:rFonts w:ascii="Times New Roman" w:eastAsia="Times New Roman" w:hAnsi="Times New Roman" w:hint="default"/>
          </w:rPr>
          <w:fldChar w:fldCharType="end"/>
        </w:r>
      </w:hyperlink>
    </w:p>
    <w:p>
      <w:pPr>
        <w:numPr>
          <w:ilvl w:val="0"/>
          <w:numId w:val="0"/>
        </w:numPr>
        <w:jc w:val="left"/>
        <w:spacing w:lineRule="auto" w:line="240" w:before="0" w:after="160"/>
        <w:ind w:left="960" w:right="0" w:firstLine="0"/>
        <w:tabs>
          <w:tab w:val="left" w:pos="1365"/>
          <w:tab w:val="left" w:pos="1680"/>
          <w:tab w:val="right" w:leader="dot" w:pos="9004"/>
        </w:tabs>
        <w:rPr>
          <w:color w:val="auto"/>
          <w:position w:val="0"/>
          <w:sz w:val="21"/>
          <w:szCs w:val="21"/>
          <w:rFonts w:ascii="Calibri" w:eastAsia="宋体" w:hAnsi="宋体" w:hint="default"/>
        </w:rPr>
        <w:autoSpaceDE w:val="1"/>
        <w:autoSpaceDN w:val="1"/>
      </w:pPr>
      <w:hyperlink w:anchor="_Toc484463946">
        <w:r>
          <w:rPr>
            <w:rStyle w:val="PO169"/>
            <w:color w:val="3366CC"/>
            <w:position w:val="0"/>
            <w:sz w:val="24"/>
            <w:szCs w:val="24"/>
            <w:u w:val="none"/>
            <w:rFonts w:ascii="Times New Roman" w:eastAsia="Times New Roman" w:hAnsi="Times New Roman" w:hint="default"/>
          </w:rPr>
          <w:t>2.1.1.</w:t>
        </w:r>
        <w:r>
          <w:rPr>
            <w:color w:val="auto"/>
            <w:position w:val="0"/>
            <w:sz w:val="21"/>
            <w:szCs w:val="21"/>
            <w:rFonts w:ascii="Calibri" w:eastAsia="宋体" w:hAnsi="宋体" w:hint="default"/>
          </w:rPr>
          <w:tab/>
        </w:r>
        <w:r>
          <w:rPr>
            <w:rStyle w:val="PO169"/>
            <w:color w:val="3366CC"/>
            <w:position w:val="0"/>
            <w:sz w:val="24"/>
            <w:szCs w:val="24"/>
            <w:u w:val="none"/>
            <w:rFonts w:ascii="Times New Roman" w:eastAsia="Times New Roman" w:hAnsi="Times New Roman" w:hint="default"/>
          </w:rPr>
          <w:t>Eclipse</w:t>
        </w:r>
        <w:r>
          <w:rPr>
            <w:color w:val="auto"/>
            <w:position w:val="0"/>
            <w:sz w:val="24"/>
            <w:szCs w:val="24"/>
            <w:rFonts w:ascii="Times New Roman" w:eastAsia="Times New Roman" w:hAnsi="Times New Roman" w:hint="default"/>
          </w:rPr>
          <w:tab/>
        </w:r>
        <w:r>
          <w:rPr>
            <w:color w:val="auto"/>
            <w:position w:val="0"/>
            <w:sz w:val="24"/>
            <w:szCs w:val="24"/>
            <w:rFonts w:ascii="Times New Roman" w:eastAsia="Times New Roman" w:hAnsi="Times New Roman" w:hint="default"/>
          </w:rPr>
          <w:fldChar w:fldCharType="begin"/>
        </w:r>
        <w:r>
          <w:instrText> PAGEREF  _Toc484463946 </w:instrText>
        </w:r>
        <w:r>
          <w:instrText> \* MERGEFORMAT</w:instrText>
        </w:r>
        <w:r>
          <w:fldChar w:fldCharType="separate"/>
        </w:r>
        <w:r>
          <w:rPr>
            <w:color w:val="auto"/>
            <w:position w:val="0"/>
            <w:sz w:val="24"/>
            <w:szCs w:val="24"/>
            <w:rFonts w:ascii="Times New Roman" w:eastAsia="Times New Roman" w:hAnsi="Times New Roman" w:hint="default"/>
          </w:rPr>
          <w:t>5</w:t>
        </w:r>
        <w:r>
          <w:rPr>
            <w:color w:val="auto"/>
            <w:position w:val="0"/>
            <w:sz w:val="24"/>
            <w:szCs w:val="24"/>
            <w:rFonts w:ascii="Times New Roman" w:eastAsia="Times New Roman" w:hAnsi="Times New Roman" w:hint="default"/>
          </w:rPr>
          <w:fldChar w:fldCharType="end"/>
        </w:r>
      </w:hyperlink>
    </w:p>
    <w:p>
      <w:pPr>
        <w:numPr>
          <w:ilvl w:val="0"/>
          <w:numId w:val="0"/>
        </w:numPr>
        <w:jc w:val="left"/>
        <w:spacing w:lineRule="auto" w:line="240" w:before="0" w:after="160"/>
        <w:ind w:left="960" w:right="0" w:firstLine="0"/>
        <w:tabs>
          <w:tab w:val="left" w:pos="1365"/>
          <w:tab w:val="right" w:leader="dot" w:pos="9004"/>
        </w:tabs>
        <w:rPr>
          <w:color w:val="auto"/>
          <w:position w:val="0"/>
          <w:sz w:val="21"/>
          <w:szCs w:val="21"/>
          <w:rFonts w:ascii="Calibri" w:eastAsia="宋体" w:hAnsi="宋体" w:hint="default"/>
        </w:rPr>
        <w:autoSpaceDE w:val="1"/>
        <w:autoSpaceDN w:val="1"/>
      </w:pPr>
      <w:hyperlink w:anchor="_Toc484463947">
        <w:r>
          <w:rPr>
            <w:color w:val="auto"/>
            <w:position w:val="0"/>
            <w:sz w:val="21"/>
            <w:szCs w:val="21"/>
            <w:rFonts w:ascii="Calibri" w:eastAsia="宋体" w:hAnsi="宋体" w:hint="default"/>
          </w:rPr>
          <w:tab/>
        </w:r>
        <w:r>
          <w:rPr>
            <w:rStyle w:val="PO169"/>
            <w:color w:val="3366CC"/>
            <w:position w:val="0"/>
            <w:sz w:val="24"/>
            <w:szCs w:val="24"/>
            <w:u w:val="none"/>
            <w:rFonts w:ascii="Times New Roman" w:eastAsia="Times New Roman" w:hAnsi="Times New Roman" w:hint="default"/>
          </w:rPr>
          <w:t>Java</w:t>
        </w:r>
        <w:r>
          <w:rPr>
            <w:color w:val="auto"/>
            <w:position w:val="0"/>
            <w:sz w:val="24"/>
            <w:szCs w:val="24"/>
            <w:rFonts w:ascii="Times New Roman" w:eastAsia="Times New Roman" w:hAnsi="Times New Roman" w:hint="default"/>
          </w:rPr>
          <w:tab/>
        </w:r>
        <w:r>
          <w:rPr>
            <w:color w:val="auto"/>
            <w:position w:val="0"/>
            <w:sz w:val="24"/>
            <w:szCs w:val="24"/>
            <w:rFonts w:ascii="Times New Roman" w:eastAsia="Times New Roman" w:hAnsi="Times New Roman" w:hint="default"/>
          </w:rPr>
          <w:fldChar w:fldCharType="begin"/>
        </w:r>
        <w:r>
          <w:instrText> PAGEREF  _Toc484463947 </w:instrText>
        </w:r>
        <w:r>
          <w:instrText> \* MERGEFORMAT</w:instrText>
        </w:r>
        <w:r>
          <w:fldChar w:fldCharType="separate"/>
        </w:r>
        <w:r>
          <w:rPr>
            <w:color w:val="auto"/>
            <w:position w:val="0"/>
            <w:sz w:val="24"/>
            <w:szCs w:val="24"/>
            <w:rFonts w:ascii="Times New Roman" w:eastAsia="Times New Roman" w:hAnsi="Times New Roman" w:hint="default"/>
          </w:rPr>
          <w:t>6</w:t>
        </w:r>
        <w:r>
          <w:rPr>
            <w:color w:val="auto"/>
            <w:position w:val="0"/>
            <w:sz w:val="24"/>
            <w:szCs w:val="24"/>
            <w:rFonts w:ascii="Times New Roman" w:eastAsia="Times New Roman" w:hAnsi="Times New Roman" w:hint="default"/>
          </w:rPr>
          <w:fldChar w:fldCharType="end"/>
        </w:r>
      </w:hyperlink>
    </w:p>
    <w:p>
      <w:pPr>
        <w:numPr>
          <w:ilvl w:val="0"/>
          <w:numId w:val="0"/>
        </w:numPr>
        <w:jc w:val="left"/>
        <w:spacing w:lineRule="auto" w:line="240" w:before="0" w:after="160"/>
        <w:ind w:left="960" w:right="0" w:firstLine="0"/>
        <w:tabs>
          <w:tab w:val="left" w:pos="1365"/>
          <w:tab w:val="right" w:leader="dot" w:pos="9004"/>
        </w:tabs>
        <w:rPr>
          <w:color w:val="auto"/>
          <w:position w:val="0"/>
          <w:sz w:val="21"/>
          <w:szCs w:val="21"/>
          <w:rFonts w:ascii="Calibri" w:eastAsia="宋体" w:hAnsi="宋体" w:hint="default"/>
        </w:rPr>
        <w:autoSpaceDE w:val="1"/>
        <w:autoSpaceDN w:val="1"/>
      </w:pPr>
      <w:hyperlink w:anchor="_Toc484463949">
        <w:r>
          <w:rPr>
            <w:rStyle w:val="PO169"/>
            <w:color w:val="3366CC"/>
            <w:position w:val="0"/>
            <w:sz w:val="24"/>
            <w:szCs w:val="24"/>
            <w:u w:val="none"/>
            <w:rFonts w:ascii="Times New Roman" w:eastAsia="Times New Roman" w:hAnsi="Times New Roman" w:hint="default"/>
          </w:rPr>
          <w:t>2.1.2.</w:t>
        </w:r>
        <w:r>
          <w:rPr>
            <w:color w:val="auto"/>
            <w:position w:val="0"/>
            <w:sz w:val="24"/>
            <w:szCs w:val="24"/>
            <w:rFonts w:ascii="Times New Roman" w:eastAsia="Times New Roman" w:hAnsi="Times New Roman" w:hint="default"/>
          </w:rPr>
          <w:tab/>
        </w:r>
        <w:r>
          <w:rPr>
            <w:color w:val="auto"/>
            <w:position w:val="0"/>
            <w:sz w:val="24"/>
            <w:szCs w:val="24"/>
            <w:rFonts w:ascii="Times New Roman" w:eastAsia="Times New Roman" w:hAnsi="Times New Roman" w:hint="default"/>
          </w:rPr>
          <w:fldChar w:fldCharType="begin"/>
        </w:r>
        <w:r>
          <w:instrText> PAGEREF  _Toc484463949 </w:instrText>
        </w:r>
        <w:r>
          <w:instrText> \* MERGEFORMAT</w:instrText>
        </w:r>
        <w:r>
          <w:fldChar w:fldCharType="separate"/>
        </w:r>
        <w:r>
          <w:rPr>
            <w:color w:val="auto"/>
            <w:position w:val="0"/>
            <w:sz w:val="24"/>
            <w:szCs w:val="24"/>
            <w:rFonts w:ascii="Times New Roman" w:eastAsia="Times New Roman" w:hAnsi="Times New Roman" w:hint="default"/>
          </w:rPr>
          <w:t>6</w:t>
        </w:r>
        <w:r>
          <w:rPr>
            <w:color w:val="auto"/>
            <w:position w:val="0"/>
            <w:sz w:val="24"/>
            <w:szCs w:val="24"/>
            <w:rFonts w:ascii="Times New Roman" w:eastAsia="Times New Roman" w:hAnsi="Times New Roman" w:hint="default"/>
          </w:rPr>
          <w:fldChar w:fldCharType="end"/>
        </w:r>
      </w:hyperlink>
    </w:p>
    <w:p>
      <w:pPr>
        <w:numPr>
          <w:ilvl w:val="0"/>
          <w:numId w:val="0"/>
        </w:numPr>
        <w:jc w:val="left"/>
        <w:spacing w:lineRule="auto" w:line="240" w:before="0" w:after="160"/>
        <w:ind w:left="480" w:right="0" w:firstLine="0"/>
        <w:tabs>
          <w:tab w:val="left" w:pos="1260"/>
          <w:tab w:val="right" w:leader="dot" w:pos="9004"/>
        </w:tabs>
        <w:rPr>
          <w:color w:val="auto"/>
          <w:position w:val="0"/>
          <w:sz w:val="21"/>
          <w:szCs w:val="21"/>
          <w:rFonts w:ascii="Calibri" w:eastAsia="宋体" w:hAnsi="宋体" w:hint="default"/>
        </w:rPr>
        <w:autoSpaceDE w:val="1"/>
        <w:autoSpaceDN w:val="1"/>
      </w:pPr>
      <w:hyperlink w:anchor="_Toc484463950">
        <w:r>
          <w:rPr>
            <w:rStyle w:val="PO169"/>
            <w:color w:val="3366CC"/>
            <w:position w:val="0"/>
            <w:sz w:val="24"/>
            <w:szCs w:val="24"/>
            <w:u w:val="none"/>
            <w:rFonts w:ascii="Times New Roman" w:eastAsia="Times New Roman" w:hAnsi="Times New Roman" w:hint="default"/>
          </w:rPr>
          <w:t>2.2.</w:t>
        </w:r>
        <w:r>
          <w:rPr>
            <w:color w:val="auto"/>
            <w:position w:val="0"/>
            <w:sz w:val="21"/>
            <w:szCs w:val="21"/>
            <w:rFonts w:ascii="Calibri" w:eastAsia="宋体" w:hAnsi="宋体" w:hint="default"/>
          </w:rPr>
          <w:tab/>
        </w:r>
        <w:r>
          <w:rPr>
            <w:rStyle w:val="PO169"/>
            <w:color w:val="3366CC"/>
            <w:position w:val="0"/>
            <w:sz w:val="24"/>
            <w:szCs w:val="24"/>
            <w:u w:val="none"/>
            <w:rFonts w:ascii="Times New Roman" w:eastAsia="Times New Roman" w:hAnsi="Times New Roman" w:hint="default"/>
          </w:rPr>
          <w:t>相关技术简介</w:t>
        </w:r>
        <w:r>
          <w:rPr>
            <w:color w:val="auto"/>
            <w:position w:val="0"/>
            <w:sz w:val="24"/>
            <w:szCs w:val="24"/>
            <w:rFonts w:ascii="Times New Roman" w:eastAsia="Times New Roman" w:hAnsi="Times New Roman" w:hint="default"/>
          </w:rPr>
          <w:tab/>
        </w:r>
        <w:r>
          <w:rPr>
            <w:color w:val="auto"/>
            <w:position w:val="0"/>
            <w:sz w:val="24"/>
            <w:szCs w:val="24"/>
            <w:rFonts w:ascii="Times New Roman" w:eastAsia="Times New Roman" w:hAnsi="Times New Roman" w:hint="default"/>
          </w:rPr>
          <w:fldChar w:fldCharType="begin"/>
        </w:r>
        <w:r>
          <w:instrText> PAGEREF  _Toc484463950 </w:instrText>
        </w:r>
        <w:r>
          <w:instrText> \* MERGEFORMAT</w:instrText>
        </w:r>
        <w:r>
          <w:fldChar w:fldCharType="separate"/>
        </w:r>
        <w:r>
          <w:rPr>
            <w:color w:val="auto"/>
            <w:position w:val="0"/>
            <w:sz w:val="24"/>
            <w:szCs w:val="24"/>
            <w:rFonts w:ascii="Times New Roman" w:eastAsia="Times New Roman" w:hAnsi="Times New Roman" w:hint="default"/>
          </w:rPr>
          <w:t>7</w:t>
        </w:r>
        <w:r>
          <w:rPr>
            <w:color w:val="auto"/>
            <w:position w:val="0"/>
            <w:sz w:val="24"/>
            <w:szCs w:val="24"/>
            <w:rFonts w:ascii="Times New Roman" w:eastAsia="Times New Roman" w:hAnsi="Times New Roman" w:hint="default"/>
          </w:rPr>
          <w:fldChar w:fldCharType="end"/>
        </w:r>
      </w:hyperlink>
    </w:p>
    <w:p>
      <w:pPr>
        <w:numPr>
          <w:ilvl w:val="0"/>
          <w:numId w:val="0"/>
        </w:numPr>
        <w:jc w:val="left"/>
        <w:spacing w:lineRule="auto" w:line="240" w:before="0" w:after="160"/>
        <w:ind w:left="960" w:right="0" w:firstLine="0"/>
        <w:tabs>
          <w:tab w:val="left" w:pos="1365"/>
          <w:tab w:val="left" w:pos="1680"/>
          <w:tab w:val="right" w:leader="dot" w:pos="9004"/>
        </w:tabs>
        <w:rPr>
          <w:color w:val="auto"/>
          <w:position w:val="0"/>
          <w:sz w:val="21"/>
          <w:szCs w:val="21"/>
          <w:rFonts w:ascii="Calibri" w:eastAsia="宋体" w:hAnsi="宋体" w:hint="default"/>
        </w:rPr>
        <w:autoSpaceDE w:val="1"/>
        <w:autoSpaceDN w:val="1"/>
      </w:pPr>
      <w:hyperlink w:anchor="_Toc484463951">
        <w:r>
          <w:rPr>
            <w:rStyle w:val="PO169"/>
            <w:color w:val="3366CC"/>
            <w:position w:val="0"/>
            <w:sz w:val="24"/>
            <w:szCs w:val="24"/>
            <w:u w:val="none"/>
            <w:rFonts w:ascii="Times New Roman" w:eastAsia="Times New Roman" w:hAnsi="Times New Roman" w:hint="default"/>
          </w:rPr>
          <w:t>2.2.1.</w:t>
        </w:r>
        <w:r>
          <w:rPr>
            <w:color w:val="auto"/>
            <w:position w:val="0"/>
            <w:sz w:val="21"/>
            <w:szCs w:val="21"/>
            <w:rFonts w:ascii="Calibri" w:eastAsia="宋体" w:hAnsi="宋体" w:hint="default"/>
          </w:rPr>
          <w:tab/>
        </w:r>
        <w:r>
          <w:rPr>
            <w:rStyle w:val="PO169"/>
            <w:color w:val="3366CC"/>
            <w:position w:val="0"/>
            <w:sz w:val="24"/>
            <w:szCs w:val="24"/>
            <w:u w:val="none"/>
            <w:rFonts w:ascii="Times New Roman" w:eastAsia="Times New Roman" w:hAnsi="Times New Roman" w:hint="default"/>
          </w:rPr>
          <w:t>Eclipse的图形界面开发</w:t>
        </w:r>
        <w:r>
          <w:rPr>
            <w:color w:val="auto"/>
            <w:position w:val="0"/>
            <w:sz w:val="24"/>
            <w:szCs w:val="24"/>
            <w:rFonts w:ascii="Times New Roman" w:eastAsia="Times New Roman" w:hAnsi="Times New Roman" w:hint="default"/>
          </w:rPr>
          <w:tab/>
        </w:r>
        <w:r>
          <w:rPr>
            <w:color w:val="auto"/>
            <w:position w:val="0"/>
            <w:sz w:val="24"/>
            <w:szCs w:val="24"/>
            <w:rFonts w:ascii="Times New Roman" w:eastAsia="Times New Roman" w:hAnsi="Times New Roman" w:hint="default"/>
          </w:rPr>
          <w:fldChar w:fldCharType="begin"/>
        </w:r>
        <w:r>
          <w:instrText> PAGEREF  _Toc484463951 </w:instrText>
        </w:r>
        <w:r>
          <w:instrText> \* MERGEFORMAT</w:instrText>
        </w:r>
        <w:r>
          <w:fldChar w:fldCharType="separate"/>
        </w:r>
        <w:r>
          <w:rPr>
            <w:color w:val="auto"/>
            <w:position w:val="0"/>
            <w:sz w:val="24"/>
            <w:szCs w:val="24"/>
            <w:rFonts w:ascii="Times New Roman" w:eastAsia="Times New Roman" w:hAnsi="Times New Roman" w:hint="default"/>
          </w:rPr>
          <w:t>8</w:t>
        </w:r>
        <w:r>
          <w:rPr>
            <w:color w:val="auto"/>
            <w:position w:val="0"/>
            <w:sz w:val="24"/>
            <w:szCs w:val="24"/>
            <w:rFonts w:ascii="Times New Roman" w:eastAsia="Times New Roman" w:hAnsi="Times New Roman" w:hint="default"/>
          </w:rPr>
          <w:fldChar w:fldCharType="end"/>
        </w:r>
      </w:hyperlink>
    </w:p>
    <w:p>
      <w:pPr>
        <w:numPr>
          <w:ilvl w:val="0"/>
          <w:numId w:val="0"/>
        </w:numPr>
        <w:jc w:val="left"/>
        <w:spacing w:lineRule="auto" w:line="240" w:before="0" w:after="160"/>
        <w:ind w:left="960" w:right="0" w:firstLine="0"/>
        <w:tabs>
          <w:tab w:val="left" w:pos="1365"/>
          <w:tab w:val="left" w:pos="1680"/>
          <w:tab w:val="right" w:leader="dot" w:pos="9004"/>
        </w:tabs>
        <w:rPr>
          <w:color w:val="auto"/>
          <w:position w:val="0"/>
          <w:sz w:val="21"/>
          <w:szCs w:val="21"/>
          <w:rFonts w:ascii="Calibri" w:eastAsia="宋体" w:hAnsi="宋体" w:hint="default"/>
        </w:rPr>
        <w:autoSpaceDE w:val="1"/>
        <w:autoSpaceDN w:val="1"/>
      </w:pPr>
      <w:hyperlink w:anchor="_Toc484463952">
        <w:r>
          <w:rPr>
            <w:rStyle w:val="PO169"/>
            <w:color w:val="3366CC"/>
            <w:position w:val="0"/>
            <w:sz w:val="24"/>
            <w:szCs w:val="24"/>
            <w:u w:val="none"/>
            <w:rFonts w:ascii="Times New Roman" w:eastAsia="Times New Roman" w:hAnsi="Times New Roman" w:hint="default"/>
          </w:rPr>
          <w:t>2.2.2.</w:t>
        </w:r>
        <w:r>
          <w:rPr>
            <w:color w:val="auto"/>
            <w:position w:val="0"/>
            <w:sz w:val="21"/>
            <w:szCs w:val="21"/>
            <w:rFonts w:ascii="Calibri" w:eastAsia="宋体" w:hAnsi="宋体" w:hint="default"/>
          </w:rPr>
          <w:tab/>
        </w:r>
        <w:r>
          <w:rPr>
            <w:rStyle w:val="PO169"/>
            <w:color w:val="3366CC"/>
            <w:position w:val="0"/>
            <w:sz w:val="24"/>
            <w:szCs w:val="24"/>
            <w:u w:val="none"/>
            <w:rFonts w:ascii="Times New Roman" w:eastAsia="Times New Roman" w:hAnsi="Times New Roman" w:hint="default"/>
          </w:rPr>
          <w:t>Java技术在游戏开发中的应用</w:t>
        </w:r>
        <w:r>
          <w:rPr>
            <w:color w:val="auto"/>
            <w:position w:val="0"/>
            <w:sz w:val="24"/>
            <w:szCs w:val="24"/>
            <w:rFonts w:ascii="Times New Roman" w:eastAsia="Times New Roman" w:hAnsi="Times New Roman" w:hint="default"/>
          </w:rPr>
          <w:tab/>
        </w:r>
        <w:r>
          <w:rPr>
            <w:color w:val="auto"/>
            <w:position w:val="0"/>
            <w:sz w:val="24"/>
            <w:szCs w:val="24"/>
            <w:rFonts w:ascii="Times New Roman" w:eastAsia="Times New Roman" w:hAnsi="Times New Roman" w:hint="default"/>
          </w:rPr>
          <w:fldChar w:fldCharType="begin"/>
        </w:r>
        <w:r>
          <w:instrText> PAGEREF  _Toc484463952 </w:instrText>
        </w:r>
        <w:r>
          <w:instrText> \* MERGEFORMAT</w:instrText>
        </w:r>
        <w:r>
          <w:fldChar w:fldCharType="separate"/>
        </w:r>
        <w:r>
          <w:rPr>
            <w:color w:val="auto"/>
            <w:position w:val="0"/>
            <w:sz w:val="24"/>
            <w:szCs w:val="24"/>
            <w:rFonts w:ascii="Times New Roman" w:eastAsia="Times New Roman" w:hAnsi="Times New Roman" w:hint="default"/>
          </w:rPr>
          <w:t>8</w:t>
        </w:r>
        <w:r>
          <w:rPr>
            <w:color w:val="auto"/>
            <w:position w:val="0"/>
            <w:sz w:val="24"/>
            <w:szCs w:val="24"/>
            <w:rFonts w:ascii="Times New Roman" w:eastAsia="Times New Roman" w:hAnsi="Times New Roman" w:hint="default"/>
          </w:rPr>
          <w:fldChar w:fldCharType="end"/>
        </w:r>
      </w:hyperlink>
    </w:p>
    <w:p>
      <w:pPr>
        <w:numPr>
          <w:ilvl w:val="0"/>
          <w:numId w:val="0"/>
        </w:numPr>
        <w:jc w:val="left"/>
        <w:spacing w:lineRule="auto" w:line="240" w:before="0" w:after="160"/>
        <w:ind w:left="480" w:right="0" w:firstLine="0"/>
        <w:tabs>
          <w:tab w:val="left" w:pos="1260"/>
          <w:tab w:val="right" w:leader="dot" w:pos="9004"/>
        </w:tabs>
        <w:rPr>
          <w:color w:val="auto"/>
          <w:position w:val="0"/>
          <w:sz w:val="21"/>
          <w:szCs w:val="21"/>
          <w:rFonts w:ascii="Calibri" w:eastAsia="宋体" w:hAnsi="宋体" w:hint="default"/>
        </w:rPr>
        <w:autoSpaceDE w:val="1"/>
        <w:autoSpaceDN w:val="1"/>
      </w:pPr>
      <w:hyperlink w:anchor="_Toc484463953">
        <w:r>
          <w:rPr>
            <w:rStyle w:val="PO169"/>
            <w:color w:val="3366CC"/>
            <w:position w:val="0"/>
            <w:sz w:val="24"/>
            <w:szCs w:val="24"/>
            <w:u w:val="none"/>
            <w:rFonts w:ascii="Times New Roman" w:eastAsia="Times New Roman" w:hAnsi="Times New Roman" w:hint="default"/>
          </w:rPr>
          <w:t>2.3.</w:t>
        </w:r>
        <w:r>
          <w:rPr>
            <w:color w:val="auto"/>
            <w:position w:val="0"/>
            <w:sz w:val="21"/>
            <w:szCs w:val="21"/>
            <w:rFonts w:ascii="Calibri" w:eastAsia="宋体" w:hAnsi="宋体" w:hint="default"/>
          </w:rPr>
          <w:tab/>
        </w:r>
        <w:r>
          <w:rPr>
            <w:rStyle w:val="PO169"/>
            <w:color w:val="3366CC"/>
            <w:position w:val="0"/>
            <w:sz w:val="24"/>
            <w:szCs w:val="24"/>
            <w:u w:val="none"/>
            <w:rFonts w:ascii="Times New Roman" w:eastAsia="Times New Roman" w:hAnsi="Times New Roman" w:hint="default"/>
          </w:rPr>
          <w:t>本章小结</w:t>
        </w:r>
        <w:r>
          <w:rPr>
            <w:color w:val="auto"/>
            <w:position w:val="0"/>
            <w:sz w:val="24"/>
            <w:szCs w:val="24"/>
            <w:rFonts w:ascii="Times New Roman" w:eastAsia="Times New Roman" w:hAnsi="Times New Roman" w:hint="default"/>
          </w:rPr>
          <w:tab/>
        </w:r>
        <w:r>
          <w:rPr>
            <w:color w:val="auto"/>
            <w:position w:val="0"/>
            <w:sz w:val="24"/>
            <w:szCs w:val="24"/>
            <w:rFonts w:ascii="Times New Roman" w:eastAsia="Times New Roman" w:hAnsi="Times New Roman" w:hint="default"/>
          </w:rPr>
          <w:fldChar w:fldCharType="begin"/>
        </w:r>
        <w:r>
          <w:instrText> PAGEREF  _Toc484463953 </w:instrText>
        </w:r>
        <w:r>
          <w:instrText> \* MERGEFORMAT</w:instrText>
        </w:r>
        <w:r>
          <w:fldChar w:fldCharType="separate"/>
        </w:r>
        <w:r>
          <w:rPr>
            <w:color w:val="auto"/>
            <w:position w:val="0"/>
            <w:sz w:val="24"/>
            <w:szCs w:val="24"/>
            <w:rFonts w:ascii="Times New Roman" w:eastAsia="Times New Roman" w:hAnsi="Times New Roman" w:hint="default"/>
          </w:rPr>
          <w:t>12</w:t>
        </w:r>
        <w:r>
          <w:rPr>
            <w:color w:val="auto"/>
            <w:position w:val="0"/>
            <w:sz w:val="24"/>
            <w:szCs w:val="24"/>
            <w:rFonts w:ascii="Times New Roman" w:eastAsia="Times New Roman" w:hAnsi="Times New Roman" w:hint="default"/>
          </w:rPr>
          <w:fldChar w:fldCharType="end"/>
        </w:r>
      </w:hyperlink>
    </w:p>
    <w:p>
      <w:pPr>
        <w:numPr>
          <w:ilvl w:val="0"/>
          <w:numId w:val="0"/>
        </w:numPr>
        <w:jc w:val="left"/>
        <w:spacing w:lineRule="auto" w:line="240" w:before="0" w:after="160"/>
        <w:ind w:right="0" w:firstLine="0"/>
        <w:tabs>
          <w:tab w:val="left" w:pos="480"/>
          <w:tab w:val="right" w:leader="dot" w:pos="9004"/>
        </w:tabs>
        <w:rPr>
          <w:color w:val="auto"/>
          <w:position w:val="0"/>
          <w:sz w:val="21"/>
          <w:szCs w:val="21"/>
          <w:rFonts w:ascii="Calibri" w:eastAsia="宋体" w:hAnsi="宋体" w:hint="default"/>
        </w:rPr>
        <w:autoSpaceDE w:val="1"/>
        <w:autoSpaceDN w:val="1"/>
      </w:pPr>
      <w:hyperlink w:anchor="_Toc484463954">
        <w:r>
          <w:rPr>
            <w:rStyle w:val="PO169"/>
            <w:color w:val="3366CC"/>
            <w:position w:val="0"/>
            <w:sz w:val="24"/>
            <w:szCs w:val="24"/>
            <w:u w:val="none"/>
            <w:rFonts w:ascii="Times New Roman" w:eastAsia="Times New Roman" w:hAnsi="Times New Roman" w:hint="default"/>
          </w:rPr>
          <w:t>3.</w:t>
        </w:r>
        <w:r>
          <w:rPr>
            <w:color w:val="auto"/>
            <w:position w:val="0"/>
            <w:sz w:val="21"/>
            <w:szCs w:val="21"/>
            <w:rFonts w:ascii="Calibri" w:eastAsia="宋体" w:hAnsi="宋体" w:hint="default"/>
          </w:rPr>
          <w:tab/>
        </w:r>
        <w:r>
          <w:rPr>
            <w:rStyle w:val="PO169"/>
            <w:color w:val="3366CC"/>
            <w:position w:val="0"/>
            <w:sz w:val="24"/>
            <w:szCs w:val="24"/>
            <w:u w:val="none"/>
            <w:rFonts w:ascii="Times New Roman" w:eastAsia="Times New Roman" w:hAnsi="Times New Roman" w:hint="default"/>
          </w:rPr>
          <w:t>需求分析</w:t>
        </w:r>
        <w:r>
          <w:rPr>
            <w:color w:val="auto"/>
            <w:position w:val="0"/>
            <w:sz w:val="24"/>
            <w:szCs w:val="24"/>
            <w:rFonts w:ascii="Times New Roman" w:eastAsia="Times New Roman" w:hAnsi="Times New Roman" w:hint="default"/>
          </w:rPr>
          <w:tab/>
        </w:r>
        <w:r>
          <w:rPr>
            <w:color w:val="auto"/>
            <w:position w:val="0"/>
            <w:sz w:val="24"/>
            <w:szCs w:val="24"/>
            <w:rFonts w:ascii="Times New Roman" w:eastAsia="Times New Roman" w:hAnsi="Times New Roman" w:hint="default"/>
          </w:rPr>
          <w:fldChar w:fldCharType="begin"/>
        </w:r>
        <w:r>
          <w:instrText> PAGEREF  _Toc484463954 </w:instrText>
        </w:r>
        <w:r>
          <w:instrText> \* MERGEFORMAT</w:instrText>
        </w:r>
        <w:r>
          <w:fldChar w:fldCharType="separate"/>
        </w:r>
        <w:r>
          <w:rPr>
            <w:color w:val="auto"/>
            <w:position w:val="0"/>
            <w:sz w:val="24"/>
            <w:szCs w:val="24"/>
            <w:rFonts w:ascii="Times New Roman" w:eastAsia="Times New Roman" w:hAnsi="Times New Roman" w:hint="default"/>
          </w:rPr>
          <w:t>13</w:t>
        </w:r>
        <w:r>
          <w:rPr>
            <w:color w:val="auto"/>
            <w:position w:val="0"/>
            <w:sz w:val="24"/>
            <w:szCs w:val="24"/>
            <w:rFonts w:ascii="Times New Roman" w:eastAsia="Times New Roman" w:hAnsi="Times New Roman" w:hint="default"/>
          </w:rPr>
          <w:fldChar w:fldCharType="end"/>
        </w:r>
      </w:hyperlink>
    </w:p>
    <w:p>
      <w:pPr>
        <w:numPr>
          <w:ilvl w:val="0"/>
          <w:numId w:val="0"/>
        </w:numPr>
        <w:jc w:val="left"/>
        <w:spacing w:lineRule="auto" w:line="240" w:before="0" w:after="160"/>
        <w:ind w:left="480" w:right="0" w:firstLine="0"/>
        <w:tabs>
          <w:tab w:val="left" w:pos="1260"/>
          <w:tab w:val="right" w:leader="dot" w:pos="9004"/>
        </w:tabs>
        <w:rPr>
          <w:color w:val="auto"/>
          <w:position w:val="0"/>
          <w:sz w:val="21"/>
          <w:szCs w:val="21"/>
          <w:rFonts w:ascii="Calibri" w:eastAsia="宋体" w:hAnsi="宋体" w:hint="default"/>
        </w:rPr>
        <w:autoSpaceDE w:val="1"/>
        <w:autoSpaceDN w:val="1"/>
      </w:pPr>
      <w:hyperlink w:anchor="_Toc484463955">
        <w:r>
          <w:rPr>
            <w:rStyle w:val="PO169"/>
            <w:color w:val="3366CC"/>
            <w:position w:val="0"/>
            <w:sz w:val="24"/>
            <w:szCs w:val="24"/>
            <w:u w:val="none"/>
            <w:rFonts w:ascii="Times New Roman" w:eastAsia="Times New Roman" w:hAnsi="Times New Roman" w:hint="default"/>
          </w:rPr>
          <w:t>3.1.</w:t>
        </w:r>
        <w:r>
          <w:rPr>
            <w:color w:val="auto"/>
            <w:position w:val="0"/>
            <w:sz w:val="21"/>
            <w:szCs w:val="21"/>
            <w:rFonts w:ascii="Calibri" w:eastAsia="宋体" w:hAnsi="宋体" w:hint="default"/>
          </w:rPr>
          <w:tab/>
        </w:r>
        <w:r>
          <w:rPr>
            <w:rStyle w:val="PO169"/>
            <w:color w:val="3366CC"/>
            <w:position w:val="0"/>
            <w:sz w:val="24"/>
            <w:szCs w:val="24"/>
            <w:u w:val="none"/>
            <w:rFonts w:ascii="Times New Roman" w:eastAsia="Times New Roman" w:hAnsi="Times New Roman" w:hint="default"/>
          </w:rPr>
          <w:t>可行性分析</w:t>
        </w:r>
        <w:r>
          <w:rPr>
            <w:color w:val="auto"/>
            <w:position w:val="0"/>
            <w:sz w:val="24"/>
            <w:szCs w:val="24"/>
            <w:rFonts w:ascii="Times New Roman" w:eastAsia="Times New Roman" w:hAnsi="Times New Roman" w:hint="default"/>
          </w:rPr>
          <w:tab/>
        </w:r>
        <w:r>
          <w:rPr>
            <w:color w:val="auto"/>
            <w:position w:val="0"/>
            <w:sz w:val="24"/>
            <w:szCs w:val="24"/>
            <w:rFonts w:ascii="Times New Roman" w:eastAsia="Times New Roman" w:hAnsi="Times New Roman" w:hint="default"/>
          </w:rPr>
          <w:fldChar w:fldCharType="begin"/>
        </w:r>
        <w:r>
          <w:instrText> PAGEREF  _Toc484463955 </w:instrText>
        </w:r>
        <w:r>
          <w:instrText> \* MERGEFORMAT</w:instrText>
        </w:r>
        <w:r>
          <w:fldChar w:fldCharType="separate"/>
        </w:r>
        <w:r>
          <w:rPr>
            <w:color w:val="auto"/>
            <w:position w:val="0"/>
            <w:sz w:val="24"/>
            <w:szCs w:val="24"/>
            <w:rFonts w:ascii="Times New Roman" w:eastAsia="Times New Roman" w:hAnsi="Times New Roman" w:hint="default"/>
          </w:rPr>
          <w:t>13</w:t>
        </w:r>
        <w:r>
          <w:rPr>
            <w:color w:val="auto"/>
            <w:position w:val="0"/>
            <w:sz w:val="24"/>
            <w:szCs w:val="24"/>
            <w:rFonts w:ascii="Times New Roman" w:eastAsia="Times New Roman" w:hAnsi="Times New Roman" w:hint="default"/>
          </w:rPr>
          <w:fldChar w:fldCharType="end"/>
        </w:r>
      </w:hyperlink>
    </w:p>
    <w:p>
      <w:pPr>
        <w:numPr>
          <w:ilvl w:val="0"/>
          <w:numId w:val="0"/>
        </w:numPr>
        <w:jc w:val="left"/>
        <w:spacing w:lineRule="auto" w:line="240" w:before="0" w:after="160"/>
        <w:ind w:left="960" w:right="0" w:firstLine="0"/>
        <w:tabs>
          <w:tab w:val="left" w:pos="1365"/>
          <w:tab w:val="left" w:pos="1680"/>
          <w:tab w:val="right" w:leader="dot" w:pos="9004"/>
        </w:tabs>
        <w:rPr>
          <w:color w:val="auto"/>
          <w:position w:val="0"/>
          <w:sz w:val="21"/>
          <w:szCs w:val="21"/>
          <w:rFonts w:ascii="Calibri" w:eastAsia="宋体" w:hAnsi="宋体" w:hint="default"/>
        </w:rPr>
        <w:autoSpaceDE w:val="1"/>
        <w:autoSpaceDN w:val="1"/>
      </w:pPr>
      <w:hyperlink w:anchor="_Toc484463956">
        <w:r>
          <w:rPr>
            <w:rStyle w:val="PO169"/>
            <w:color w:val="3366CC"/>
            <w:position w:val="0"/>
            <w:sz w:val="24"/>
            <w:szCs w:val="24"/>
            <w:u w:val="none"/>
            <w:rFonts w:ascii="Times New Roman" w:eastAsia="Times New Roman" w:hAnsi="Times New Roman" w:hint="default"/>
          </w:rPr>
          <w:t>3.1.1.</w:t>
        </w:r>
        <w:r>
          <w:rPr>
            <w:color w:val="auto"/>
            <w:position w:val="0"/>
            <w:sz w:val="21"/>
            <w:szCs w:val="21"/>
            <w:rFonts w:ascii="Calibri" w:eastAsia="宋体" w:hAnsi="宋体" w:hint="default"/>
          </w:rPr>
          <w:tab/>
        </w:r>
        <w:r>
          <w:rPr>
            <w:rStyle w:val="PO169"/>
            <w:color w:val="3366CC"/>
            <w:position w:val="0"/>
            <w:sz w:val="24"/>
            <w:szCs w:val="24"/>
            <w:u w:val="none"/>
            <w:rFonts w:ascii="Times New Roman" w:eastAsia="Times New Roman" w:hAnsi="Times New Roman" w:hint="default"/>
          </w:rPr>
          <w:t>技术可行性</w:t>
        </w:r>
        <w:r>
          <w:rPr>
            <w:color w:val="auto"/>
            <w:position w:val="0"/>
            <w:sz w:val="24"/>
            <w:szCs w:val="24"/>
            <w:rFonts w:ascii="Times New Roman" w:eastAsia="Times New Roman" w:hAnsi="Times New Roman" w:hint="default"/>
          </w:rPr>
          <w:tab/>
        </w:r>
        <w:r>
          <w:rPr>
            <w:color w:val="auto"/>
            <w:position w:val="0"/>
            <w:sz w:val="24"/>
            <w:szCs w:val="24"/>
            <w:rFonts w:ascii="Times New Roman" w:eastAsia="Times New Roman" w:hAnsi="Times New Roman" w:hint="default"/>
          </w:rPr>
          <w:fldChar w:fldCharType="begin"/>
        </w:r>
        <w:r>
          <w:instrText> PAGEREF  _Toc484463956 </w:instrText>
        </w:r>
        <w:r>
          <w:instrText> \* MERGEFORMAT</w:instrText>
        </w:r>
        <w:r>
          <w:fldChar w:fldCharType="separate"/>
        </w:r>
        <w:r>
          <w:rPr>
            <w:color w:val="auto"/>
            <w:position w:val="0"/>
            <w:sz w:val="24"/>
            <w:szCs w:val="24"/>
            <w:rFonts w:ascii="Times New Roman" w:eastAsia="Times New Roman" w:hAnsi="Times New Roman" w:hint="default"/>
          </w:rPr>
          <w:t>13</w:t>
        </w:r>
        <w:r>
          <w:rPr>
            <w:color w:val="auto"/>
            <w:position w:val="0"/>
            <w:sz w:val="24"/>
            <w:szCs w:val="24"/>
            <w:rFonts w:ascii="Times New Roman" w:eastAsia="Times New Roman" w:hAnsi="Times New Roman" w:hint="default"/>
          </w:rPr>
          <w:fldChar w:fldCharType="end"/>
        </w:r>
      </w:hyperlink>
    </w:p>
    <w:p>
      <w:pPr>
        <w:numPr>
          <w:ilvl w:val="0"/>
          <w:numId w:val="0"/>
        </w:numPr>
        <w:jc w:val="left"/>
        <w:spacing w:lineRule="auto" w:line="240" w:before="0" w:after="160"/>
        <w:ind w:left="960" w:right="0" w:firstLine="0"/>
        <w:tabs>
          <w:tab w:val="left" w:pos="1365"/>
          <w:tab w:val="left" w:pos="1680"/>
          <w:tab w:val="right" w:leader="dot" w:pos="9004"/>
        </w:tabs>
        <w:rPr>
          <w:color w:val="auto"/>
          <w:position w:val="0"/>
          <w:sz w:val="21"/>
          <w:szCs w:val="21"/>
          <w:rFonts w:ascii="Calibri" w:eastAsia="宋体" w:hAnsi="宋体" w:hint="default"/>
        </w:rPr>
        <w:autoSpaceDE w:val="1"/>
        <w:autoSpaceDN w:val="1"/>
      </w:pPr>
      <w:hyperlink w:anchor="_Toc484463958">
        <w:r>
          <w:rPr>
            <w:rStyle w:val="PO169"/>
            <w:color w:val="3366CC"/>
            <w:position w:val="0"/>
            <w:sz w:val="24"/>
            <w:szCs w:val="24"/>
            <w:u w:val="none"/>
            <w:rFonts w:ascii="Times New Roman" w:eastAsia="Times New Roman" w:hAnsi="Times New Roman" w:hint="default"/>
          </w:rPr>
          <w:t>3.1.2.</w:t>
        </w:r>
        <w:r>
          <w:rPr>
            <w:color w:val="auto"/>
            <w:position w:val="0"/>
            <w:sz w:val="21"/>
            <w:szCs w:val="21"/>
            <w:rFonts w:ascii="Calibri" w:eastAsia="宋体" w:hAnsi="宋体" w:hint="default"/>
          </w:rPr>
          <w:tab/>
        </w:r>
        <w:r>
          <w:rPr>
            <w:rStyle w:val="PO169"/>
            <w:color w:val="3366CC"/>
            <w:position w:val="0"/>
            <w:sz w:val="24"/>
            <w:szCs w:val="24"/>
            <w:u w:val="none"/>
            <w:rFonts w:ascii="Times New Roman" w:eastAsia="Times New Roman" w:hAnsi="Times New Roman" w:hint="default"/>
          </w:rPr>
          <w:t>经济可行性</w:t>
        </w:r>
        <w:r>
          <w:rPr>
            <w:color w:val="auto"/>
            <w:position w:val="0"/>
            <w:sz w:val="24"/>
            <w:szCs w:val="24"/>
            <w:rFonts w:ascii="Times New Roman" w:eastAsia="Times New Roman" w:hAnsi="Times New Roman" w:hint="default"/>
          </w:rPr>
          <w:tab/>
        </w:r>
        <w:r>
          <w:rPr>
            <w:color w:val="auto"/>
            <w:position w:val="0"/>
            <w:sz w:val="24"/>
            <w:szCs w:val="24"/>
            <w:rFonts w:ascii="Times New Roman" w:eastAsia="Times New Roman" w:hAnsi="Times New Roman" w:hint="default"/>
          </w:rPr>
          <w:fldChar w:fldCharType="begin"/>
        </w:r>
        <w:r>
          <w:instrText> PAGEREF  _Toc484463958 </w:instrText>
        </w:r>
        <w:r>
          <w:instrText> \* MERGEFORMAT</w:instrText>
        </w:r>
        <w:r>
          <w:fldChar w:fldCharType="separate"/>
        </w:r>
        <w:r>
          <w:rPr>
            <w:color w:val="auto"/>
            <w:position w:val="0"/>
            <w:sz w:val="24"/>
            <w:szCs w:val="24"/>
            <w:rFonts w:ascii="Times New Roman" w:eastAsia="Times New Roman" w:hAnsi="Times New Roman" w:hint="default"/>
          </w:rPr>
          <w:t>13</w:t>
        </w:r>
        <w:r>
          <w:rPr>
            <w:color w:val="auto"/>
            <w:position w:val="0"/>
            <w:sz w:val="24"/>
            <w:szCs w:val="24"/>
            <w:rFonts w:ascii="Times New Roman" w:eastAsia="Times New Roman" w:hAnsi="Times New Roman" w:hint="default"/>
          </w:rPr>
          <w:fldChar w:fldCharType="end"/>
        </w:r>
      </w:hyperlink>
    </w:p>
    <w:p>
      <w:pPr>
        <w:numPr>
          <w:ilvl w:val="0"/>
          <w:numId w:val="0"/>
        </w:numPr>
        <w:jc w:val="left"/>
        <w:spacing w:lineRule="auto" w:line="240" w:before="0" w:after="160"/>
        <w:ind w:left="960" w:right="0" w:firstLine="0"/>
        <w:tabs>
          <w:tab w:val="left" w:pos="1365"/>
          <w:tab w:val="left" w:pos="1680"/>
          <w:tab w:val="right" w:leader="dot" w:pos="9004"/>
        </w:tabs>
        <w:rPr>
          <w:color w:val="auto"/>
          <w:position w:val="0"/>
          <w:sz w:val="21"/>
          <w:szCs w:val="21"/>
          <w:rFonts w:ascii="Calibri" w:eastAsia="宋体" w:hAnsi="宋体" w:hint="default"/>
        </w:rPr>
        <w:autoSpaceDE w:val="1"/>
        <w:autoSpaceDN w:val="1"/>
      </w:pPr>
      <w:hyperlink w:anchor="_Toc484463961">
        <w:r>
          <w:rPr>
            <w:rStyle w:val="PO169"/>
            <w:color w:val="3366CC"/>
            <w:position w:val="0"/>
            <w:sz w:val="24"/>
            <w:szCs w:val="24"/>
            <w:u w:val="none"/>
            <w:rFonts w:ascii="Times New Roman" w:eastAsia="Times New Roman" w:hAnsi="Times New Roman" w:hint="default"/>
          </w:rPr>
          <w:t>3.1.3.</w:t>
        </w:r>
        <w:r>
          <w:rPr>
            <w:color w:val="auto"/>
            <w:position w:val="0"/>
            <w:sz w:val="21"/>
            <w:szCs w:val="21"/>
            <w:rFonts w:ascii="Calibri" w:eastAsia="宋体" w:hAnsi="宋体" w:hint="default"/>
          </w:rPr>
          <w:tab/>
        </w:r>
        <w:r>
          <w:rPr>
            <w:rStyle w:val="PO169"/>
            <w:color w:val="3366CC"/>
            <w:position w:val="0"/>
            <w:sz w:val="24"/>
            <w:szCs w:val="24"/>
            <w:u w:val="none"/>
            <w:rFonts w:ascii="Times New Roman" w:eastAsia="Times New Roman" w:hAnsi="Times New Roman" w:hint="default"/>
          </w:rPr>
          <w:t>社会可行性</w:t>
        </w:r>
        <w:r>
          <w:rPr>
            <w:color w:val="auto"/>
            <w:position w:val="0"/>
            <w:sz w:val="24"/>
            <w:szCs w:val="24"/>
            <w:rFonts w:ascii="Times New Roman" w:eastAsia="Times New Roman" w:hAnsi="Times New Roman" w:hint="default"/>
          </w:rPr>
          <w:tab/>
        </w:r>
        <w:r>
          <w:rPr>
            <w:color w:val="auto"/>
            <w:position w:val="0"/>
            <w:sz w:val="24"/>
            <w:szCs w:val="24"/>
            <w:rFonts w:ascii="Times New Roman" w:eastAsia="Times New Roman" w:hAnsi="Times New Roman" w:hint="default"/>
          </w:rPr>
          <w:fldChar w:fldCharType="begin"/>
        </w:r>
        <w:r>
          <w:instrText> PAGEREF  _Toc484463961 </w:instrText>
        </w:r>
        <w:r>
          <w:instrText> \* MERGEFORMAT</w:instrText>
        </w:r>
        <w:r>
          <w:fldChar w:fldCharType="separate"/>
        </w:r>
        <w:r>
          <w:rPr>
            <w:color w:val="auto"/>
            <w:position w:val="0"/>
            <w:sz w:val="24"/>
            <w:szCs w:val="24"/>
            <w:rFonts w:ascii="Times New Roman" w:eastAsia="Times New Roman" w:hAnsi="Times New Roman" w:hint="default"/>
          </w:rPr>
          <w:t>14</w:t>
        </w:r>
        <w:r>
          <w:rPr>
            <w:color w:val="auto"/>
            <w:position w:val="0"/>
            <w:sz w:val="24"/>
            <w:szCs w:val="24"/>
            <w:rFonts w:ascii="Times New Roman" w:eastAsia="Times New Roman" w:hAnsi="Times New Roman" w:hint="default"/>
          </w:rPr>
          <w:fldChar w:fldCharType="end"/>
        </w:r>
      </w:hyperlink>
    </w:p>
    <w:p>
      <w:pPr>
        <w:numPr>
          <w:ilvl w:val="0"/>
          <w:numId w:val="0"/>
        </w:numPr>
        <w:jc w:val="left"/>
        <w:spacing w:lineRule="auto" w:line="240" w:before="0" w:after="160"/>
        <w:ind w:left="960" w:right="0" w:firstLine="0"/>
        <w:tabs>
          <w:tab w:val="left" w:pos="1365"/>
          <w:tab w:val="left" w:pos="1680"/>
          <w:tab w:val="right" w:leader="dot" w:pos="9004"/>
        </w:tabs>
        <w:rPr>
          <w:color w:val="auto"/>
          <w:position w:val="0"/>
          <w:sz w:val="21"/>
          <w:szCs w:val="21"/>
          <w:rFonts w:ascii="Calibri" w:eastAsia="宋体" w:hAnsi="宋体" w:hint="default"/>
        </w:rPr>
        <w:autoSpaceDE w:val="1"/>
        <w:autoSpaceDN w:val="1"/>
      </w:pPr>
      <w:hyperlink w:anchor="_Toc484463962">
        <w:r>
          <w:rPr>
            <w:rStyle w:val="PO169"/>
            <w:color w:val="3366CC"/>
            <w:position w:val="0"/>
            <w:sz w:val="24"/>
            <w:szCs w:val="24"/>
            <w:u w:val="none"/>
            <w:rFonts w:ascii="Times New Roman" w:eastAsia="Times New Roman" w:hAnsi="Times New Roman" w:hint="default"/>
          </w:rPr>
          <w:t>3.1.4.</w:t>
        </w:r>
        <w:r>
          <w:rPr>
            <w:color w:val="auto"/>
            <w:position w:val="0"/>
            <w:sz w:val="21"/>
            <w:szCs w:val="21"/>
            <w:rFonts w:ascii="Calibri" w:eastAsia="宋体" w:hAnsi="宋体" w:hint="default"/>
          </w:rPr>
          <w:tab/>
        </w:r>
        <w:r>
          <w:rPr>
            <w:rStyle w:val="PO169"/>
            <w:color w:val="3366CC"/>
            <w:position w:val="0"/>
            <w:sz w:val="24"/>
            <w:szCs w:val="24"/>
            <w:u w:val="none"/>
            <w:rFonts w:ascii="Times New Roman" w:eastAsia="Times New Roman" w:hAnsi="Times New Roman" w:hint="default"/>
          </w:rPr>
          <w:t>操作可行性</w:t>
        </w:r>
        <w:r>
          <w:rPr>
            <w:color w:val="auto"/>
            <w:position w:val="0"/>
            <w:sz w:val="24"/>
            <w:szCs w:val="24"/>
            <w:rFonts w:ascii="Times New Roman" w:eastAsia="Times New Roman" w:hAnsi="Times New Roman" w:hint="default"/>
          </w:rPr>
          <w:tab/>
        </w:r>
        <w:r>
          <w:rPr>
            <w:color w:val="auto"/>
            <w:position w:val="0"/>
            <w:sz w:val="24"/>
            <w:szCs w:val="24"/>
            <w:rFonts w:ascii="Times New Roman" w:eastAsia="Times New Roman" w:hAnsi="Times New Roman" w:hint="default"/>
          </w:rPr>
          <w:fldChar w:fldCharType="begin"/>
        </w:r>
        <w:r>
          <w:instrText> PAGEREF  _Toc484463962 </w:instrText>
        </w:r>
        <w:r>
          <w:instrText> \* MERGEFORMAT</w:instrText>
        </w:r>
        <w:r>
          <w:fldChar w:fldCharType="separate"/>
        </w:r>
        <w:r>
          <w:rPr>
            <w:color w:val="auto"/>
            <w:position w:val="0"/>
            <w:sz w:val="24"/>
            <w:szCs w:val="24"/>
            <w:rFonts w:ascii="Times New Roman" w:eastAsia="Times New Roman" w:hAnsi="Times New Roman" w:hint="default"/>
          </w:rPr>
          <w:t>14</w:t>
        </w:r>
        <w:r>
          <w:rPr>
            <w:color w:val="auto"/>
            <w:position w:val="0"/>
            <w:sz w:val="24"/>
            <w:szCs w:val="24"/>
            <w:rFonts w:ascii="Times New Roman" w:eastAsia="Times New Roman" w:hAnsi="Times New Roman" w:hint="default"/>
          </w:rPr>
          <w:fldChar w:fldCharType="end"/>
        </w:r>
      </w:hyperlink>
    </w:p>
    <w:p>
      <w:pPr>
        <w:numPr>
          <w:ilvl w:val="0"/>
          <w:numId w:val="0"/>
        </w:numPr>
        <w:jc w:val="left"/>
        <w:spacing w:lineRule="auto" w:line="240" w:before="0" w:after="160"/>
        <w:ind w:left="480" w:right="0" w:firstLine="0"/>
        <w:tabs>
          <w:tab w:val="left" w:pos="1260"/>
          <w:tab w:val="right" w:leader="dot" w:pos="9004"/>
        </w:tabs>
        <w:rPr>
          <w:color w:val="auto"/>
          <w:position w:val="0"/>
          <w:sz w:val="21"/>
          <w:szCs w:val="21"/>
          <w:rFonts w:ascii="Calibri" w:eastAsia="宋体" w:hAnsi="宋体" w:hint="default"/>
        </w:rPr>
        <w:autoSpaceDE w:val="1"/>
        <w:autoSpaceDN w:val="1"/>
      </w:pPr>
      <w:hyperlink w:anchor="_Toc484463963">
        <w:r>
          <w:rPr>
            <w:rStyle w:val="PO169"/>
            <w:color w:val="3366CC"/>
            <w:position w:val="0"/>
            <w:sz w:val="24"/>
            <w:szCs w:val="24"/>
            <w:u w:val="none"/>
            <w:rFonts w:ascii="Times New Roman" w:eastAsia="Times New Roman" w:hAnsi="Times New Roman" w:hint="default"/>
          </w:rPr>
          <w:t>3.2.</w:t>
        </w:r>
        <w:r>
          <w:rPr>
            <w:color w:val="auto"/>
            <w:position w:val="0"/>
            <w:sz w:val="21"/>
            <w:szCs w:val="21"/>
            <w:rFonts w:ascii="Calibri" w:eastAsia="宋体" w:hAnsi="宋体" w:hint="default"/>
          </w:rPr>
          <w:tab/>
        </w:r>
        <w:r>
          <w:rPr>
            <w:rStyle w:val="PO169"/>
            <w:color w:val="3366CC"/>
            <w:position w:val="0"/>
            <w:sz w:val="24"/>
            <w:szCs w:val="24"/>
            <w:u w:val="none"/>
            <w:rFonts w:ascii="Times New Roman" w:eastAsia="Times New Roman" w:hAnsi="Times New Roman" w:hint="default"/>
          </w:rPr>
          <w:t>连连看游戏需求描述及规则描述</w:t>
        </w:r>
        <w:r>
          <w:rPr>
            <w:color w:val="auto"/>
            <w:position w:val="0"/>
            <w:sz w:val="24"/>
            <w:szCs w:val="24"/>
            <w:rFonts w:ascii="Times New Roman" w:eastAsia="Times New Roman" w:hAnsi="Times New Roman" w:hint="default"/>
          </w:rPr>
          <w:tab/>
        </w:r>
        <w:r>
          <w:rPr>
            <w:color w:val="auto"/>
            <w:position w:val="0"/>
            <w:sz w:val="24"/>
            <w:szCs w:val="24"/>
            <w:rFonts w:ascii="Times New Roman" w:eastAsia="Times New Roman" w:hAnsi="Times New Roman" w:hint="default"/>
          </w:rPr>
          <w:fldChar w:fldCharType="begin"/>
        </w:r>
        <w:r>
          <w:instrText> PAGEREF  _Toc484463963 </w:instrText>
        </w:r>
        <w:r>
          <w:instrText> \* MERGEFORMAT</w:instrText>
        </w:r>
        <w:r>
          <w:fldChar w:fldCharType="separate"/>
        </w:r>
        <w:r>
          <w:rPr>
            <w:color w:val="auto"/>
            <w:position w:val="0"/>
            <w:sz w:val="24"/>
            <w:szCs w:val="24"/>
            <w:rFonts w:ascii="Times New Roman" w:eastAsia="Times New Roman" w:hAnsi="Times New Roman" w:hint="default"/>
          </w:rPr>
          <w:t>14</w:t>
        </w:r>
        <w:r>
          <w:rPr>
            <w:color w:val="auto"/>
            <w:position w:val="0"/>
            <w:sz w:val="24"/>
            <w:szCs w:val="24"/>
            <w:rFonts w:ascii="Times New Roman" w:eastAsia="Times New Roman" w:hAnsi="Times New Roman" w:hint="default"/>
          </w:rPr>
          <w:fldChar w:fldCharType="end"/>
        </w:r>
      </w:hyperlink>
    </w:p>
    <w:p>
      <w:pPr>
        <w:numPr>
          <w:ilvl w:val="0"/>
          <w:numId w:val="0"/>
        </w:numPr>
        <w:jc w:val="left"/>
        <w:spacing w:lineRule="auto" w:line="240" w:before="0" w:after="160"/>
        <w:ind w:left="480" w:right="0" w:firstLine="0"/>
        <w:tabs>
          <w:tab w:val="left" w:pos="1260"/>
          <w:tab w:val="right" w:leader="dot" w:pos="9004"/>
        </w:tabs>
        <w:rPr>
          <w:color w:val="auto"/>
          <w:position w:val="0"/>
          <w:sz w:val="21"/>
          <w:szCs w:val="21"/>
          <w:rFonts w:ascii="Calibri" w:eastAsia="宋体" w:hAnsi="宋体" w:hint="default"/>
        </w:rPr>
        <w:autoSpaceDE w:val="1"/>
        <w:autoSpaceDN w:val="1"/>
      </w:pPr>
      <w:hyperlink w:anchor="_Toc484463964">
        <w:r>
          <w:rPr>
            <w:rStyle w:val="PO169"/>
            <w:color w:val="3366CC"/>
            <w:position w:val="0"/>
            <w:sz w:val="24"/>
            <w:szCs w:val="24"/>
            <w:u w:val="none"/>
            <w:rFonts w:ascii="Times New Roman" w:eastAsia="Times New Roman" w:hAnsi="Times New Roman" w:hint="default"/>
          </w:rPr>
          <w:t>3.3.</w:t>
        </w:r>
        <w:r>
          <w:rPr>
            <w:color w:val="auto"/>
            <w:position w:val="0"/>
            <w:sz w:val="21"/>
            <w:szCs w:val="21"/>
            <w:rFonts w:ascii="Calibri" w:eastAsia="宋体" w:hAnsi="宋体" w:hint="default"/>
          </w:rPr>
          <w:tab/>
        </w:r>
        <w:r>
          <w:rPr>
            <w:rStyle w:val="PO169"/>
            <w:color w:val="3366CC"/>
            <w:position w:val="0"/>
            <w:sz w:val="24"/>
            <w:szCs w:val="24"/>
            <w:u w:val="none"/>
            <w:rFonts w:ascii="Times New Roman" w:eastAsia="Times New Roman" w:hAnsi="Times New Roman" w:hint="default"/>
          </w:rPr>
          <w:t>系统需求分析</w:t>
        </w:r>
        <w:r>
          <w:rPr>
            <w:color w:val="auto"/>
            <w:position w:val="0"/>
            <w:sz w:val="24"/>
            <w:szCs w:val="24"/>
            <w:rFonts w:ascii="Times New Roman" w:eastAsia="Times New Roman" w:hAnsi="Times New Roman" w:hint="default"/>
          </w:rPr>
          <w:tab/>
        </w:r>
        <w:r>
          <w:rPr>
            <w:color w:val="auto"/>
            <w:position w:val="0"/>
            <w:sz w:val="24"/>
            <w:szCs w:val="24"/>
            <w:rFonts w:ascii="Times New Roman" w:eastAsia="Times New Roman" w:hAnsi="Times New Roman" w:hint="default"/>
          </w:rPr>
          <w:fldChar w:fldCharType="begin"/>
        </w:r>
        <w:r>
          <w:instrText> PAGEREF  _Toc484463964 </w:instrText>
        </w:r>
        <w:r>
          <w:instrText> \* MERGEFORMAT</w:instrText>
        </w:r>
        <w:r>
          <w:fldChar w:fldCharType="separate"/>
        </w:r>
        <w:r>
          <w:rPr>
            <w:color w:val="auto"/>
            <w:position w:val="0"/>
            <w:sz w:val="24"/>
            <w:szCs w:val="24"/>
            <w:rFonts w:ascii="Times New Roman" w:eastAsia="Times New Roman" w:hAnsi="Times New Roman" w:hint="default"/>
          </w:rPr>
          <w:t>14</w:t>
        </w:r>
        <w:r>
          <w:rPr>
            <w:color w:val="auto"/>
            <w:position w:val="0"/>
            <w:sz w:val="24"/>
            <w:szCs w:val="24"/>
            <w:rFonts w:ascii="Times New Roman" w:eastAsia="Times New Roman" w:hAnsi="Times New Roman" w:hint="default"/>
          </w:rPr>
          <w:fldChar w:fldCharType="end"/>
        </w:r>
      </w:hyperlink>
    </w:p>
    <w:p>
      <w:pPr>
        <w:numPr>
          <w:ilvl w:val="0"/>
          <w:numId w:val="0"/>
        </w:numPr>
        <w:jc w:val="left"/>
        <w:spacing w:lineRule="auto" w:line="240" w:before="0" w:after="160"/>
        <w:ind w:left="960" w:right="0" w:firstLine="0"/>
        <w:tabs>
          <w:tab w:val="left" w:pos="1365"/>
          <w:tab w:val="left" w:pos="1680"/>
          <w:tab w:val="right" w:leader="dot" w:pos="9004"/>
        </w:tabs>
        <w:rPr>
          <w:color w:val="auto"/>
          <w:position w:val="0"/>
          <w:sz w:val="21"/>
          <w:szCs w:val="21"/>
          <w:rFonts w:ascii="Calibri" w:eastAsia="宋体" w:hAnsi="宋体" w:hint="default"/>
        </w:rPr>
        <w:autoSpaceDE w:val="1"/>
        <w:autoSpaceDN w:val="1"/>
      </w:pPr>
      <w:hyperlink w:anchor="_Toc484463965">
        <w:r>
          <w:rPr>
            <w:rStyle w:val="PO169"/>
            <w:color w:val="3366CC"/>
            <w:position w:val="0"/>
            <w:sz w:val="24"/>
            <w:szCs w:val="24"/>
            <w:u w:val="none"/>
            <w:rFonts w:ascii="Times New Roman" w:eastAsia="Times New Roman" w:hAnsi="Times New Roman" w:hint="default"/>
          </w:rPr>
          <w:t>3.3.1.</w:t>
        </w:r>
        <w:r>
          <w:rPr>
            <w:color w:val="auto"/>
            <w:position w:val="0"/>
            <w:sz w:val="21"/>
            <w:szCs w:val="21"/>
            <w:rFonts w:ascii="Calibri" w:eastAsia="宋体" w:hAnsi="宋体" w:hint="default"/>
          </w:rPr>
          <w:tab/>
        </w:r>
        <w:r>
          <w:rPr>
            <w:rStyle w:val="PO169"/>
            <w:color w:val="3366CC"/>
            <w:position w:val="0"/>
            <w:sz w:val="24"/>
            <w:szCs w:val="24"/>
            <w:u w:val="none"/>
            <w:rFonts w:ascii="Times New Roman" w:eastAsia="Times New Roman" w:hAnsi="Times New Roman" w:hint="default"/>
          </w:rPr>
          <w:t>业务需求</w:t>
        </w:r>
        <w:r>
          <w:rPr>
            <w:color w:val="auto"/>
            <w:position w:val="0"/>
            <w:sz w:val="24"/>
            <w:szCs w:val="24"/>
            <w:rFonts w:ascii="Times New Roman" w:eastAsia="Times New Roman" w:hAnsi="Times New Roman" w:hint="default"/>
          </w:rPr>
          <w:tab/>
        </w:r>
        <w:r>
          <w:rPr>
            <w:color w:val="auto"/>
            <w:position w:val="0"/>
            <w:sz w:val="24"/>
            <w:szCs w:val="24"/>
            <w:rFonts w:ascii="Times New Roman" w:eastAsia="Times New Roman" w:hAnsi="Times New Roman" w:hint="default"/>
          </w:rPr>
          <w:fldChar w:fldCharType="begin"/>
        </w:r>
        <w:r>
          <w:instrText> PAGEREF  _Toc484463965 </w:instrText>
        </w:r>
        <w:r>
          <w:instrText> \* MERGEFORMAT</w:instrText>
        </w:r>
        <w:r>
          <w:fldChar w:fldCharType="separate"/>
        </w:r>
        <w:r>
          <w:rPr>
            <w:color w:val="auto"/>
            <w:position w:val="0"/>
            <w:sz w:val="24"/>
            <w:szCs w:val="24"/>
            <w:rFonts w:ascii="Times New Roman" w:eastAsia="Times New Roman" w:hAnsi="Times New Roman" w:hint="default"/>
          </w:rPr>
          <w:t>15</w:t>
        </w:r>
        <w:r>
          <w:rPr>
            <w:color w:val="auto"/>
            <w:position w:val="0"/>
            <w:sz w:val="24"/>
            <w:szCs w:val="24"/>
            <w:rFonts w:ascii="Times New Roman" w:eastAsia="Times New Roman" w:hAnsi="Times New Roman" w:hint="default"/>
          </w:rPr>
          <w:fldChar w:fldCharType="end"/>
        </w:r>
      </w:hyperlink>
    </w:p>
    <w:p>
      <w:pPr>
        <w:numPr>
          <w:ilvl w:val="0"/>
          <w:numId w:val="0"/>
        </w:numPr>
        <w:jc w:val="left"/>
        <w:spacing w:lineRule="auto" w:line="240" w:before="0" w:after="160"/>
        <w:ind w:left="960" w:right="0" w:firstLine="0"/>
        <w:tabs>
          <w:tab w:val="left" w:pos="1365"/>
          <w:tab w:val="left" w:pos="1680"/>
          <w:tab w:val="right" w:leader="dot" w:pos="9004"/>
        </w:tabs>
        <w:rPr>
          <w:color w:val="auto"/>
          <w:position w:val="0"/>
          <w:sz w:val="21"/>
          <w:szCs w:val="21"/>
          <w:rFonts w:ascii="Calibri" w:eastAsia="宋体" w:hAnsi="宋体" w:hint="default"/>
        </w:rPr>
        <w:autoSpaceDE w:val="1"/>
        <w:autoSpaceDN w:val="1"/>
      </w:pPr>
      <w:hyperlink w:anchor="_Toc484463966">
        <w:r>
          <w:rPr>
            <w:rStyle w:val="PO169"/>
            <w:color w:val="3366CC"/>
            <w:position w:val="0"/>
            <w:sz w:val="24"/>
            <w:szCs w:val="24"/>
            <w:u w:val="none"/>
            <w:rFonts w:ascii="Times New Roman" w:eastAsia="Times New Roman" w:hAnsi="Times New Roman" w:hint="default"/>
          </w:rPr>
          <w:t>3.3.2.</w:t>
        </w:r>
        <w:r>
          <w:rPr>
            <w:color w:val="auto"/>
            <w:position w:val="0"/>
            <w:sz w:val="21"/>
            <w:szCs w:val="21"/>
            <w:rFonts w:ascii="Calibri" w:eastAsia="宋体" w:hAnsi="宋体" w:hint="default"/>
          </w:rPr>
          <w:tab/>
        </w:r>
        <w:r>
          <w:rPr>
            <w:rStyle w:val="PO169"/>
            <w:color w:val="3366CC"/>
            <w:position w:val="0"/>
            <w:sz w:val="24"/>
            <w:szCs w:val="24"/>
            <w:u w:val="none"/>
            <w:rFonts w:ascii="Times New Roman" w:eastAsia="Times New Roman" w:hAnsi="Times New Roman" w:hint="default"/>
          </w:rPr>
          <w:t>用户需求</w:t>
        </w:r>
        <w:r>
          <w:rPr>
            <w:color w:val="auto"/>
            <w:position w:val="0"/>
            <w:sz w:val="24"/>
            <w:szCs w:val="24"/>
            <w:rFonts w:ascii="Times New Roman" w:eastAsia="Times New Roman" w:hAnsi="Times New Roman" w:hint="default"/>
          </w:rPr>
          <w:tab/>
        </w:r>
        <w:r>
          <w:rPr>
            <w:color w:val="auto"/>
            <w:position w:val="0"/>
            <w:sz w:val="24"/>
            <w:szCs w:val="24"/>
            <w:rFonts w:ascii="Times New Roman" w:eastAsia="Times New Roman" w:hAnsi="Times New Roman" w:hint="default"/>
          </w:rPr>
          <w:fldChar w:fldCharType="begin"/>
        </w:r>
        <w:r>
          <w:instrText> PAGEREF  _Toc484463966 </w:instrText>
        </w:r>
        <w:r>
          <w:instrText> \* MERGEFORMAT</w:instrText>
        </w:r>
        <w:r>
          <w:fldChar w:fldCharType="separate"/>
        </w:r>
        <w:r>
          <w:rPr>
            <w:color w:val="auto"/>
            <w:position w:val="0"/>
            <w:sz w:val="24"/>
            <w:szCs w:val="24"/>
            <w:rFonts w:ascii="Times New Roman" w:eastAsia="Times New Roman" w:hAnsi="Times New Roman" w:hint="default"/>
          </w:rPr>
          <w:t>15</w:t>
        </w:r>
        <w:r>
          <w:rPr>
            <w:color w:val="auto"/>
            <w:position w:val="0"/>
            <w:sz w:val="24"/>
            <w:szCs w:val="24"/>
            <w:rFonts w:ascii="Times New Roman" w:eastAsia="Times New Roman" w:hAnsi="Times New Roman" w:hint="default"/>
          </w:rPr>
          <w:fldChar w:fldCharType="end"/>
        </w:r>
      </w:hyperlink>
    </w:p>
    <w:p>
      <w:pPr>
        <w:numPr>
          <w:ilvl w:val="0"/>
          <w:numId w:val="0"/>
        </w:numPr>
        <w:jc w:val="left"/>
        <w:spacing w:lineRule="auto" w:line="240" w:before="0" w:after="160"/>
        <w:ind w:left="960" w:right="0" w:firstLine="0"/>
        <w:tabs>
          <w:tab w:val="left" w:pos="1365"/>
          <w:tab w:val="left" w:pos="1680"/>
          <w:tab w:val="right" w:leader="dot" w:pos="9004"/>
        </w:tabs>
        <w:rPr>
          <w:color w:val="auto"/>
          <w:position w:val="0"/>
          <w:sz w:val="21"/>
          <w:szCs w:val="21"/>
          <w:rFonts w:ascii="Calibri" w:eastAsia="宋体" w:hAnsi="宋体" w:hint="default"/>
        </w:rPr>
        <w:autoSpaceDE w:val="1"/>
        <w:autoSpaceDN w:val="1"/>
      </w:pPr>
      <w:hyperlink w:anchor="_Toc484463967">
        <w:r>
          <w:rPr>
            <w:rStyle w:val="PO169"/>
            <w:color w:val="3366CC"/>
            <w:position w:val="0"/>
            <w:sz w:val="24"/>
            <w:szCs w:val="24"/>
            <w:u w:val="none"/>
            <w:rFonts w:ascii="Times New Roman" w:eastAsia="Times New Roman" w:hAnsi="Times New Roman" w:hint="default"/>
          </w:rPr>
          <w:t>3.3.3.</w:t>
        </w:r>
        <w:r>
          <w:rPr>
            <w:color w:val="auto"/>
            <w:position w:val="0"/>
            <w:sz w:val="21"/>
            <w:szCs w:val="21"/>
            <w:rFonts w:ascii="Calibri" w:eastAsia="宋体" w:hAnsi="宋体" w:hint="default"/>
          </w:rPr>
          <w:tab/>
        </w:r>
        <w:r>
          <w:rPr>
            <w:rStyle w:val="PO169"/>
            <w:color w:val="3366CC"/>
            <w:position w:val="0"/>
            <w:sz w:val="24"/>
            <w:szCs w:val="24"/>
            <w:u w:val="none"/>
            <w:rFonts w:ascii="Times New Roman" w:eastAsia="Times New Roman" w:hAnsi="Times New Roman" w:hint="default"/>
          </w:rPr>
          <w:t>功能需求</w:t>
        </w:r>
        <w:r>
          <w:rPr>
            <w:color w:val="auto"/>
            <w:position w:val="0"/>
            <w:sz w:val="24"/>
            <w:szCs w:val="24"/>
            <w:rFonts w:ascii="Times New Roman" w:eastAsia="Times New Roman" w:hAnsi="Times New Roman" w:hint="default"/>
          </w:rPr>
          <w:tab/>
        </w:r>
        <w:r>
          <w:rPr>
            <w:color w:val="auto"/>
            <w:position w:val="0"/>
            <w:sz w:val="24"/>
            <w:szCs w:val="24"/>
            <w:rFonts w:ascii="Times New Roman" w:eastAsia="Times New Roman" w:hAnsi="Times New Roman" w:hint="default"/>
          </w:rPr>
          <w:fldChar w:fldCharType="begin"/>
        </w:r>
        <w:r>
          <w:instrText> PAGEREF  _Toc484463967 </w:instrText>
        </w:r>
        <w:r>
          <w:instrText> \* MERGEFORMAT</w:instrText>
        </w:r>
        <w:r>
          <w:fldChar w:fldCharType="separate"/>
        </w:r>
        <w:r>
          <w:rPr>
            <w:color w:val="auto"/>
            <w:position w:val="0"/>
            <w:sz w:val="24"/>
            <w:szCs w:val="24"/>
            <w:rFonts w:ascii="Times New Roman" w:eastAsia="Times New Roman" w:hAnsi="Times New Roman" w:hint="default"/>
          </w:rPr>
          <w:t>16</w:t>
        </w:r>
        <w:r>
          <w:rPr>
            <w:color w:val="auto"/>
            <w:position w:val="0"/>
            <w:sz w:val="24"/>
            <w:szCs w:val="24"/>
            <w:rFonts w:ascii="Times New Roman" w:eastAsia="Times New Roman" w:hAnsi="Times New Roman" w:hint="default"/>
          </w:rPr>
          <w:fldChar w:fldCharType="end"/>
        </w:r>
      </w:hyperlink>
    </w:p>
    <w:p>
      <w:pPr>
        <w:numPr>
          <w:ilvl w:val="0"/>
          <w:numId w:val="0"/>
        </w:numPr>
        <w:jc w:val="left"/>
        <w:spacing w:lineRule="auto" w:line="240" w:before="0" w:after="160"/>
        <w:ind w:left="960" w:right="0" w:firstLine="0"/>
        <w:tabs>
          <w:tab w:val="left" w:pos="1365"/>
          <w:tab w:val="left" w:pos="1680"/>
          <w:tab w:val="right" w:leader="dot" w:pos="9004"/>
        </w:tabs>
        <w:rPr>
          <w:color w:val="auto"/>
          <w:position w:val="0"/>
          <w:sz w:val="21"/>
          <w:szCs w:val="21"/>
          <w:rFonts w:ascii="Calibri" w:eastAsia="宋体" w:hAnsi="宋体" w:hint="default"/>
        </w:rPr>
        <w:autoSpaceDE w:val="1"/>
        <w:autoSpaceDN w:val="1"/>
      </w:pPr>
      <w:hyperlink w:anchor="_Toc484463968">
        <w:r>
          <w:rPr>
            <w:rStyle w:val="PO169"/>
            <w:color w:val="3366CC"/>
            <w:position w:val="0"/>
            <w:sz w:val="24"/>
            <w:szCs w:val="24"/>
            <w:u w:val="none"/>
            <w:rFonts w:ascii="Times New Roman" w:eastAsia="Times New Roman" w:hAnsi="Times New Roman" w:hint="default"/>
          </w:rPr>
          <w:t>3.3.4.</w:t>
        </w:r>
        <w:r>
          <w:rPr>
            <w:color w:val="auto"/>
            <w:position w:val="0"/>
            <w:sz w:val="21"/>
            <w:szCs w:val="21"/>
            <w:rFonts w:ascii="Calibri" w:eastAsia="宋体" w:hAnsi="宋体" w:hint="default"/>
          </w:rPr>
          <w:tab/>
        </w:r>
        <w:r>
          <w:rPr>
            <w:rStyle w:val="PO169"/>
            <w:color w:val="3366CC"/>
            <w:position w:val="0"/>
            <w:sz w:val="24"/>
            <w:szCs w:val="24"/>
            <w:u w:val="none"/>
            <w:rFonts w:ascii="Times New Roman" w:eastAsia="Times New Roman" w:hAnsi="Times New Roman" w:hint="default"/>
          </w:rPr>
          <w:t>非功能需求</w:t>
        </w:r>
        <w:r>
          <w:rPr>
            <w:color w:val="auto"/>
            <w:position w:val="0"/>
            <w:sz w:val="24"/>
            <w:szCs w:val="24"/>
            <w:rFonts w:ascii="Times New Roman" w:eastAsia="Times New Roman" w:hAnsi="Times New Roman" w:hint="default"/>
          </w:rPr>
          <w:tab/>
        </w:r>
        <w:r>
          <w:rPr>
            <w:color w:val="auto"/>
            <w:position w:val="0"/>
            <w:sz w:val="24"/>
            <w:szCs w:val="24"/>
            <w:rFonts w:ascii="Times New Roman" w:eastAsia="Times New Roman" w:hAnsi="Times New Roman" w:hint="default"/>
          </w:rPr>
          <w:fldChar w:fldCharType="begin"/>
        </w:r>
        <w:r>
          <w:instrText> PAGEREF  _Toc484463968 </w:instrText>
        </w:r>
        <w:r>
          <w:instrText> \* MERGEFORMAT</w:instrText>
        </w:r>
        <w:r>
          <w:fldChar w:fldCharType="separate"/>
        </w:r>
        <w:r>
          <w:rPr>
            <w:color w:val="auto"/>
            <w:position w:val="0"/>
            <w:sz w:val="24"/>
            <w:szCs w:val="24"/>
            <w:rFonts w:ascii="Times New Roman" w:eastAsia="Times New Roman" w:hAnsi="Times New Roman" w:hint="default"/>
          </w:rPr>
          <w:t>17</w:t>
        </w:r>
        <w:r>
          <w:rPr>
            <w:color w:val="auto"/>
            <w:position w:val="0"/>
            <w:sz w:val="24"/>
            <w:szCs w:val="24"/>
            <w:rFonts w:ascii="Times New Roman" w:eastAsia="Times New Roman" w:hAnsi="Times New Roman" w:hint="default"/>
          </w:rPr>
          <w:fldChar w:fldCharType="end"/>
        </w:r>
      </w:hyperlink>
    </w:p>
    <w:p>
      <w:pPr>
        <w:numPr>
          <w:ilvl w:val="0"/>
          <w:numId w:val="0"/>
        </w:numPr>
        <w:jc w:val="left"/>
        <w:spacing w:lineRule="auto" w:line="240" w:before="0" w:after="160"/>
        <w:ind w:left="480" w:right="0" w:firstLine="0"/>
        <w:tabs>
          <w:tab w:val="left" w:pos="1260"/>
          <w:tab w:val="right" w:leader="dot" w:pos="9004"/>
        </w:tabs>
        <w:rPr>
          <w:color w:val="auto"/>
          <w:position w:val="0"/>
          <w:sz w:val="21"/>
          <w:szCs w:val="21"/>
          <w:rFonts w:ascii="Calibri" w:eastAsia="宋体" w:hAnsi="宋体" w:hint="default"/>
        </w:rPr>
        <w:autoSpaceDE w:val="1"/>
        <w:autoSpaceDN w:val="1"/>
      </w:pPr>
      <w:hyperlink w:anchor="_Toc484463969">
        <w:r>
          <w:rPr>
            <w:rStyle w:val="PO169"/>
            <w:color w:val="3366CC"/>
            <w:position w:val="0"/>
            <w:sz w:val="24"/>
            <w:szCs w:val="24"/>
            <w:u w:val="none"/>
            <w:rFonts w:ascii="Times New Roman" w:eastAsia="Times New Roman" w:hAnsi="Times New Roman" w:hint="default"/>
          </w:rPr>
          <w:t>3.4.</w:t>
        </w:r>
        <w:r>
          <w:rPr>
            <w:color w:val="auto"/>
            <w:position w:val="0"/>
            <w:sz w:val="21"/>
            <w:szCs w:val="21"/>
            <w:rFonts w:ascii="Calibri" w:eastAsia="宋体" w:hAnsi="宋体" w:hint="default"/>
          </w:rPr>
          <w:tab/>
        </w:r>
        <w:r>
          <w:rPr>
            <w:rStyle w:val="PO169"/>
            <w:color w:val="3366CC"/>
            <w:position w:val="0"/>
            <w:sz w:val="24"/>
            <w:szCs w:val="24"/>
            <w:u w:val="none"/>
            <w:rFonts w:ascii="Times New Roman" w:eastAsia="Times New Roman" w:hAnsi="Times New Roman" w:hint="default"/>
          </w:rPr>
          <w:t>本章小结</w:t>
        </w:r>
        <w:r>
          <w:rPr>
            <w:color w:val="auto"/>
            <w:position w:val="0"/>
            <w:sz w:val="24"/>
            <w:szCs w:val="24"/>
            <w:rFonts w:ascii="Times New Roman" w:eastAsia="Times New Roman" w:hAnsi="Times New Roman" w:hint="default"/>
          </w:rPr>
          <w:tab/>
        </w:r>
        <w:r>
          <w:rPr>
            <w:color w:val="auto"/>
            <w:position w:val="0"/>
            <w:sz w:val="24"/>
            <w:szCs w:val="24"/>
            <w:rFonts w:ascii="Times New Roman" w:eastAsia="Times New Roman" w:hAnsi="Times New Roman" w:hint="default"/>
          </w:rPr>
          <w:fldChar w:fldCharType="begin"/>
        </w:r>
        <w:r>
          <w:instrText> PAGEREF  _Toc484463969 </w:instrText>
        </w:r>
        <w:r>
          <w:instrText> \* MERGEFORMAT</w:instrText>
        </w:r>
        <w:r>
          <w:fldChar w:fldCharType="separate"/>
        </w:r>
        <w:r>
          <w:rPr>
            <w:color w:val="auto"/>
            <w:position w:val="0"/>
            <w:sz w:val="24"/>
            <w:szCs w:val="24"/>
            <w:rFonts w:ascii="Times New Roman" w:eastAsia="Times New Roman" w:hAnsi="Times New Roman" w:hint="default"/>
          </w:rPr>
          <w:t>18</w:t>
        </w:r>
        <w:r>
          <w:rPr>
            <w:color w:val="auto"/>
            <w:position w:val="0"/>
            <w:sz w:val="24"/>
            <w:szCs w:val="24"/>
            <w:rFonts w:ascii="Times New Roman" w:eastAsia="Times New Roman" w:hAnsi="Times New Roman" w:hint="default"/>
          </w:rPr>
          <w:fldChar w:fldCharType="end"/>
        </w:r>
      </w:hyperlink>
    </w:p>
    <w:p>
      <w:pPr>
        <w:numPr>
          <w:ilvl w:val="0"/>
          <w:numId w:val="0"/>
        </w:numPr>
        <w:jc w:val="left"/>
        <w:spacing w:lineRule="auto" w:line="240" w:before="0" w:after="160"/>
        <w:ind w:right="0" w:firstLine="0"/>
        <w:tabs>
          <w:tab w:val="left" w:pos="480"/>
          <w:tab w:val="right" w:leader="dot" w:pos="9004"/>
        </w:tabs>
        <w:rPr>
          <w:color w:val="auto"/>
          <w:position w:val="0"/>
          <w:sz w:val="21"/>
          <w:szCs w:val="21"/>
          <w:rFonts w:ascii="Calibri" w:eastAsia="宋体" w:hAnsi="宋体" w:hint="default"/>
        </w:rPr>
        <w:autoSpaceDE w:val="1"/>
        <w:autoSpaceDN w:val="1"/>
      </w:pPr>
      <w:hyperlink w:anchor="_Toc484463970">
        <w:r>
          <w:rPr>
            <w:rStyle w:val="PO169"/>
            <w:color w:val="3366CC"/>
            <w:position w:val="0"/>
            <w:sz w:val="24"/>
            <w:szCs w:val="24"/>
            <w:u w:val="none"/>
            <w:rFonts w:ascii="Times New Roman" w:eastAsia="Times New Roman" w:hAnsi="Times New Roman" w:hint="default"/>
          </w:rPr>
          <w:t>4.</w:t>
        </w:r>
        <w:r>
          <w:rPr>
            <w:color w:val="auto"/>
            <w:position w:val="0"/>
            <w:sz w:val="21"/>
            <w:szCs w:val="21"/>
            <w:rFonts w:ascii="Calibri" w:eastAsia="宋体" w:hAnsi="宋体" w:hint="default"/>
          </w:rPr>
          <w:tab/>
        </w:r>
        <w:r>
          <w:rPr>
            <w:rStyle w:val="PO169"/>
            <w:color w:val="3366CC"/>
            <w:position w:val="0"/>
            <w:sz w:val="24"/>
            <w:szCs w:val="24"/>
            <w:u w:val="none"/>
            <w:rFonts w:ascii="Times New Roman" w:eastAsia="Times New Roman" w:hAnsi="Times New Roman" w:hint="default"/>
          </w:rPr>
          <w:t>概要设计</w:t>
        </w:r>
        <w:r>
          <w:rPr>
            <w:color w:val="auto"/>
            <w:position w:val="0"/>
            <w:sz w:val="24"/>
            <w:szCs w:val="24"/>
            <w:rFonts w:ascii="Times New Roman" w:eastAsia="Times New Roman" w:hAnsi="Times New Roman" w:hint="default"/>
          </w:rPr>
          <w:tab/>
        </w:r>
        <w:r>
          <w:rPr>
            <w:color w:val="auto"/>
            <w:position w:val="0"/>
            <w:sz w:val="24"/>
            <w:szCs w:val="24"/>
            <w:rFonts w:ascii="Times New Roman" w:eastAsia="Times New Roman" w:hAnsi="Times New Roman" w:hint="default"/>
          </w:rPr>
          <w:fldChar w:fldCharType="begin"/>
        </w:r>
        <w:r>
          <w:instrText> PAGEREF  _Toc484463970 </w:instrText>
        </w:r>
        <w:r>
          <w:instrText> \* MERGEFORMAT</w:instrText>
        </w:r>
        <w:r>
          <w:fldChar w:fldCharType="separate"/>
        </w:r>
        <w:r>
          <w:rPr>
            <w:color w:val="auto"/>
            <w:position w:val="0"/>
            <w:sz w:val="24"/>
            <w:szCs w:val="24"/>
            <w:rFonts w:ascii="Times New Roman" w:eastAsia="Times New Roman" w:hAnsi="Times New Roman" w:hint="default"/>
          </w:rPr>
          <w:t>19</w:t>
        </w:r>
        <w:r>
          <w:rPr>
            <w:color w:val="auto"/>
            <w:position w:val="0"/>
            <w:sz w:val="24"/>
            <w:szCs w:val="24"/>
            <w:rFonts w:ascii="Times New Roman" w:eastAsia="Times New Roman" w:hAnsi="Times New Roman" w:hint="default"/>
          </w:rPr>
          <w:fldChar w:fldCharType="end"/>
        </w:r>
      </w:hyperlink>
    </w:p>
    <w:p>
      <w:pPr>
        <w:numPr>
          <w:ilvl w:val="0"/>
          <w:numId w:val="0"/>
        </w:numPr>
        <w:jc w:val="left"/>
        <w:spacing w:lineRule="auto" w:line="240" w:before="0" w:after="160"/>
        <w:ind w:left="480" w:right="0" w:firstLine="0"/>
        <w:tabs>
          <w:tab w:val="left" w:pos="1260"/>
          <w:tab w:val="right" w:leader="dot" w:pos="9004"/>
        </w:tabs>
        <w:rPr>
          <w:color w:val="auto"/>
          <w:position w:val="0"/>
          <w:sz w:val="21"/>
          <w:szCs w:val="21"/>
          <w:rFonts w:ascii="Calibri" w:eastAsia="宋体" w:hAnsi="宋体" w:hint="default"/>
        </w:rPr>
        <w:autoSpaceDE w:val="1"/>
        <w:autoSpaceDN w:val="1"/>
      </w:pPr>
      <w:hyperlink w:anchor="_Toc484463971">
        <w:r>
          <w:rPr>
            <w:rStyle w:val="PO169"/>
            <w:color w:val="3366CC"/>
            <w:position w:val="0"/>
            <w:sz w:val="24"/>
            <w:szCs w:val="24"/>
            <w:u w:val="none"/>
            <w:rFonts w:ascii="Times New Roman" w:eastAsia="Times New Roman" w:hAnsi="Times New Roman" w:hint="default"/>
          </w:rPr>
          <w:t>4.1.</w:t>
        </w:r>
        <w:r>
          <w:rPr>
            <w:color w:val="auto"/>
            <w:position w:val="0"/>
            <w:sz w:val="21"/>
            <w:szCs w:val="21"/>
            <w:rFonts w:ascii="Calibri" w:eastAsia="宋体" w:hAnsi="宋体" w:hint="default"/>
          </w:rPr>
          <w:tab/>
        </w:r>
        <w:r>
          <w:rPr>
            <w:rStyle w:val="PO169"/>
            <w:color w:val="3366CC"/>
            <w:position w:val="0"/>
            <w:sz w:val="24"/>
            <w:szCs w:val="24"/>
            <w:u w:val="none"/>
            <w:rFonts w:ascii="Times New Roman" w:eastAsia="Times New Roman" w:hAnsi="Times New Roman" w:hint="default"/>
          </w:rPr>
          <w:t>模块设计</w:t>
        </w:r>
        <w:r>
          <w:rPr>
            <w:color w:val="auto"/>
            <w:position w:val="0"/>
            <w:sz w:val="24"/>
            <w:szCs w:val="24"/>
            <w:rFonts w:ascii="Times New Roman" w:eastAsia="Times New Roman" w:hAnsi="Times New Roman" w:hint="default"/>
          </w:rPr>
          <w:tab/>
        </w:r>
        <w:r>
          <w:rPr>
            <w:color w:val="auto"/>
            <w:position w:val="0"/>
            <w:sz w:val="24"/>
            <w:szCs w:val="24"/>
            <w:rFonts w:ascii="Times New Roman" w:eastAsia="Times New Roman" w:hAnsi="Times New Roman" w:hint="default"/>
          </w:rPr>
          <w:fldChar w:fldCharType="begin"/>
        </w:r>
        <w:r>
          <w:instrText> PAGEREF  _Toc484463971 </w:instrText>
        </w:r>
        <w:r>
          <w:instrText> \* MERGEFORMAT</w:instrText>
        </w:r>
        <w:r>
          <w:fldChar w:fldCharType="separate"/>
        </w:r>
        <w:r>
          <w:rPr>
            <w:color w:val="auto"/>
            <w:position w:val="0"/>
            <w:sz w:val="24"/>
            <w:szCs w:val="24"/>
            <w:rFonts w:ascii="Times New Roman" w:eastAsia="Times New Roman" w:hAnsi="Times New Roman" w:hint="default"/>
          </w:rPr>
          <w:t>19</w:t>
        </w:r>
        <w:r>
          <w:rPr>
            <w:color w:val="auto"/>
            <w:position w:val="0"/>
            <w:sz w:val="24"/>
            <w:szCs w:val="24"/>
            <w:rFonts w:ascii="Times New Roman" w:eastAsia="Times New Roman" w:hAnsi="Times New Roman" w:hint="default"/>
          </w:rPr>
          <w:fldChar w:fldCharType="end"/>
        </w:r>
      </w:hyperlink>
    </w:p>
    <w:p>
      <w:pPr>
        <w:numPr>
          <w:ilvl w:val="0"/>
          <w:numId w:val="0"/>
        </w:numPr>
        <w:jc w:val="left"/>
        <w:spacing w:lineRule="auto" w:line="240" w:before="0" w:after="160"/>
        <w:ind w:left="960" w:right="0" w:firstLine="0"/>
        <w:tabs>
          <w:tab w:val="left" w:pos="1365"/>
          <w:tab w:val="left" w:pos="1680"/>
          <w:tab w:val="right" w:leader="dot" w:pos="9004"/>
        </w:tabs>
        <w:rPr>
          <w:color w:val="auto"/>
          <w:position w:val="0"/>
          <w:sz w:val="21"/>
          <w:szCs w:val="21"/>
          <w:rFonts w:ascii="Calibri" w:eastAsia="宋体" w:hAnsi="宋体" w:hint="default"/>
        </w:rPr>
        <w:autoSpaceDE w:val="1"/>
        <w:autoSpaceDN w:val="1"/>
      </w:pPr>
      <w:hyperlink w:anchor="_Toc484463972">
        <w:r>
          <w:rPr>
            <w:rStyle w:val="PO169"/>
            <w:color w:val="3366CC"/>
            <w:position w:val="0"/>
            <w:sz w:val="24"/>
            <w:szCs w:val="24"/>
            <w:u w:val="none"/>
            <w:rFonts w:ascii="Times New Roman" w:eastAsia="Times New Roman" w:hAnsi="Times New Roman" w:hint="default"/>
          </w:rPr>
          <w:t>4.1.1.</w:t>
        </w:r>
        <w:r>
          <w:rPr>
            <w:color w:val="auto"/>
            <w:position w:val="0"/>
            <w:sz w:val="21"/>
            <w:szCs w:val="21"/>
            <w:rFonts w:ascii="Calibri" w:eastAsia="宋体" w:hAnsi="宋体" w:hint="default"/>
          </w:rPr>
          <w:tab/>
        </w:r>
        <w:r>
          <w:rPr>
            <w:rStyle w:val="PO169"/>
            <w:color w:val="3366CC"/>
            <w:position w:val="0"/>
            <w:sz w:val="24"/>
            <w:szCs w:val="24"/>
            <w:u w:val="none"/>
            <w:rFonts w:ascii="Times New Roman" w:eastAsia="Times New Roman" w:hAnsi="Times New Roman" w:hint="default"/>
          </w:rPr>
          <w:t>连连看系统总体结构</w:t>
        </w:r>
        <w:r>
          <w:rPr>
            <w:color w:val="auto"/>
            <w:position w:val="0"/>
            <w:sz w:val="24"/>
            <w:szCs w:val="24"/>
            <w:rFonts w:ascii="Times New Roman" w:eastAsia="Times New Roman" w:hAnsi="Times New Roman" w:hint="default"/>
          </w:rPr>
          <w:tab/>
        </w:r>
        <w:r>
          <w:rPr>
            <w:color w:val="auto"/>
            <w:position w:val="0"/>
            <w:sz w:val="24"/>
            <w:szCs w:val="24"/>
            <w:rFonts w:ascii="Times New Roman" w:eastAsia="Times New Roman" w:hAnsi="Times New Roman" w:hint="default"/>
          </w:rPr>
          <w:fldChar w:fldCharType="begin"/>
        </w:r>
        <w:r>
          <w:instrText> PAGEREF  _Toc484463972 </w:instrText>
        </w:r>
        <w:r>
          <w:instrText> \* MERGEFORMAT</w:instrText>
        </w:r>
        <w:r>
          <w:fldChar w:fldCharType="separate"/>
        </w:r>
        <w:r>
          <w:rPr>
            <w:color w:val="auto"/>
            <w:position w:val="0"/>
            <w:sz w:val="24"/>
            <w:szCs w:val="24"/>
            <w:rFonts w:ascii="Times New Roman" w:eastAsia="Times New Roman" w:hAnsi="Times New Roman" w:hint="default"/>
          </w:rPr>
          <w:t>19</w:t>
        </w:r>
        <w:r>
          <w:rPr>
            <w:color w:val="auto"/>
            <w:position w:val="0"/>
            <w:sz w:val="24"/>
            <w:szCs w:val="24"/>
            <w:rFonts w:ascii="Times New Roman" w:eastAsia="Times New Roman" w:hAnsi="Times New Roman" w:hint="default"/>
          </w:rPr>
          <w:fldChar w:fldCharType="end"/>
        </w:r>
      </w:hyperlink>
    </w:p>
    <w:p>
      <w:pPr>
        <w:numPr>
          <w:ilvl w:val="0"/>
          <w:numId w:val="0"/>
        </w:numPr>
        <w:jc w:val="left"/>
        <w:spacing w:lineRule="auto" w:line="240" w:before="0" w:after="160"/>
        <w:ind w:left="960" w:right="0" w:firstLine="0"/>
        <w:tabs>
          <w:tab w:val="left" w:pos="1365"/>
          <w:tab w:val="left" w:pos="1680"/>
          <w:tab w:val="right" w:leader="dot" w:pos="9004"/>
        </w:tabs>
        <w:rPr>
          <w:color w:val="auto"/>
          <w:position w:val="0"/>
          <w:sz w:val="21"/>
          <w:szCs w:val="21"/>
          <w:rFonts w:ascii="Calibri" w:eastAsia="宋体" w:hAnsi="宋体" w:hint="default"/>
        </w:rPr>
        <w:autoSpaceDE w:val="1"/>
        <w:autoSpaceDN w:val="1"/>
      </w:pPr>
      <w:hyperlink w:anchor="_Toc484463973">
        <w:r>
          <w:rPr>
            <w:rStyle w:val="PO169"/>
            <w:color w:val="3366CC"/>
            <w:position w:val="0"/>
            <w:sz w:val="24"/>
            <w:szCs w:val="24"/>
            <w:u w:val="none"/>
            <w:rFonts w:ascii="Times New Roman" w:eastAsia="Times New Roman" w:hAnsi="Times New Roman" w:hint="default"/>
          </w:rPr>
          <w:t>4.1.2.</w:t>
        </w:r>
        <w:r>
          <w:rPr>
            <w:color w:val="auto"/>
            <w:position w:val="0"/>
            <w:sz w:val="21"/>
            <w:szCs w:val="21"/>
            <w:rFonts w:ascii="Calibri" w:eastAsia="宋体" w:hAnsi="宋体" w:hint="default"/>
          </w:rPr>
          <w:tab/>
        </w:r>
        <w:r>
          <w:rPr>
            <w:rStyle w:val="PO169"/>
            <w:color w:val="3366CC"/>
            <w:position w:val="0"/>
            <w:sz w:val="24"/>
            <w:szCs w:val="24"/>
            <w:u w:val="none"/>
            <w:rFonts w:ascii="Times New Roman" w:eastAsia="Times New Roman" w:hAnsi="Times New Roman" w:hint="default"/>
          </w:rPr>
          <w:t>连连看系统模各模块介绍</w:t>
        </w:r>
        <w:r>
          <w:rPr>
            <w:color w:val="auto"/>
            <w:position w:val="0"/>
            <w:sz w:val="24"/>
            <w:szCs w:val="24"/>
            <w:rFonts w:ascii="Times New Roman" w:eastAsia="Times New Roman" w:hAnsi="Times New Roman" w:hint="default"/>
          </w:rPr>
          <w:tab/>
        </w:r>
        <w:r>
          <w:rPr>
            <w:color w:val="auto"/>
            <w:position w:val="0"/>
            <w:sz w:val="24"/>
            <w:szCs w:val="24"/>
            <w:rFonts w:ascii="Times New Roman" w:eastAsia="Times New Roman" w:hAnsi="Times New Roman" w:hint="default"/>
          </w:rPr>
          <w:fldChar w:fldCharType="begin"/>
        </w:r>
        <w:r>
          <w:instrText> PAGEREF  _Toc484463973 </w:instrText>
        </w:r>
        <w:r>
          <w:instrText> \* MERGEFORMAT</w:instrText>
        </w:r>
        <w:r>
          <w:fldChar w:fldCharType="separate"/>
        </w:r>
        <w:r>
          <w:rPr>
            <w:color w:val="auto"/>
            <w:position w:val="0"/>
            <w:sz w:val="24"/>
            <w:szCs w:val="24"/>
            <w:rFonts w:ascii="Times New Roman" w:eastAsia="Times New Roman" w:hAnsi="Times New Roman" w:hint="default"/>
          </w:rPr>
          <w:t>19</w:t>
        </w:r>
        <w:r>
          <w:rPr>
            <w:color w:val="auto"/>
            <w:position w:val="0"/>
            <w:sz w:val="24"/>
            <w:szCs w:val="24"/>
            <w:rFonts w:ascii="Times New Roman" w:eastAsia="Times New Roman" w:hAnsi="Times New Roman" w:hint="default"/>
          </w:rPr>
          <w:fldChar w:fldCharType="end"/>
        </w:r>
      </w:hyperlink>
    </w:p>
    <w:p>
      <w:pPr>
        <w:numPr>
          <w:ilvl w:val="0"/>
          <w:numId w:val="0"/>
        </w:numPr>
        <w:jc w:val="left"/>
        <w:spacing w:lineRule="auto" w:line="240" w:before="0" w:after="160"/>
        <w:ind w:left="960" w:right="0" w:firstLine="0"/>
        <w:tabs>
          <w:tab w:val="left" w:pos="1365"/>
          <w:tab w:val="left" w:pos="1680"/>
          <w:tab w:val="right" w:leader="dot" w:pos="9004"/>
        </w:tabs>
        <w:rPr>
          <w:color w:val="auto"/>
          <w:position w:val="0"/>
          <w:sz w:val="21"/>
          <w:szCs w:val="21"/>
          <w:rFonts w:ascii="Calibri" w:eastAsia="宋体" w:hAnsi="宋体" w:hint="default"/>
        </w:rPr>
        <w:autoSpaceDE w:val="1"/>
        <w:autoSpaceDN w:val="1"/>
      </w:pPr>
      <w:hyperlink w:anchor="_Toc484463974">
        <w:r>
          <w:rPr>
            <w:rStyle w:val="PO169"/>
            <w:color w:val="3366CC"/>
            <w:position w:val="0"/>
            <w:sz w:val="24"/>
            <w:szCs w:val="24"/>
            <w:u w:val="none"/>
            <w:rFonts w:ascii="Times New Roman" w:eastAsia="Times New Roman" w:hAnsi="Times New Roman" w:hint="default"/>
          </w:rPr>
          <w:t>4.1.3.</w:t>
        </w:r>
        <w:r>
          <w:rPr>
            <w:color w:val="auto"/>
            <w:position w:val="0"/>
            <w:sz w:val="21"/>
            <w:szCs w:val="21"/>
            <w:rFonts w:ascii="Calibri" w:eastAsia="宋体" w:hAnsi="宋体" w:hint="default"/>
          </w:rPr>
          <w:tab/>
        </w:r>
        <w:r>
          <w:rPr>
            <w:rStyle w:val="PO169"/>
            <w:color w:val="3366CC"/>
            <w:position w:val="0"/>
            <w:sz w:val="24"/>
            <w:szCs w:val="24"/>
            <w:u w:val="none"/>
            <w:rFonts w:ascii="Times New Roman" w:eastAsia="Times New Roman" w:hAnsi="Times New Roman" w:hint="default"/>
          </w:rPr>
          <w:t>游戏界面模块</w:t>
        </w:r>
        <w:r>
          <w:rPr>
            <w:color w:val="auto"/>
            <w:position w:val="0"/>
            <w:sz w:val="24"/>
            <w:szCs w:val="24"/>
            <w:rFonts w:ascii="Times New Roman" w:eastAsia="Times New Roman" w:hAnsi="Times New Roman" w:hint="default"/>
          </w:rPr>
          <w:tab/>
        </w:r>
        <w:r>
          <w:rPr>
            <w:color w:val="auto"/>
            <w:position w:val="0"/>
            <w:sz w:val="24"/>
            <w:szCs w:val="24"/>
            <w:rFonts w:ascii="Times New Roman" w:eastAsia="Times New Roman" w:hAnsi="Times New Roman" w:hint="default"/>
          </w:rPr>
          <w:fldChar w:fldCharType="begin"/>
        </w:r>
        <w:r>
          <w:instrText> PAGEREF  _Toc484463974 </w:instrText>
        </w:r>
        <w:r>
          <w:instrText> \* MERGEFORMAT</w:instrText>
        </w:r>
        <w:r>
          <w:fldChar w:fldCharType="separate"/>
        </w:r>
        <w:r>
          <w:rPr>
            <w:color w:val="auto"/>
            <w:position w:val="0"/>
            <w:sz w:val="24"/>
            <w:szCs w:val="24"/>
            <w:rFonts w:ascii="Times New Roman" w:eastAsia="Times New Roman" w:hAnsi="Times New Roman" w:hint="default"/>
          </w:rPr>
          <w:t>20</w:t>
        </w:r>
        <w:r>
          <w:rPr>
            <w:color w:val="auto"/>
            <w:position w:val="0"/>
            <w:sz w:val="24"/>
            <w:szCs w:val="24"/>
            <w:rFonts w:ascii="Times New Roman" w:eastAsia="Times New Roman" w:hAnsi="Times New Roman" w:hint="default"/>
          </w:rPr>
          <w:fldChar w:fldCharType="end"/>
        </w:r>
      </w:hyperlink>
    </w:p>
    <w:p>
      <w:pPr>
        <w:numPr>
          <w:ilvl w:val="0"/>
          <w:numId w:val="0"/>
        </w:numPr>
        <w:jc w:val="left"/>
        <w:spacing w:lineRule="auto" w:line="240" w:before="0" w:after="160"/>
        <w:ind w:left="960" w:right="0" w:firstLine="0"/>
        <w:tabs>
          <w:tab w:val="left" w:pos="1365"/>
          <w:tab w:val="left" w:pos="1680"/>
          <w:tab w:val="right" w:leader="dot" w:pos="9004"/>
        </w:tabs>
        <w:rPr>
          <w:color w:val="auto"/>
          <w:position w:val="0"/>
          <w:sz w:val="21"/>
          <w:szCs w:val="21"/>
          <w:rFonts w:ascii="Calibri" w:eastAsia="宋体" w:hAnsi="宋体" w:hint="default"/>
        </w:rPr>
        <w:autoSpaceDE w:val="1"/>
        <w:autoSpaceDN w:val="1"/>
      </w:pPr>
      <w:hyperlink w:anchor="_Toc484463975">
        <w:r>
          <w:rPr>
            <w:rStyle w:val="PO169"/>
            <w:color w:val="3366CC"/>
            <w:position w:val="0"/>
            <w:sz w:val="24"/>
            <w:szCs w:val="24"/>
            <w:u w:val="none"/>
            <w:rFonts w:ascii="Times New Roman" w:eastAsia="Times New Roman" w:hAnsi="Times New Roman" w:hint="default"/>
          </w:rPr>
          <w:t>4.1.4.</w:t>
        </w:r>
        <w:r>
          <w:rPr>
            <w:color w:val="auto"/>
            <w:position w:val="0"/>
            <w:sz w:val="21"/>
            <w:szCs w:val="21"/>
            <w:rFonts w:ascii="Calibri" w:eastAsia="宋体" w:hAnsi="宋体" w:hint="default"/>
          </w:rPr>
          <w:tab/>
        </w:r>
        <w:r>
          <w:rPr>
            <w:rStyle w:val="PO169"/>
            <w:color w:val="3366CC"/>
            <w:position w:val="0"/>
            <w:sz w:val="24"/>
            <w:szCs w:val="24"/>
            <w:u w:val="none"/>
            <w:rFonts w:ascii="Times New Roman" w:eastAsia="Times New Roman" w:hAnsi="Times New Roman" w:hint="default"/>
          </w:rPr>
          <w:t>处理模块</w:t>
        </w:r>
        <w:r>
          <w:rPr>
            <w:color w:val="auto"/>
            <w:position w:val="0"/>
            <w:sz w:val="24"/>
            <w:szCs w:val="24"/>
            <w:rFonts w:ascii="Times New Roman" w:eastAsia="Times New Roman" w:hAnsi="Times New Roman" w:hint="default"/>
          </w:rPr>
          <w:tab/>
        </w:r>
        <w:r>
          <w:rPr>
            <w:color w:val="auto"/>
            <w:position w:val="0"/>
            <w:sz w:val="24"/>
            <w:szCs w:val="24"/>
            <w:rFonts w:ascii="Times New Roman" w:eastAsia="Times New Roman" w:hAnsi="Times New Roman" w:hint="default"/>
          </w:rPr>
          <w:fldChar w:fldCharType="begin"/>
        </w:r>
        <w:r>
          <w:instrText> PAGEREF  _Toc484463975 </w:instrText>
        </w:r>
        <w:r>
          <w:instrText> \* MERGEFORMAT</w:instrText>
        </w:r>
        <w:r>
          <w:fldChar w:fldCharType="separate"/>
        </w:r>
        <w:r>
          <w:rPr>
            <w:color w:val="auto"/>
            <w:position w:val="0"/>
            <w:sz w:val="24"/>
            <w:szCs w:val="24"/>
            <w:rFonts w:ascii="Times New Roman" w:eastAsia="Times New Roman" w:hAnsi="Times New Roman" w:hint="default"/>
          </w:rPr>
          <w:t>20</w:t>
        </w:r>
        <w:r>
          <w:rPr>
            <w:color w:val="auto"/>
            <w:position w:val="0"/>
            <w:sz w:val="24"/>
            <w:szCs w:val="24"/>
            <w:rFonts w:ascii="Times New Roman" w:eastAsia="Times New Roman" w:hAnsi="Times New Roman" w:hint="default"/>
          </w:rPr>
          <w:fldChar w:fldCharType="end"/>
        </w:r>
      </w:hyperlink>
    </w:p>
    <w:p>
      <w:pPr>
        <w:numPr>
          <w:ilvl w:val="0"/>
          <w:numId w:val="0"/>
        </w:numPr>
        <w:jc w:val="left"/>
        <w:spacing w:lineRule="auto" w:line="240" w:before="0" w:after="160"/>
        <w:ind w:left="480" w:right="0" w:firstLine="0"/>
        <w:tabs>
          <w:tab w:val="left" w:pos="1260"/>
          <w:tab w:val="right" w:leader="dot" w:pos="9004"/>
        </w:tabs>
        <w:rPr>
          <w:color w:val="auto"/>
          <w:position w:val="0"/>
          <w:sz w:val="21"/>
          <w:szCs w:val="21"/>
          <w:rFonts w:ascii="Calibri" w:eastAsia="宋体" w:hAnsi="宋体" w:hint="default"/>
        </w:rPr>
        <w:autoSpaceDE w:val="1"/>
        <w:autoSpaceDN w:val="1"/>
      </w:pPr>
      <w:hyperlink w:anchor="_Toc484463976">
        <w:r>
          <w:rPr>
            <w:rStyle w:val="PO169"/>
            <w:color w:val="3366CC"/>
            <w:position w:val="0"/>
            <w:sz w:val="24"/>
            <w:szCs w:val="24"/>
            <w:u w:val="none"/>
            <w:rFonts w:ascii="Times New Roman" w:eastAsia="Times New Roman" w:hAnsi="Times New Roman" w:hint="default"/>
          </w:rPr>
          <w:t>4.2.</w:t>
        </w:r>
        <w:r>
          <w:rPr>
            <w:color w:val="auto"/>
            <w:position w:val="0"/>
            <w:sz w:val="21"/>
            <w:szCs w:val="21"/>
            <w:rFonts w:ascii="Calibri" w:eastAsia="宋体" w:hAnsi="宋体" w:hint="default"/>
          </w:rPr>
          <w:tab/>
        </w:r>
        <w:r>
          <w:rPr>
            <w:rStyle w:val="PO169"/>
            <w:color w:val="3366CC"/>
            <w:position w:val="0"/>
            <w:sz w:val="24"/>
            <w:szCs w:val="24"/>
            <w:u w:val="none"/>
            <w:rFonts w:ascii="Times New Roman" w:eastAsia="Times New Roman" w:hAnsi="Times New Roman" w:hint="default"/>
          </w:rPr>
          <w:t>确定类</w:t>
        </w:r>
        <w:r>
          <w:rPr>
            <w:color w:val="auto"/>
            <w:position w:val="0"/>
            <w:sz w:val="24"/>
            <w:szCs w:val="24"/>
            <w:rFonts w:ascii="Times New Roman" w:eastAsia="Times New Roman" w:hAnsi="Times New Roman" w:hint="default"/>
          </w:rPr>
          <w:tab/>
        </w:r>
        <w:r>
          <w:rPr>
            <w:color w:val="auto"/>
            <w:position w:val="0"/>
            <w:sz w:val="24"/>
            <w:szCs w:val="24"/>
            <w:rFonts w:ascii="Times New Roman" w:eastAsia="Times New Roman" w:hAnsi="Times New Roman" w:hint="default"/>
          </w:rPr>
          <w:fldChar w:fldCharType="begin"/>
        </w:r>
        <w:r>
          <w:instrText> PAGEREF  _Toc484463976 </w:instrText>
        </w:r>
        <w:r>
          <w:instrText> \* MERGEFORMAT</w:instrText>
        </w:r>
        <w:r>
          <w:fldChar w:fldCharType="separate"/>
        </w:r>
        <w:r>
          <w:rPr>
            <w:color w:val="auto"/>
            <w:position w:val="0"/>
            <w:sz w:val="24"/>
            <w:szCs w:val="24"/>
            <w:rFonts w:ascii="Times New Roman" w:eastAsia="Times New Roman" w:hAnsi="Times New Roman" w:hint="default"/>
          </w:rPr>
          <w:t>20</w:t>
        </w:r>
        <w:r>
          <w:rPr>
            <w:color w:val="auto"/>
            <w:position w:val="0"/>
            <w:sz w:val="24"/>
            <w:szCs w:val="24"/>
            <w:rFonts w:ascii="Times New Roman" w:eastAsia="Times New Roman" w:hAnsi="Times New Roman" w:hint="default"/>
          </w:rPr>
          <w:fldChar w:fldCharType="end"/>
        </w:r>
      </w:hyperlink>
    </w:p>
    <w:p>
      <w:pPr>
        <w:numPr>
          <w:ilvl w:val="0"/>
          <w:numId w:val="0"/>
        </w:numPr>
        <w:jc w:val="left"/>
        <w:spacing w:lineRule="auto" w:line="240" w:before="0" w:after="160"/>
        <w:ind w:left="480" w:right="0" w:firstLine="0"/>
        <w:tabs>
          <w:tab w:val="left" w:pos="1260"/>
          <w:tab w:val="right" w:leader="dot" w:pos="9004"/>
        </w:tabs>
        <w:rPr>
          <w:color w:val="auto"/>
          <w:position w:val="0"/>
          <w:sz w:val="21"/>
          <w:szCs w:val="21"/>
          <w:rFonts w:ascii="Calibri" w:eastAsia="宋体" w:hAnsi="宋体" w:hint="default"/>
        </w:rPr>
        <w:autoSpaceDE w:val="1"/>
        <w:autoSpaceDN w:val="1"/>
      </w:pPr>
      <w:hyperlink w:anchor="_Toc484463977">
        <w:r>
          <w:rPr>
            <w:rStyle w:val="PO169"/>
            <w:color w:val="3366CC"/>
            <w:position w:val="0"/>
            <w:sz w:val="24"/>
            <w:szCs w:val="24"/>
            <w:u w:val="none"/>
            <w:rFonts w:ascii="Times New Roman" w:eastAsia="Times New Roman" w:hAnsi="Times New Roman" w:hint="default"/>
          </w:rPr>
          <w:t>4.3.</w:t>
        </w:r>
        <w:r>
          <w:rPr>
            <w:color w:val="auto"/>
            <w:position w:val="0"/>
            <w:sz w:val="21"/>
            <w:szCs w:val="21"/>
            <w:rFonts w:ascii="Calibri" w:eastAsia="宋体" w:hAnsi="宋体" w:hint="default"/>
          </w:rPr>
          <w:tab/>
        </w:r>
        <w:r>
          <w:rPr>
            <w:rStyle w:val="PO169"/>
            <w:color w:val="3366CC"/>
            <w:position w:val="0"/>
            <w:sz w:val="24"/>
            <w:szCs w:val="24"/>
            <w:u w:val="none"/>
            <w:rFonts w:ascii="Times New Roman" w:eastAsia="Times New Roman" w:hAnsi="Times New Roman" w:hint="default"/>
          </w:rPr>
          <w:t>游戏素材</w:t>
        </w:r>
        <w:r>
          <w:rPr>
            <w:color w:val="auto"/>
            <w:position w:val="0"/>
            <w:sz w:val="24"/>
            <w:szCs w:val="24"/>
            <w:rFonts w:ascii="Times New Roman" w:eastAsia="Times New Roman" w:hAnsi="Times New Roman" w:hint="default"/>
          </w:rPr>
          <w:tab/>
        </w:r>
        <w:r>
          <w:rPr>
            <w:color w:val="auto"/>
            <w:position w:val="0"/>
            <w:sz w:val="24"/>
            <w:szCs w:val="24"/>
            <w:rFonts w:ascii="Times New Roman" w:eastAsia="Times New Roman" w:hAnsi="Times New Roman" w:hint="default"/>
          </w:rPr>
          <w:fldChar w:fldCharType="begin"/>
        </w:r>
        <w:r>
          <w:instrText> PAGEREF  _Toc484463977 </w:instrText>
        </w:r>
        <w:r>
          <w:instrText> \* MERGEFORMAT</w:instrText>
        </w:r>
        <w:r>
          <w:fldChar w:fldCharType="separate"/>
        </w:r>
        <w:r>
          <w:rPr>
            <w:color w:val="auto"/>
            <w:position w:val="0"/>
            <w:sz w:val="24"/>
            <w:szCs w:val="24"/>
            <w:rFonts w:ascii="Times New Roman" w:eastAsia="Times New Roman" w:hAnsi="Times New Roman" w:hint="default"/>
          </w:rPr>
          <w:t>22</w:t>
        </w:r>
        <w:r>
          <w:rPr>
            <w:color w:val="auto"/>
            <w:position w:val="0"/>
            <w:sz w:val="24"/>
            <w:szCs w:val="24"/>
            <w:rFonts w:ascii="Times New Roman" w:eastAsia="Times New Roman" w:hAnsi="Times New Roman" w:hint="default"/>
          </w:rPr>
          <w:fldChar w:fldCharType="end"/>
        </w:r>
      </w:hyperlink>
    </w:p>
    <w:p>
      <w:pPr>
        <w:numPr>
          <w:ilvl w:val="0"/>
          <w:numId w:val="0"/>
        </w:numPr>
        <w:jc w:val="left"/>
        <w:spacing w:lineRule="auto" w:line="240" w:before="0" w:after="160"/>
        <w:ind w:left="960" w:right="0" w:firstLine="0"/>
        <w:tabs>
          <w:tab w:val="left" w:pos="1365"/>
          <w:tab w:val="left" w:pos="1680"/>
          <w:tab w:val="right" w:leader="dot" w:pos="9004"/>
        </w:tabs>
        <w:rPr>
          <w:color w:val="auto"/>
          <w:position w:val="0"/>
          <w:sz w:val="21"/>
          <w:szCs w:val="21"/>
          <w:rFonts w:ascii="Calibri" w:eastAsia="宋体" w:hAnsi="宋体" w:hint="default"/>
        </w:rPr>
        <w:autoSpaceDE w:val="1"/>
        <w:autoSpaceDN w:val="1"/>
      </w:pPr>
      <w:hyperlink w:anchor="_Toc484463978">
        <w:r>
          <w:rPr>
            <w:rStyle w:val="PO169"/>
            <w:color w:val="3366CC"/>
            <w:position w:val="0"/>
            <w:sz w:val="24"/>
            <w:szCs w:val="24"/>
            <w:u w:val="none"/>
            <w:rFonts w:ascii="Times New Roman" w:eastAsia="Times New Roman" w:hAnsi="Times New Roman" w:hint="default"/>
          </w:rPr>
          <w:t>4.3.1.</w:t>
        </w:r>
        <w:r>
          <w:rPr>
            <w:color w:val="auto"/>
            <w:position w:val="0"/>
            <w:sz w:val="21"/>
            <w:szCs w:val="21"/>
            <w:rFonts w:ascii="Calibri" w:eastAsia="宋体" w:hAnsi="宋体" w:hint="default"/>
          </w:rPr>
          <w:tab/>
        </w:r>
        <w:r>
          <w:rPr>
            <w:rStyle w:val="PO169"/>
            <w:color w:val="3366CC"/>
            <w:position w:val="0"/>
            <w:sz w:val="24"/>
            <w:szCs w:val="24"/>
            <w:u w:val="none"/>
            <w:rFonts w:ascii="Times New Roman" w:eastAsia="Times New Roman" w:hAnsi="Times New Roman" w:hint="default"/>
          </w:rPr>
          <w:t>背景图片</w:t>
        </w:r>
        <w:r>
          <w:rPr>
            <w:color w:val="auto"/>
            <w:position w:val="0"/>
            <w:sz w:val="24"/>
            <w:szCs w:val="24"/>
            <w:rFonts w:ascii="Times New Roman" w:eastAsia="Times New Roman" w:hAnsi="Times New Roman" w:hint="default"/>
          </w:rPr>
          <w:tab/>
        </w:r>
        <w:r>
          <w:rPr>
            <w:color w:val="auto"/>
            <w:position w:val="0"/>
            <w:sz w:val="24"/>
            <w:szCs w:val="24"/>
            <w:rFonts w:ascii="Times New Roman" w:eastAsia="Times New Roman" w:hAnsi="Times New Roman" w:hint="default"/>
          </w:rPr>
          <w:fldChar w:fldCharType="begin"/>
        </w:r>
        <w:r>
          <w:instrText> PAGEREF  _Toc484463978 </w:instrText>
        </w:r>
        <w:r>
          <w:instrText> \* MERGEFORMAT</w:instrText>
        </w:r>
        <w:r>
          <w:fldChar w:fldCharType="separate"/>
        </w:r>
        <w:r>
          <w:rPr>
            <w:color w:val="auto"/>
            <w:position w:val="0"/>
            <w:sz w:val="24"/>
            <w:szCs w:val="24"/>
            <w:rFonts w:ascii="Times New Roman" w:eastAsia="Times New Roman" w:hAnsi="Times New Roman" w:hint="default"/>
          </w:rPr>
          <w:t>22</w:t>
        </w:r>
        <w:r>
          <w:rPr>
            <w:color w:val="auto"/>
            <w:position w:val="0"/>
            <w:sz w:val="24"/>
            <w:szCs w:val="24"/>
            <w:rFonts w:ascii="Times New Roman" w:eastAsia="Times New Roman" w:hAnsi="Times New Roman" w:hint="default"/>
          </w:rPr>
          <w:fldChar w:fldCharType="end"/>
        </w:r>
      </w:hyperlink>
    </w:p>
    <w:p>
      <w:pPr>
        <w:numPr>
          <w:ilvl w:val="0"/>
          <w:numId w:val="0"/>
        </w:numPr>
        <w:jc w:val="left"/>
        <w:spacing w:lineRule="auto" w:line="240" w:before="0" w:after="160"/>
        <w:ind w:left="960" w:right="0" w:firstLine="0"/>
        <w:tabs>
          <w:tab w:val="left" w:pos="1365"/>
          <w:tab w:val="left" w:pos="1680"/>
          <w:tab w:val="right" w:leader="dot" w:pos="9004"/>
        </w:tabs>
        <w:rPr>
          <w:color w:val="auto"/>
          <w:position w:val="0"/>
          <w:sz w:val="21"/>
          <w:szCs w:val="21"/>
          <w:rFonts w:ascii="Calibri" w:eastAsia="宋体" w:hAnsi="宋体" w:hint="default"/>
        </w:rPr>
        <w:autoSpaceDE w:val="1"/>
        <w:autoSpaceDN w:val="1"/>
      </w:pPr>
      <w:hyperlink w:anchor="_Toc484463979">
        <w:r>
          <w:rPr>
            <w:rStyle w:val="PO169"/>
            <w:color w:val="3366CC"/>
            <w:position w:val="0"/>
            <w:sz w:val="24"/>
            <w:szCs w:val="24"/>
            <w:u w:val="none"/>
            <w:rFonts w:ascii="Times New Roman" w:eastAsia="Times New Roman" w:hAnsi="Times New Roman" w:hint="default"/>
          </w:rPr>
          <w:t>4.3.2.</w:t>
        </w:r>
        <w:r>
          <w:rPr>
            <w:color w:val="auto"/>
            <w:position w:val="0"/>
            <w:sz w:val="21"/>
            <w:szCs w:val="21"/>
            <w:rFonts w:ascii="Calibri" w:eastAsia="宋体" w:hAnsi="宋体" w:hint="default"/>
          </w:rPr>
          <w:tab/>
        </w:r>
        <w:r>
          <w:rPr>
            <w:rStyle w:val="PO169"/>
            <w:color w:val="3366CC"/>
            <w:position w:val="0"/>
            <w:sz w:val="24"/>
            <w:szCs w:val="24"/>
            <w:u w:val="none"/>
            <w:rFonts w:ascii="Times New Roman" w:eastAsia="Times New Roman" w:hAnsi="Times New Roman" w:hint="default"/>
          </w:rPr>
          <w:t>游戏图片</w:t>
        </w:r>
        <w:r>
          <w:rPr>
            <w:color w:val="auto"/>
            <w:position w:val="0"/>
            <w:sz w:val="24"/>
            <w:szCs w:val="24"/>
            <w:rFonts w:ascii="Times New Roman" w:eastAsia="Times New Roman" w:hAnsi="Times New Roman" w:hint="default"/>
          </w:rPr>
          <w:tab/>
        </w:r>
        <w:r>
          <w:rPr>
            <w:color w:val="auto"/>
            <w:position w:val="0"/>
            <w:sz w:val="24"/>
            <w:szCs w:val="24"/>
            <w:rFonts w:ascii="Times New Roman" w:eastAsia="Times New Roman" w:hAnsi="Times New Roman" w:hint="default"/>
          </w:rPr>
          <w:fldChar w:fldCharType="begin"/>
        </w:r>
        <w:r>
          <w:instrText> PAGEREF  _Toc484463979 </w:instrText>
        </w:r>
        <w:r>
          <w:instrText> \* MERGEFORMAT</w:instrText>
        </w:r>
        <w:r>
          <w:fldChar w:fldCharType="separate"/>
        </w:r>
        <w:r>
          <w:rPr>
            <w:color w:val="auto"/>
            <w:position w:val="0"/>
            <w:sz w:val="24"/>
            <w:szCs w:val="24"/>
            <w:rFonts w:ascii="Times New Roman" w:eastAsia="Times New Roman" w:hAnsi="Times New Roman" w:hint="default"/>
          </w:rPr>
          <w:t>22</w:t>
        </w:r>
        <w:r>
          <w:rPr>
            <w:color w:val="auto"/>
            <w:position w:val="0"/>
            <w:sz w:val="24"/>
            <w:szCs w:val="24"/>
            <w:rFonts w:ascii="Times New Roman" w:eastAsia="Times New Roman" w:hAnsi="Times New Roman" w:hint="default"/>
          </w:rPr>
          <w:fldChar w:fldCharType="end"/>
        </w:r>
      </w:hyperlink>
    </w:p>
    <w:p>
      <w:pPr>
        <w:numPr>
          <w:ilvl w:val="0"/>
          <w:numId w:val="0"/>
        </w:numPr>
        <w:jc w:val="left"/>
        <w:spacing w:lineRule="auto" w:line="240" w:before="0" w:after="160"/>
        <w:ind w:left="480" w:right="0" w:firstLine="0"/>
        <w:tabs>
          <w:tab w:val="left" w:pos="1260"/>
          <w:tab w:val="right" w:leader="dot" w:pos="9004"/>
        </w:tabs>
        <w:rPr>
          <w:color w:val="auto"/>
          <w:position w:val="0"/>
          <w:sz w:val="21"/>
          <w:szCs w:val="21"/>
          <w:rFonts w:ascii="Calibri" w:eastAsia="宋体" w:hAnsi="宋体" w:hint="default"/>
        </w:rPr>
        <w:autoSpaceDE w:val="1"/>
        <w:autoSpaceDN w:val="1"/>
      </w:pPr>
      <w:hyperlink w:anchor="_Toc484463980">
        <w:r>
          <w:rPr>
            <w:rStyle w:val="PO169"/>
            <w:color w:val="3366CC"/>
            <w:position w:val="0"/>
            <w:sz w:val="24"/>
            <w:szCs w:val="24"/>
            <w:u w:val="none"/>
            <w:rFonts w:ascii="Times New Roman" w:eastAsia="Times New Roman" w:hAnsi="Times New Roman" w:hint="default"/>
          </w:rPr>
          <w:t>4.4.</w:t>
        </w:r>
        <w:r>
          <w:rPr>
            <w:color w:val="auto"/>
            <w:position w:val="0"/>
            <w:sz w:val="21"/>
            <w:szCs w:val="21"/>
            <w:rFonts w:ascii="Calibri" w:eastAsia="宋体" w:hAnsi="宋体" w:hint="default"/>
          </w:rPr>
          <w:tab/>
        </w:r>
        <w:r>
          <w:rPr>
            <w:rStyle w:val="PO169"/>
            <w:color w:val="3366CC"/>
            <w:position w:val="0"/>
            <w:sz w:val="24"/>
            <w:szCs w:val="24"/>
            <w:u w:val="none"/>
            <w:rFonts w:ascii="Times New Roman" w:eastAsia="Times New Roman" w:hAnsi="Times New Roman" w:hint="default"/>
          </w:rPr>
          <w:t>本章小结</w:t>
        </w:r>
        <w:r>
          <w:rPr>
            <w:color w:val="auto"/>
            <w:position w:val="0"/>
            <w:sz w:val="24"/>
            <w:szCs w:val="24"/>
            <w:rFonts w:ascii="Times New Roman" w:eastAsia="Times New Roman" w:hAnsi="Times New Roman" w:hint="default"/>
          </w:rPr>
          <w:tab/>
        </w:r>
        <w:r>
          <w:rPr>
            <w:color w:val="auto"/>
            <w:position w:val="0"/>
            <w:sz w:val="24"/>
            <w:szCs w:val="24"/>
            <w:rFonts w:ascii="Times New Roman" w:eastAsia="Times New Roman" w:hAnsi="Times New Roman" w:hint="default"/>
          </w:rPr>
          <w:fldChar w:fldCharType="begin"/>
        </w:r>
        <w:r>
          <w:instrText> PAGEREF  _Toc484463980 </w:instrText>
        </w:r>
        <w:r>
          <w:instrText> \* MERGEFORMAT</w:instrText>
        </w:r>
        <w:r>
          <w:fldChar w:fldCharType="separate"/>
        </w:r>
        <w:r>
          <w:rPr>
            <w:color w:val="auto"/>
            <w:position w:val="0"/>
            <w:sz w:val="24"/>
            <w:szCs w:val="24"/>
            <w:rFonts w:ascii="Times New Roman" w:eastAsia="Times New Roman" w:hAnsi="Times New Roman" w:hint="default"/>
          </w:rPr>
          <w:t>23</w:t>
        </w:r>
        <w:r>
          <w:rPr>
            <w:color w:val="auto"/>
            <w:position w:val="0"/>
            <w:sz w:val="24"/>
            <w:szCs w:val="24"/>
            <w:rFonts w:ascii="Times New Roman" w:eastAsia="Times New Roman" w:hAnsi="Times New Roman" w:hint="default"/>
          </w:rPr>
          <w:fldChar w:fldCharType="end"/>
        </w:r>
      </w:hyperlink>
    </w:p>
    <w:p>
      <w:pPr>
        <w:numPr>
          <w:ilvl w:val="0"/>
          <w:numId w:val="0"/>
        </w:numPr>
        <w:jc w:val="left"/>
        <w:spacing w:lineRule="auto" w:line="240" w:before="0" w:after="160"/>
        <w:ind w:right="0" w:firstLine="0"/>
        <w:tabs>
          <w:tab w:val="left" w:pos="480"/>
          <w:tab w:val="right" w:leader="dot" w:pos="9004"/>
        </w:tabs>
        <w:rPr>
          <w:color w:val="auto"/>
          <w:position w:val="0"/>
          <w:sz w:val="21"/>
          <w:szCs w:val="21"/>
          <w:rFonts w:ascii="Calibri" w:eastAsia="宋体" w:hAnsi="宋体" w:hint="default"/>
        </w:rPr>
        <w:autoSpaceDE w:val="1"/>
        <w:autoSpaceDN w:val="1"/>
      </w:pPr>
      <w:hyperlink w:anchor="_Toc484463981">
        <w:r>
          <w:rPr>
            <w:rStyle w:val="PO169"/>
            <w:color w:val="3366CC"/>
            <w:position w:val="0"/>
            <w:sz w:val="24"/>
            <w:szCs w:val="24"/>
            <w:u w:val="none"/>
            <w:rFonts w:ascii="Times New Roman" w:eastAsia="Times New Roman" w:hAnsi="Times New Roman" w:hint="default"/>
          </w:rPr>
          <w:t>5.</w:t>
        </w:r>
        <w:r>
          <w:rPr>
            <w:color w:val="auto"/>
            <w:position w:val="0"/>
            <w:sz w:val="21"/>
            <w:szCs w:val="21"/>
            <w:rFonts w:ascii="Calibri" w:eastAsia="宋体" w:hAnsi="宋体" w:hint="default"/>
          </w:rPr>
          <w:tab/>
        </w:r>
        <w:r>
          <w:rPr>
            <w:rStyle w:val="PO169"/>
            <w:color w:val="3366CC"/>
            <w:position w:val="0"/>
            <w:sz w:val="24"/>
            <w:szCs w:val="24"/>
            <w:u w:val="none"/>
            <w:rFonts w:ascii="Times New Roman" w:eastAsia="Times New Roman" w:hAnsi="Times New Roman" w:hint="default"/>
          </w:rPr>
          <w:t>详细设计和实现</w:t>
        </w:r>
        <w:r>
          <w:rPr>
            <w:color w:val="auto"/>
            <w:position w:val="0"/>
            <w:sz w:val="24"/>
            <w:szCs w:val="24"/>
            <w:rFonts w:ascii="Times New Roman" w:eastAsia="Times New Roman" w:hAnsi="Times New Roman" w:hint="default"/>
          </w:rPr>
          <w:tab/>
        </w:r>
        <w:r>
          <w:rPr>
            <w:color w:val="auto"/>
            <w:position w:val="0"/>
            <w:sz w:val="24"/>
            <w:szCs w:val="24"/>
            <w:rFonts w:ascii="Times New Roman" w:eastAsia="Times New Roman" w:hAnsi="Times New Roman" w:hint="default"/>
          </w:rPr>
          <w:fldChar w:fldCharType="begin"/>
        </w:r>
        <w:r>
          <w:instrText> PAGEREF  _Toc484463981 </w:instrText>
        </w:r>
        <w:r>
          <w:instrText> \* MERGEFORMAT</w:instrText>
        </w:r>
        <w:r>
          <w:fldChar w:fldCharType="separate"/>
        </w:r>
        <w:r>
          <w:rPr>
            <w:color w:val="auto"/>
            <w:position w:val="0"/>
            <w:sz w:val="24"/>
            <w:szCs w:val="24"/>
            <w:rFonts w:ascii="Times New Roman" w:eastAsia="Times New Roman" w:hAnsi="Times New Roman" w:hint="default"/>
          </w:rPr>
          <w:t>24</w:t>
        </w:r>
        <w:r>
          <w:rPr>
            <w:color w:val="auto"/>
            <w:position w:val="0"/>
            <w:sz w:val="24"/>
            <w:szCs w:val="24"/>
            <w:rFonts w:ascii="Times New Roman" w:eastAsia="Times New Roman" w:hAnsi="Times New Roman" w:hint="default"/>
          </w:rPr>
          <w:fldChar w:fldCharType="end"/>
        </w:r>
      </w:hyperlink>
    </w:p>
    <w:p>
      <w:pPr>
        <w:numPr>
          <w:ilvl w:val="0"/>
          <w:numId w:val="0"/>
        </w:numPr>
        <w:jc w:val="left"/>
        <w:spacing w:lineRule="auto" w:line="240" w:before="0" w:after="160"/>
        <w:ind w:left="480" w:right="0" w:firstLine="0"/>
        <w:tabs>
          <w:tab w:val="left" w:pos="1260"/>
          <w:tab w:val="right" w:leader="dot" w:pos="9004"/>
        </w:tabs>
        <w:rPr>
          <w:color w:val="auto"/>
          <w:position w:val="0"/>
          <w:sz w:val="21"/>
          <w:szCs w:val="21"/>
          <w:rFonts w:ascii="Calibri" w:eastAsia="宋体" w:hAnsi="宋体" w:hint="default"/>
        </w:rPr>
        <w:autoSpaceDE w:val="1"/>
        <w:autoSpaceDN w:val="1"/>
      </w:pPr>
      <w:hyperlink w:anchor="_Toc484463982">
        <w:r>
          <w:rPr>
            <w:rStyle w:val="PO169"/>
            <w:color w:val="3366CC"/>
            <w:position w:val="0"/>
            <w:sz w:val="24"/>
            <w:szCs w:val="24"/>
            <w:u w:val="none"/>
            <w:rFonts w:ascii="Times New Roman" w:eastAsia="Times New Roman" w:hAnsi="Times New Roman" w:hint="default"/>
          </w:rPr>
          <w:t>5.1.</w:t>
        </w:r>
        <w:r>
          <w:rPr>
            <w:color w:val="auto"/>
            <w:position w:val="0"/>
            <w:sz w:val="21"/>
            <w:szCs w:val="21"/>
            <w:rFonts w:ascii="Calibri" w:eastAsia="宋体" w:hAnsi="宋体" w:hint="default"/>
          </w:rPr>
          <w:tab/>
        </w:r>
        <w:r>
          <w:rPr>
            <w:rStyle w:val="PO169"/>
            <w:color w:val="3366CC"/>
            <w:position w:val="0"/>
            <w:sz w:val="24"/>
            <w:szCs w:val="24"/>
            <w:u w:val="none"/>
            <w:rFonts w:ascii="Times New Roman" w:eastAsia="Times New Roman" w:hAnsi="Times New Roman" w:hint="default"/>
          </w:rPr>
          <w:t>界面设计</w:t>
        </w:r>
        <w:r>
          <w:rPr>
            <w:color w:val="auto"/>
            <w:position w:val="0"/>
            <w:sz w:val="24"/>
            <w:szCs w:val="24"/>
            <w:rFonts w:ascii="Times New Roman" w:eastAsia="Times New Roman" w:hAnsi="Times New Roman" w:hint="default"/>
          </w:rPr>
          <w:tab/>
        </w:r>
        <w:r>
          <w:rPr>
            <w:color w:val="auto"/>
            <w:position w:val="0"/>
            <w:sz w:val="24"/>
            <w:szCs w:val="24"/>
            <w:rFonts w:ascii="Times New Roman" w:eastAsia="Times New Roman" w:hAnsi="Times New Roman" w:hint="default"/>
          </w:rPr>
          <w:fldChar w:fldCharType="begin"/>
        </w:r>
        <w:r>
          <w:instrText> PAGEREF  _Toc484463982 </w:instrText>
        </w:r>
        <w:r>
          <w:instrText> \* MERGEFORMAT</w:instrText>
        </w:r>
        <w:r>
          <w:fldChar w:fldCharType="separate"/>
        </w:r>
        <w:r>
          <w:rPr>
            <w:color w:val="auto"/>
            <w:position w:val="0"/>
            <w:sz w:val="24"/>
            <w:szCs w:val="24"/>
            <w:rFonts w:ascii="Times New Roman" w:eastAsia="Times New Roman" w:hAnsi="Times New Roman" w:hint="default"/>
          </w:rPr>
          <w:t>24</w:t>
        </w:r>
        <w:r>
          <w:rPr>
            <w:color w:val="auto"/>
            <w:position w:val="0"/>
            <w:sz w:val="24"/>
            <w:szCs w:val="24"/>
            <w:rFonts w:ascii="Times New Roman" w:eastAsia="Times New Roman" w:hAnsi="Times New Roman" w:hint="default"/>
          </w:rPr>
          <w:fldChar w:fldCharType="end"/>
        </w:r>
      </w:hyperlink>
    </w:p>
    <w:p>
      <w:pPr>
        <w:numPr>
          <w:ilvl w:val="0"/>
          <w:numId w:val="0"/>
        </w:numPr>
        <w:jc w:val="left"/>
        <w:spacing w:lineRule="auto" w:line="240" w:before="0" w:after="160"/>
        <w:ind w:left="960" w:right="0" w:firstLine="0"/>
        <w:tabs>
          <w:tab w:val="left" w:pos="1365"/>
          <w:tab w:val="left" w:pos="1680"/>
          <w:tab w:val="right" w:leader="dot" w:pos="9004"/>
        </w:tabs>
        <w:rPr>
          <w:color w:val="auto"/>
          <w:position w:val="0"/>
          <w:sz w:val="21"/>
          <w:szCs w:val="21"/>
          <w:rFonts w:ascii="Calibri" w:eastAsia="宋体" w:hAnsi="宋体" w:hint="default"/>
        </w:rPr>
        <w:autoSpaceDE w:val="1"/>
        <w:autoSpaceDN w:val="1"/>
      </w:pPr>
      <w:hyperlink w:anchor="_Toc484463983">
        <w:r>
          <w:rPr>
            <w:rStyle w:val="PO169"/>
            <w:color w:val="3366CC"/>
            <w:position w:val="0"/>
            <w:sz w:val="24"/>
            <w:szCs w:val="24"/>
            <w:u w:val="none"/>
            <w:rFonts w:ascii="Times New Roman" w:eastAsia="Times New Roman" w:hAnsi="Times New Roman" w:hint="default"/>
          </w:rPr>
          <w:t>5.1.1.</w:t>
        </w:r>
        <w:r>
          <w:rPr>
            <w:color w:val="auto"/>
            <w:position w:val="0"/>
            <w:sz w:val="21"/>
            <w:szCs w:val="21"/>
            <w:rFonts w:ascii="Calibri" w:eastAsia="宋体" w:hAnsi="宋体" w:hint="default"/>
          </w:rPr>
          <w:tab/>
        </w:r>
        <w:r>
          <w:rPr>
            <w:rStyle w:val="PO169"/>
            <w:color w:val="3366CC"/>
            <w:position w:val="0"/>
            <w:sz w:val="24"/>
            <w:szCs w:val="24"/>
            <w:u w:val="none"/>
            <w:rFonts w:ascii="Times New Roman" w:eastAsia="Times New Roman" w:hAnsi="Times New Roman" w:hint="default"/>
          </w:rPr>
          <w:t>界面实现</w:t>
        </w:r>
        <w:r>
          <w:rPr>
            <w:color w:val="auto"/>
            <w:position w:val="0"/>
            <w:sz w:val="24"/>
            <w:szCs w:val="24"/>
            <w:rFonts w:ascii="Times New Roman" w:eastAsia="Times New Roman" w:hAnsi="Times New Roman" w:hint="default"/>
          </w:rPr>
          <w:tab/>
        </w:r>
        <w:r>
          <w:rPr>
            <w:color w:val="auto"/>
            <w:position w:val="0"/>
            <w:sz w:val="24"/>
            <w:szCs w:val="24"/>
            <w:rFonts w:ascii="Times New Roman" w:eastAsia="Times New Roman" w:hAnsi="Times New Roman" w:hint="default"/>
          </w:rPr>
          <w:fldChar w:fldCharType="begin"/>
        </w:r>
        <w:r>
          <w:instrText> PAGEREF  _Toc484463983 </w:instrText>
        </w:r>
        <w:r>
          <w:instrText> \* MERGEFORMAT</w:instrText>
        </w:r>
        <w:r>
          <w:fldChar w:fldCharType="separate"/>
        </w:r>
        <w:r>
          <w:rPr>
            <w:color w:val="auto"/>
            <w:position w:val="0"/>
            <w:sz w:val="24"/>
            <w:szCs w:val="24"/>
            <w:rFonts w:ascii="Times New Roman" w:eastAsia="Times New Roman" w:hAnsi="Times New Roman" w:hint="default"/>
          </w:rPr>
          <w:t>24</w:t>
        </w:r>
        <w:r>
          <w:rPr>
            <w:color w:val="auto"/>
            <w:position w:val="0"/>
            <w:sz w:val="24"/>
            <w:szCs w:val="24"/>
            <w:rFonts w:ascii="Times New Roman" w:eastAsia="Times New Roman" w:hAnsi="Times New Roman" w:hint="default"/>
          </w:rPr>
          <w:fldChar w:fldCharType="end"/>
        </w:r>
      </w:hyperlink>
    </w:p>
    <w:p>
      <w:pPr>
        <w:numPr>
          <w:ilvl w:val="0"/>
          <w:numId w:val="0"/>
        </w:numPr>
        <w:jc w:val="left"/>
        <w:spacing w:lineRule="auto" w:line="240" w:before="0" w:after="160"/>
        <w:ind w:left="960" w:right="0" w:firstLine="0"/>
        <w:tabs>
          <w:tab w:val="left" w:pos="1365"/>
          <w:tab w:val="left" w:pos="1680"/>
          <w:tab w:val="right" w:leader="dot" w:pos="9004"/>
        </w:tabs>
        <w:rPr>
          <w:color w:val="auto"/>
          <w:position w:val="0"/>
          <w:sz w:val="21"/>
          <w:szCs w:val="21"/>
          <w:rFonts w:ascii="Calibri" w:eastAsia="宋体" w:hAnsi="宋体" w:hint="default"/>
        </w:rPr>
        <w:autoSpaceDE w:val="1"/>
        <w:autoSpaceDN w:val="1"/>
      </w:pPr>
      <w:hyperlink w:anchor="_Toc484463984">
        <w:r>
          <w:rPr>
            <w:rStyle w:val="PO169"/>
            <w:color w:val="3366CC"/>
            <w:position w:val="0"/>
            <w:sz w:val="24"/>
            <w:szCs w:val="24"/>
            <w:u w:val="none"/>
            <w:rFonts w:ascii="Times New Roman" w:eastAsia="Times New Roman" w:hAnsi="Times New Roman" w:hint="default"/>
          </w:rPr>
          <w:t>5.1.2.</w:t>
        </w:r>
        <w:r>
          <w:rPr>
            <w:color w:val="auto"/>
            <w:position w:val="0"/>
            <w:sz w:val="21"/>
            <w:szCs w:val="21"/>
            <w:rFonts w:ascii="Calibri" w:eastAsia="宋体" w:hAnsi="宋体" w:hint="default"/>
          </w:rPr>
          <w:tab/>
        </w:r>
        <w:r>
          <w:rPr>
            <w:rStyle w:val="PO169"/>
            <w:color w:val="3366CC"/>
            <w:position w:val="0"/>
            <w:sz w:val="24"/>
            <w:szCs w:val="24"/>
            <w:u w:val="none"/>
            <w:rFonts w:ascii="Times New Roman" w:eastAsia="Times New Roman" w:hAnsi="Times New Roman" w:hint="default"/>
          </w:rPr>
          <w:t>倒计时沙漏的设计</w:t>
        </w:r>
        <w:r>
          <w:rPr>
            <w:color w:val="auto"/>
            <w:position w:val="0"/>
            <w:sz w:val="24"/>
            <w:szCs w:val="24"/>
            <w:rFonts w:ascii="Times New Roman" w:eastAsia="Times New Roman" w:hAnsi="Times New Roman" w:hint="default"/>
          </w:rPr>
          <w:tab/>
        </w:r>
        <w:r>
          <w:rPr>
            <w:color w:val="auto"/>
            <w:position w:val="0"/>
            <w:sz w:val="24"/>
            <w:szCs w:val="24"/>
            <w:rFonts w:ascii="Times New Roman" w:eastAsia="Times New Roman" w:hAnsi="Times New Roman" w:hint="default"/>
          </w:rPr>
          <w:fldChar w:fldCharType="begin"/>
        </w:r>
        <w:r>
          <w:instrText> PAGEREF  _Toc484463984 </w:instrText>
        </w:r>
        <w:r>
          <w:instrText> \* MERGEFORMAT</w:instrText>
        </w:r>
        <w:r>
          <w:fldChar w:fldCharType="separate"/>
        </w:r>
        <w:r>
          <w:rPr>
            <w:color w:val="auto"/>
            <w:position w:val="0"/>
            <w:sz w:val="24"/>
            <w:szCs w:val="24"/>
            <w:rFonts w:ascii="Times New Roman" w:eastAsia="Times New Roman" w:hAnsi="Times New Roman" w:hint="default"/>
          </w:rPr>
          <w:t>26</w:t>
        </w:r>
        <w:r>
          <w:rPr>
            <w:color w:val="auto"/>
            <w:position w:val="0"/>
            <w:sz w:val="24"/>
            <w:szCs w:val="24"/>
            <w:rFonts w:ascii="Times New Roman" w:eastAsia="Times New Roman" w:hAnsi="Times New Roman" w:hint="default"/>
          </w:rPr>
          <w:fldChar w:fldCharType="end"/>
        </w:r>
      </w:hyperlink>
    </w:p>
    <w:p>
      <w:pPr>
        <w:numPr>
          <w:ilvl w:val="0"/>
          <w:numId w:val="0"/>
        </w:numPr>
        <w:jc w:val="left"/>
        <w:spacing w:lineRule="auto" w:line="240" w:before="0" w:after="160"/>
        <w:ind w:left="480" w:right="0" w:firstLine="0"/>
        <w:tabs>
          <w:tab w:val="left" w:pos="1260"/>
          <w:tab w:val="right" w:leader="dot" w:pos="9004"/>
        </w:tabs>
        <w:rPr>
          <w:color w:val="auto"/>
          <w:position w:val="0"/>
          <w:sz w:val="21"/>
          <w:szCs w:val="21"/>
          <w:rFonts w:ascii="Calibri" w:eastAsia="宋体" w:hAnsi="宋体" w:hint="default"/>
        </w:rPr>
        <w:autoSpaceDE w:val="1"/>
        <w:autoSpaceDN w:val="1"/>
      </w:pPr>
      <w:hyperlink w:anchor="_Toc484463985">
        <w:r>
          <w:rPr>
            <w:rStyle w:val="PO169"/>
            <w:color w:val="3366CC"/>
            <w:position w:val="0"/>
            <w:sz w:val="24"/>
            <w:szCs w:val="24"/>
            <w:u w:val="none"/>
            <w:rFonts w:ascii="Times New Roman" w:eastAsia="Times New Roman" w:hAnsi="Times New Roman" w:hint="default"/>
          </w:rPr>
          <w:t>5.2.</w:t>
        </w:r>
        <w:r>
          <w:rPr>
            <w:color w:val="auto"/>
            <w:position w:val="0"/>
            <w:sz w:val="21"/>
            <w:szCs w:val="21"/>
            <w:rFonts w:ascii="Calibri" w:eastAsia="宋体" w:hAnsi="宋体" w:hint="default"/>
          </w:rPr>
          <w:tab/>
        </w:r>
        <w:r>
          <w:rPr>
            <w:rStyle w:val="PO169"/>
            <w:color w:val="3366CC"/>
            <w:position w:val="0"/>
            <w:sz w:val="24"/>
            <w:szCs w:val="24"/>
            <w:u w:val="none"/>
            <w:rFonts w:ascii="Times New Roman" w:eastAsia="Times New Roman" w:hAnsi="Times New Roman" w:hint="default"/>
          </w:rPr>
          <w:t>游戏执行的实现</w:t>
        </w:r>
        <w:r>
          <w:rPr>
            <w:color w:val="auto"/>
            <w:position w:val="0"/>
            <w:sz w:val="24"/>
            <w:szCs w:val="24"/>
            <w:rFonts w:ascii="Times New Roman" w:eastAsia="Times New Roman" w:hAnsi="Times New Roman" w:hint="default"/>
          </w:rPr>
          <w:tab/>
        </w:r>
        <w:r>
          <w:rPr>
            <w:color w:val="auto"/>
            <w:position w:val="0"/>
            <w:sz w:val="24"/>
            <w:szCs w:val="24"/>
            <w:rFonts w:ascii="Times New Roman" w:eastAsia="Times New Roman" w:hAnsi="Times New Roman" w:hint="default"/>
          </w:rPr>
          <w:fldChar w:fldCharType="begin"/>
        </w:r>
        <w:r>
          <w:instrText> PAGEREF  _Toc484463985 </w:instrText>
        </w:r>
        <w:r>
          <w:instrText> \* MERGEFORMAT</w:instrText>
        </w:r>
        <w:r>
          <w:fldChar w:fldCharType="separate"/>
        </w:r>
        <w:r>
          <w:rPr>
            <w:color w:val="auto"/>
            <w:position w:val="0"/>
            <w:sz w:val="24"/>
            <w:szCs w:val="24"/>
            <w:rFonts w:ascii="Times New Roman" w:eastAsia="Times New Roman" w:hAnsi="Times New Roman" w:hint="default"/>
          </w:rPr>
          <w:t>28</w:t>
        </w:r>
        <w:r>
          <w:rPr>
            <w:color w:val="auto"/>
            <w:position w:val="0"/>
            <w:sz w:val="24"/>
            <w:szCs w:val="24"/>
            <w:rFonts w:ascii="Times New Roman" w:eastAsia="Times New Roman" w:hAnsi="Times New Roman" w:hint="default"/>
          </w:rPr>
          <w:fldChar w:fldCharType="end"/>
        </w:r>
      </w:hyperlink>
    </w:p>
    <w:p>
      <w:pPr>
        <w:numPr>
          <w:ilvl w:val="0"/>
          <w:numId w:val="0"/>
        </w:numPr>
        <w:jc w:val="left"/>
        <w:spacing w:lineRule="auto" w:line="240" w:before="0" w:after="160"/>
        <w:ind w:left="960" w:right="0" w:firstLine="0"/>
        <w:tabs>
          <w:tab w:val="left" w:pos="1365"/>
          <w:tab w:val="left" w:pos="1680"/>
          <w:tab w:val="right" w:leader="dot" w:pos="9004"/>
        </w:tabs>
        <w:rPr>
          <w:color w:val="auto"/>
          <w:position w:val="0"/>
          <w:sz w:val="21"/>
          <w:szCs w:val="21"/>
          <w:rFonts w:ascii="Calibri" w:eastAsia="宋体" w:hAnsi="宋体" w:hint="default"/>
        </w:rPr>
        <w:autoSpaceDE w:val="1"/>
        <w:autoSpaceDN w:val="1"/>
      </w:pPr>
      <w:hyperlink w:anchor="_Toc484463986">
        <w:r>
          <w:rPr>
            <w:rStyle w:val="PO169"/>
            <w:color w:val="3366CC"/>
            <w:position w:val="0"/>
            <w:sz w:val="24"/>
            <w:szCs w:val="24"/>
            <w:u w:val="none"/>
            <w:rFonts w:ascii="Times New Roman" w:eastAsia="Times New Roman" w:hAnsi="Times New Roman" w:hint="default"/>
          </w:rPr>
          <w:t>5.2.1.</w:t>
        </w:r>
        <w:r>
          <w:rPr>
            <w:color w:val="auto"/>
            <w:position w:val="0"/>
            <w:sz w:val="21"/>
            <w:szCs w:val="21"/>
            <w:rFonts w:ascii="Calibri" w:eastAsia="宋体" w:hAnsi="宋体" w:hint="default"/>
          </w:rPr>
          <w:tab/>
        </w:r>
        <w:r>
          <w:rPr>
            <w:rStyle w:val="PO169"/>
            <w:color w:val="3366CC"/>
            <w:position w:val="0"/>
            <w:sz w:val="24"/>
            <w:szCs w:val="24"/>
            <w:u w:val="none"/>
            <w:rFonts w:ascii="Times New Roman" w:eastAsia="Times New Roman" w:hAnsi="Times New Roman" w:hint="default"/>
          </w:rPr>
          <w:t>点击图片的实现及其部分代码</w:t>
        </w:r>
        <w:r>
          <w:rPr>
            <w:color w:val="auto"/>
            <w:position w:val="0"/>
            <w:sz w:val="24"/>
            <w:szCs w:val="24"/>
            <w:rFonts w:ascii="Times New Roman" w:eastAsia="Times New Roman" w:hAnsi="Times New Roman" w:hint="default"/>
          </w:rPr>
          <w:tab/>
        </w:r>
        <w:r>
          <w:rPr>
            <w:color w:val="auto"/>
            <w:position w:val="0"/>
            <w:sz w:val="24"/>
            <w:szCs w:val="24"/>
            <w:rFonts w:ascii="Times New Roman" w:eastAsia="Times New Roman" w:hAnsi="Times New Roman" w:hint="default"/>
          </w:rPr>
          <w:fldChar w:fldCharType="begin"/>
        </w:r>
        <w:r>
          <w:instrText> PAGEREF  _Toc484463986 </w:instrText>
        </w:r>
        <w:r>
          <w:instrText> \* MERGEFORMAT</w:instrText>
        </w:r>
        <w:r>
          <w:fldChar w:fldCharType="separate"/>
        </w:r>
        <w:r>
          <w:rPr>
            <w:color w:val="auto"/>
            <w:position w:val="0"/>
            <w:sz w:val="24"/>
            <w:szCs w:val="24"/>
            <w:rFonts w:ascii="Times New Roman" w:eastAsia="Times New Roman" w:hAnsi="Times New Roman" w:hint="default"/>
          </w:rPr>
          <w:t>29</w:t>
        </w:r>
        <w:r>
          <w:rPr>
            <w:color w:val="auto"/>
            <w:position w:val="0"/>
            <w:sz w:val="24"/>
            <w:szCs w:val="24"/>
            <w:rFonts w:ascii="Times New Roman" w:eastAsia="Times New Roman" w:hAnsi="Times New Roman" w:hint="default"/>
          </w:rPr>
          <w:fldChar w:fldCharType="end"/>
        </w:r>
      </w:hyperlink>
    </w:p>
    <w:p>
      <w:pPr>
        <w:numPr>
          <w:ilvl w:val="0"/>
          <w:numId w:val="0"/>
        </w:numPr>
        <w:jc w:val="left"/>
        <w:spacing w:lineRule="auto" w:line="240" w:before="0" w:after="160"/>
        <w:ind w:left="960" w:right="0" w:firstLine="0"/>
        <w:tabs>
          <w:tab w:val="left" w:pos="1365"/>
          <w:tab w:val="left" w:pos="1680"/>
          <w:tab w:val="right" w:leader="dot" w:pos="9004"/>
        </w:tabs>
        <w:rPr>
          <w:color w:val="auto"/>
          <w:position w:val="0"/>
          <w:sz w:val="21"/>
          <w:szCs w:val="21"/>
          <w:rFonts w:ascii="Calibri" w:eastAsia="宋体" w:hAnsi="宋体" w:hint="default"/>
        </w:rPr>
        <w:autoSpaceDE w:val="1"/>
        <w:autoSpaceDN w:val="1"/>
      </w:pPr>
      <w:hyperlink w:anchor="_Toc484463987">
        <w:r>
          <w:rPr>
            <w:rStyle w:val="PO169"/>
            <w:color w:val="3366CC"/>
            <w:position w:val="0"/>
            <w:sz w:val="24"/>
            <w:szCs w:val="24"/>
            <w:u w:val="none"/>
            <w:rFonts w:ascii="Times New Roman" w:eastAsia="Times New Roman" w:hAnsi="Times New Roman" w:hint="default"/>
          </w:rPr>
          <w:t>5.2.2.</w:t>
        </w:r>
        <w:r>
          <w:rPr>
            <w:color w:val="auto"/>
            <w:position w:val="0"/>
            <w:sz w:val="21"/>
            <w:szCs w:val="21"/>
            <w:rFonts w:ascii="Calibri" w:eastAsia="宋体" w:hAnsi="宋体" w:hint="default"/>
          </w:rPr>
          <w:tab/>
        </w:r>
        <w:r>
          <w:rPr>
            <w:rStyle w:val="PO169"/>
            <w:color w:val="3366CC"/>
            <w:position w:val="0"/>
            <w:sz w:val="24"/>
            <w:szCs w:val="24"/>
            <w:u w:val="none"/>
            <w:rFonts w:ascii="Times New Roman" w:eastAsia="Times New Roman" w:hAnsi="Times New Roman" w:hint="default"/>
          </w:rPr>
          <w:t>记分、记关数的实现</w:t>
        </w:r>
        <w:r>
          <w:rPr>
            <w:color w:val="auto"/>
            <w:position w:val="0"/>
            <w:sz w:val="24"/>
            <w:szCs w:val="24"/>
            <w:rFonts w:ascii="Times New Roman" w:eastAsia="Times New Roman" w:hAnsi="Times New Roman" w:hint="default"/>
          </w:rPr>
          <w:tab/>
        </w:r>
        <w:r>
          <w:rPr>
            <w:color w:val="auto"/>
            <w:position w:val="0"/>
            <w:sz w:val="24"/>
            <w:szCs w:val="24"/>
            <w:rFonts w:ascii="Times New Roman" w:eastAsia="Times New Roman" w:hAnsi="Times New Roman" w:hint="default"/>
          </w:rPr>
          <w:fldChar w:fldCharType="begin"/>
        </w:r>
        <w:r>
          <w:instrText> PAGEREF  _Toc484463987 </w:instrText>
        </w:r>
        <w:r>
          <w:instrText> \* MERGEFORMAT</w:instrText>
        </w:r>
        <w:r>
          <w:fldChar w:fldCharType="separate"/>
        </w:r>
        <w:r>
          <w:rPr>
            <w:color w:val="auto"/>
            <w:position w:val="0"/>
            <w:sz w:val="24"/>
            <w:szCs w:val="24"/>
            <w:rFonts w:ascii="Times New Roman" w:eastAsia="Times New Roman" w:hAnsi="Times New Roman" w:hint="default"/>
          </w:rPr>
          <w:t>30</w:t>
        </w:r>
        <w:r>
          <w:rPr>
            <w:color w:val="auto"/>
            <w:position w:val="0"/>
            <w:sz w:val="24"/>
            <w:szCs w:val="24"/>
            <w:rFonts w:ascii="Times New Roman" w:eastAsia="Times New Roman" w:hAnsi="Times New Roman" w:hint="default"/>
          </w:rPr>
          <w:fldChar w:fldCharType="end"/>
        </w:r>
      </w:hyperlink>
    </w:p>
    <w:p>
      <w:pPr>
        <w:numPr>
          <w:ilvl w:val="0"/>
          <w:numId w:val="0"/>
        </w:numPr>
        <w:jc w:val="left"/>
        <w:spacing w:lineRule="auto" w:line="240" w:before="0" w:after="160"/>
        <w:ind w:left="960" w:right="0" w:firstLine="0"/>
        <w:tabs>
          <w:tab w:val="left" w:pos="1365"/>
          <w:tab w:val="left" w:pos="1680"/>
          <w:tab w:val="right" w:leader="dot" w:pos="9004"/>
        </w:tabs>
        <w:rPr>
          <w:color w:val="auto"/>
          <w:position w:val="0"/>
          <w:sz w:val="21"/>
          <w:szCs w:val="21"/>
          <w:rFonts w:ascii="Calibri" w:eastAsia="宋体" w:hAnsi="宋体" w:hint="default"/>
        </w:rPr>
        <w:autoSpaceDE w:val="1"/>
        <w:autoSpaceDN w:val="1"/>
      </w:pPr>
      <w:hyperlink w:anchor="_Toc484463988">
        <w:r>
          <w:rPr>
            <w:rStyle w:val="PO169"/>
            <w:color w:val="3366CC"/>
            <w:position w:val="0"/>
            <w:sz w:val="24"/>
            <w:szCs w:val="24"/>
            <w:u w:val="none"/>
            <w:rFonts w:ascii="Times New Roman" w:eastAsia="Times New Roman" w:hAnsi="Times New Roman" w:hint="default"/>
          </w:rPr>
          <w:t>5.2.3.</w:t>
        </w:r>
        <w:r>
          <w:rPr>
            <w:color w:val="auto"/>
            <w:position w:val="0"/>
            <w:sz w:val="21"/>
            <w:szCs w:val="21"/>
            <w:rFonts w:ascii="Calibri" w:eastAsia="宋体" w:hAnsi="宋体" w:hint="default"/>
          </w:rPr>
          <w:tab/>
        </w:r>
        <w:r>
          <w:rPr>
            <w:rStyle w:val="PO169"/>
            <w:color w:val="3366CC"/>
            <w:position w:val="0"/>
            <w:sz w:val="24"/>
            <w:szCs w:val="24"/>
            <w:u w:val="none"/>
            <w:rFonts w:ascii="Times New Roman" w:eastAsia="Times New Roman" w:hAnsi="Times New Roman" w:hint="default"/>
          </w:rPr>
          <w:t>刷新功能的实现</w:t>
        </w:r>
        <w:r>
          <w:rPr>
            <w:color w:val="auto"/>
            <w:position w:val="0"/>
            <w:sz w:val="24"/>
            <w:szCs w:val="24"/>
            <w:rFonts w:ascii="Times New Roman" w:eastAsia="Times New Roman" w:hAnsi="Times New Roman" w:hint="default"/>
          </w:rPr>
          <w:tab/>
        </w:r>
        <w:r>
          <w:rPr>
            <w:color w:val="auto"/>
            <w:position w:val="0"/>
            <w:sz w:val="24"/>
            <w:szCs w:val="24"/>
            <w:rFonts w:ascii="Times New Roman" w:eastAsia="Times New Roman" w:hAnsi="Times New Roman" w:hint="default"/>
          </w:rPr>
          <w:fldChar w:fldCharType="begin"/>
        </w:r>
        <w:r>
          <w:instrText> PAGEREF  _Toc484463988 </w:instrText>
        </w:r>
        <w:r>
          <w:instrText> \* MERGEFORMAT</w:instrText>
        </w:r>
        <w:r>
          <w:fldChar w:fldCharType="separate"/>
        </w:r>
        <w:r>
          <w:rPr>
            <w:color w:val="auto"/>
            <w:position w:val="0"/>
            <w:sz w:val="24"/>
            <w:szCs w:val="24"/>
            <w:rFonts w:ascii="Times New Roman" w:eastAsia="Times New Roman" w:hAnsi="Times New Roman" w:hint="default"/>
          </w:rPr>
          <w:t>30</w:t>
        </w:r>
        <w:r>
          <w:rPr>
            <w:color w:val="auto"/>
            <w:position w:val="0"/>
            <w:sz w:val="24"/>
            <w:szCs w:val="24"/>
            <w:rFonts w:ascii="Times New Roman" w:eastAsia="Times New Roman" w:hAnsi="Times New Roman" w:hint="default"/>
          </w:rPr>
          <w:fldChar w:fldCharType="end"/>
        </w:r>
      </w:hyperlink>
    </w:p>
    <w:p>
      <w:pPr>
        <w:numPr>
          <w:ilvl w:val="0"/>
          <w:numId w:val="0"/>
        </w:numPr>
        <w:jc w:val="left"/>
        <w:spacing w:lineRule="auto" w:line="240" w:before="0" w:after="160"/>
        <w:ind w:left="960" w:right="0" w:firstLine="0"/>
        <w:tabs>
          <w:tab w:val="left" w:pos="1365"/>
          <w:tab w:val="left" w:pos="1680"/>
          <w:tab w:val="right" w:leader="dot" w:pos="9004"/>
        </w:tabs>
        <w:rPr>
          <w:color w:val="auto"/>
          <w:position w:val="0"/>
          <w:sz w:val="21"/>
          <w:szCs w:val="21"/>
          <w:rFonts w:ascii="Calibri" w:eastAsia="宋体" w:hAnsi="宋体" w:hint="default"/>
        </w:rPr>
        <w:autoSpaceDE w:val="1"/>
        <w:autoSpaceDN w:val="1"/>
      </w:pPr>
      <w:hyperlink w:anchor="_Toc484463989">
        <w:r>
          <w:rPr>
            <w:rStyle w:val="PO169"/>
            <w:color w:val="3366CC"/>
            <w:position w:val="0"/>
            <w:sz w:val="24"/>
            <w:szCs w:val="24"/>
            <w:u w:val="none"/>
            <w:rFonts w:ascii="Times New Roman" w:eastAsia="Times New Roman" w:hAnsi="Times New Roman" w:hint="default"/>
          </w:rPr>
          <w:t>5.2.4.</w:t>
        </w:r>
        <w:r>
          <w:rPr>
            <w:color w:val="auto"/>
            <w:position w:val="0"/>
            <w:sz w:val="21"/>
            <w:szCs w:val="21"/>
            <w:rFonts w:ascii="Calibri" w:eastAsia="宋体" w:hAnsi="宋体" w:hint="default"/>
          </w:rPr>
          <w:tab/>
        </w:r>
        <w:r>
          <w:rPr>
            <w:rStyle w:val="PO169"/>
            <w:color w:val="3366CC"/>
            <w:position w:val="0"/>
            <w:sz w:val="24"/>
            <w:szCs w:val="24"/>
            <w:u w:val="none"/>
            <w:rFonts w:ascii="Times New Roman" w:eastAsia="Times New Roman" w:hAnsi="Times New Roman" w:hint="default"/>
          </w:rPr>
          <w:t>重新开始游戏功能的实现</w:t>
        </w:r>
        <w:r>
          <w:rPr>
            <w:color w:val="auto"/>
            <w:position w:val="0"/>
            <w:sz w:val="24"/>
            <w:szCs w:val="24"/>
            <w:rFonts w:ascii="Times New Roman" w:eastAsia="Times New Roman" w:hAnsi="Times New Roman" w:hint="default"/>
          </w:rPr>
          <w:tab/>
        </w:r>
        <w:r>
          <w:rPr>
            <w:color w:val="auto"/>
            <w:position w:val="0"/>
            <w:sz w:val="24"/>
            <w:szCs w:val="24"/>
            <w:rFonts w:ascii="Times New Roman" w:eastAsia="Times New Roman" w:hAnsi="Times New Roman" w:hint="default"/>
          </w:rPr>
          <w:fldChar w:fldCharType="begin"/>
        </w:r>
        <w:r>
          <w:instrText> PAGEREF  _Toc484463989 </w:instrText>
        </w:r>
        <w:r>
          <w:instrText> \* MERGEFORMAT</w:instrText>
        </w:r>
        <w:r>
          <w:fldChar w:fldCharType="separate"/>
        </w:r>
        <w:r>
          <w:rPr>
            <w:color w:val="auto"/>
            <w:position w:val="0"/>
            <w:sz w:val="24"/>
            <w:szCs w:val="24"/>
            <w:rFonts w:ascii="Times New Roman" w:eastAsia="Times New Roman" w:hAnsi="Times New Roman" w:hint="default"/>
          </w:rPr>
          <w:t>32</w:t>
        </w:r>
        <w:r>
          <w:rPr>
            <w:color w:val="auto"/>
            <w:position w:val="0"/>
            <w:sz w:val="24"/>
            <w:szCs w:val="24"/>
            <w:rFonts w:ascii="Times New Roman" w:eastAsia="Times New Roman" w:hAnsi="Times New Roman" w:hint="default"/>
          </w:rPr>
          <w:fldChar w:fldCharType="end"/>
        </w:r>
      </w:hyperlink>
    </w:p>
    <w:p>
      <w:pPr>
        <w:numPr>
          <w:ilvl w:val="0"/>
          <w:numId w:val="0"/>
        </w:numPr>
        <w:jc w:val="left"/>
        <w:spacing w:lineRule="auto" w:line="240" w:before="0" w:after="160"/>
        <w:ind w:left="480" w:right="0" w:firstLine="0"/>
        <w:tabs>
          <w:tab w:val="left" w:pos="1260"/>
          <w:tab w:val="right" w:leader="dot" w:pos="9004"/>
        </w:tabs>
        <w:rPr>
          <w:color w:val="auto"/>
          <w:position w:val="0"/>
          <w:sz w:val="21"/>
          <w:szCs w:val="21"/>
          <w:rFonts w:ascii="Calibri" w:eastAsia="宋体" w:hAnsi="宋体" w:hint="default"/>
        </w:rPr>
        <w:autoSpaceDE w:val="1"/>
        <w:autoSpaceDN w:val="1"/>
      </w:pPr>
      <w:hyperlink w:anchor="_Toc484463990">
        <w:r>
          <w:rPr>
            <w:rStyle w:val="PO169"/>
            <w:color w:val="3366CC"/>
            <w:position w:val="0"/>
            <w:sz w:val="24"/>
            <w:szCs w:val="24"/>
            <w:u w:val="none"/>
            <w:rFonts w:ascii="Times New Roman" w:eastAsia="Times New Roman" w:hAnsi="Times New Roman" w:hint="default"/>
          </w:rPr>
          <w:t>5.3.</w:t>
        </w:r>
        <w:r>
          <w:rPr>
            <w:color w:val="auto"/>
            <w:position w:val="0"/>
            <w:sz w:val="21"/>
            <w:szCs w:val="21"/>
            <w:rFonts w:ascii="Calibri" w:eastAsia="宋体" w:hAnsi="宋体" w:hint="default"/>
          </w:rPr>
          <w:tab/>
        </w:r>
        <w:r>
          <w:rPr>
            <w:rStyle w:val="PO169"/>
            <w:color w:val="3366CC"/>
            <w:position w:val="0"/>
            <w:sz w:val="24"/>
            <w:szCs w:val="24"/>
            <w:u w:val="none"/>
            <w:rFonts w:ascii="Times New Roman" w:eastAsia="Times New Roman" w:hAnsi="Times New Roman" w:hint="default"/>
          </w:rPr>
          <w:t>游戏的连接算法</w:t>
        </w:r>
        <w:r>
          <w:rPr>
            <w:color w:val="auto"/>
            <w:position w:val="0"/>
            <w:sz w:val="24"/>
            <w:szCs w:val="24"/>
            <w:rFonts w:ascii="Times New Roman" w:eastAsia="Times New Roman" w:hAnsi="Times New Roman" w:hint="default"/>
          </w:rPr>
          <w:tab/>
        </w:r>
        <w:r>
          <w:rPr>
            <w:color w:val="auto"/>
            <w:position w:val="0"/>
            <w:sz w:val="24"/>
            <w:szCs w:val="24"/>
            <w:rFonts w:ascii="Times New Roman" w:eastAsia="Times New Roman" w:hAnsi="Times New Roman" w:hint="default"/>
          </w:rPr>
          <w:fldChar w:fldCharType="begin"/>
        </w:r>
        <w:r>
          <w:instrText> PAGEREF  _Toc484463990 </w:instrText>
        </w:r>
        <w:r>
          <w:instrText> \* MERGEFORMAT</w:instrText>
        </w:r>
        <w:r>
          <w:fldChar w:fldCharType="separate"/>
        </w:r>
        <w:r>
          <w:rPr>
            <w:color w:val="auto"/>
            <w:position w:val="0"/>
            <w:sz w:val="24"/>
            <w:szCs w:val="24"/>
            <w:rFonts w:ascii="Times New Roman" w:eastAsia="Times New Roman" w:hAnsi="Times New Roman" w:hint="default"/>
          </w:rPr>
          <w:t>32</w:t>
        </w:r>
        <w:r>
          <w:rPr>
            <w:color w:val="auto"/>
            <w:position w:val="0"/>
            <w:sz w:val="24"/>
            <w:szCs w:val="24"/>
            <w:rFonts w:ascii="Times New Roman" w:eastAsia="Times New Roman" w:hAnsi="Times New Roman" w:hint="default"/>
          </w:rPr>
          <w:fldChar w:fldCharType="end"/>
        </w:r>
      </w:hyperlink>
    </w:p>
    <w:p>
      <w:pPr>
        <w:numPr>
          <w:ilvl w:val="0"/>
          <w:numId w:val="0"/>
        </w:numPr>
        <w:jc w:val="left"/>
        <w:spacing w:lineRule="auto" w:line="240" w:before="0" w:after="160"/>
        <w:ind w:left="960" w:right="0" w:firstLine="0"/>
        <w:tabs>
          <w:tab w:val="left" w:pos="1365"/>
          <w:tab w:val="left" w:pos="1680"/>
          <w:tab w:val="right" w:leader="dot" w:pos="9004"/>
        </w:tabs>
        <w:rPr>
          <w:color w:val="auto"/>
          <w:position w:val="0"/>
          <w:sz w:val="21"/>
          <w:szCs w:val="21"/>
          <w:rFonts w:ascii="Calibri" w:eastAsia="宋体" w:hAnsi="宋体" w:hint="default"/>
        </w:rPr>
        <w:autoSpaceDE w:val="1"/>
        <w:autoSpaceDN w:val="1"/>
      </w:pPr>
      <w:hyperlink w:anchor="_Toc484463991">
        <w:r>
          <w:rPr>
            <w:rStyle w:val="PO169"/>
            <w:color w:val="3366CC"/>
            <w:position w:val="0"/>
            <w:sz w:val="24"/>
            <w:szCs w:val="24"/>
            <w:u w:val="none"/>
            <w:rFonts w:ascii="Times New Roman" w:eastAsia="Times New Roman" w:hAnsi="Times New Roman" w:hint="default"/>
          </w:rPr>
          <w:t>5.3.1.</w:t>
        </w:r>
        <w:r>
          <w:rPr>
            <w:color w:val="auto"/>
            <w:position w:val="0"/>
            <w:sz w:val="21"/>
            <w:szCs w:val="21"/>
            <w:rFonts w:ascii="Calibri" w:eastAsia="宋体" w:hAnsi="宋体" w:hint="default"/>
          </w:rPr>
          <w:tab/>
        </w:r>
        <w:r>
          <w:rPr>
            <w:rStyle w:val="PO169"/>
            <w:color w:val="3366CC"/>
            <w:position w:val="0"/>
            <w:sz w:val="24"/>
            <w:szCs w:val="24"/>
            <w:u w:val="none"/>
            <w:rFonts w:ascii="Times New Roman" w:eastAsia="Times New Roman" w:hAnsi="Times New Roman" w:hint="default"/>
          </w:rPr>
          <w:t>连连看连接方式的类型</w:t>
        </w:r>
        <w:r>
          <w:rPr>
            <w:color w:val="auto"/>
            <w:position w:val="0"/>
            <w:sz w:val="24"/>
            <w:szCs w:val="24"/>
            <w:rFonts w:ascii="Times New Roman" w:eastAsia="Times New Roman" w:hAnsi="Times New Roman" w:hint="default"/>
          </w:rPr>
          <w:tab/>
        </w:r>
        <w:r>
          <w:rPr>
            <w:color w:val="auto"/>
            <w:position w:val="0"/>
            <w:sz w:val="24"/>
            <w:szCs w:val="24"/>
            <w:rFonts w:ascii="Times New Roman" w:eastAsia="Times New Roman" w:hAnsi="Times New Roman" w:hint="default"/>
          </w:rPr>
          <w:fldChar w:fldCharType="begin"/>
        </w:r>
        <w:r>
          <w:instrText> PAGEREF  _Toc484463991 </w:instrText>
        </w:r>
        <w:r>
          <w:instrText> \* MERGEFORMAT</w:instrText>
        </w:r>
        <w:r>
          <w:fldChar w:fldCharType="separate"/>
        </w:r>
        <w:r>
          <w:rPr>
            <w:color w:val="auto"/>
            <w:position w:val="0"/>
            <w:sz w:val="24"/>
            <w:szCs w:val="24"/>
            <w:rFonts w:ascii="Times New Roman" w:eastAsia="Times New Roman" w:hAnsi="Times New Roman" w:hint="default"/>
          </w:rPr>
          <w:t>32</w:t>
        </w:r>
        <w:r>
          <w:rPr>
            <w:color w:val="auto"/>
            <w:position w:val="0"/>
            <w:sz w:val="24"/>
            <w:szCs w:val="24"/>
            <w:rFonts w:ascii="Times New Roman" w:eastAsia="Times New Roman" w:hAnsi="Times New Roman" w:hint="default"/>
          </w:rPr>
          <w:fldChar w:fldCharType="end"/>
        </w:r>
      </w:hyperlink>
    </w:p>
    <w:p>
      <w:pPr>
        <w:numPr>
          <w:ilvl w:val="0"/>
          <w:numId w:val="0"/>
        </w:numPr>
        <w:jc w:val="left"/>
        <w:spacing w:lineRule="auto" w:line="240" w:before="0" w:after="160"/>
        <w:ind w:left="960" w:right="0" w:firstLine="0"/>
        <w:tabs>
          <w:tab w:val="left" w:pos="1365"/>
          <w:tab w:val="left" w:pos="1680"/>
          <w:tab w:val="right" w:leader="dot" w:pos="9004"/>
        </w:tabs>
        <w:rPr>
          <w:color w:val="auto"/>
          <w:position w:val="0"/>
          <w:sz w:val="21"/>
          <w:szCs w:val="21"/>
          <w:rFonts w:ascii="Calibri" w:eastAsia="宋体" w:hAnsi="宋体" w:hint="default"/>
        </w:rPr>
        <w:autoSpaceDE w:val="1"/>
        <w:autoSpaceDN w:val="1"/>
      </w:pPr>
      <w:hyperlink w:anchor="_Toc484463992">
        <w:r>
          <w:rPr>
            <w:rStyle w:val="PO169"/>
            <w:color w:val="3366CC"/>
            <w:position w:val="0"/>
            <w:sz w:val="24"/>
            <w:szCs w:val="24"/>
            <w:u w:val="none"/>
            <w:rFonts w:ascii="Times New Roman" w:eastAsia="Times New Roman" w:hAnsi="Times New Roman" w:hint="default"/>
          </w:rPr>
          <w:t>5.3.2.</w:t>
        </w:r>
        <w:r>
          <w:rPr>
            <w:color w:val="auto"/>
            <w:position w:val="0"/>
            <w:sz w:val="21"/>
            <w:szCs w:val="21"/>
            <w:rFonts w:ascii="Calibri" w:eastAsia="宋体" w:hAnsi="宋体" w:hint="default"/>
          </w:rPr>
          <w:tab/>
        </w:r>
        <w:r>
          <w:rPr>
            <w:rStyle w:val="PO169"/>
            <w:color w:val="3366CC"/>
            <w:position w:val="0"/>
            <w:sz w:val="24"/>
            <w:szCs w:val="24"/>
            <w:u w:val="none"/>
            <w:rFonts w:ascii="Times New Roman" w:eastAsia="Times New Roman" w:hAnsi="Times New Roman" w:hint="default"/>
          </w:rPr>
          <w:t>连连看连接方式的分析</w:t>
        </w:r>
        <w:r>
          <w:rPr>
            <w:color w:val="auto"/>
            <w:position w:val="0"/>
            <w:sz w:val="24"/>
            <w:szCs w:val="24"/>
            <w:rFonts w:ascii="Times New Roman" w:eastAsia="Times New Roman" w:hAnsi="Times New Roman" w:hint="default"/>
          </w:rPr>
          <w:tab/>
        </w:r>
        <w:r>
          <w:rPr>
            <w:color w:val="auto"/>
            <w:position w:val="0"/>
            <w:sz w:val="24"/>
            <w:szCs w:val="24"/>
            <w:rFonts w:ascii="Times New Roman" w:eastAsia="Times New Roman" w:hAnsi="Times New Roman" w:hint="default"/>
          </w:rPr>
          <w:fldChar w:fldCharType="begin"/>
        </w:r>
        <w:r>
          <w:instrText> PAGEREF  _Toc484463992 </w:instrText>
        </w:r>
        <w:r>
          <w:instrText> \* MERGEFORMAT</w:instrText>
        </w:r>
        <w:r>
          <w:fldChar w:fldCharType="separate"/>
        </w:r>
        <w:r>
          <w:rPr>
            <w:color w:val="auto"/>
            <w:position w:val="0"/>
            <w:sz w:val="24"/>
            <w:szCs w:val="24"/>
            <w:rFonts w:ascii="Times New Roman" w:eastAsia="Times New Roman" w:hAnsi="Times New Roman" w:hint="default"/>
          </w:rPr>
          <w:t>33</w:t>
        </w:r>
        <w:r>
          <w:rPr>
            <w:color w:val="auto"/>
            <w:position w:val="0"/>
            <w:sz w:val="24"/>
            <w:szCs w:val="24"/>
            <w:rFonts w:ascii="Times New Roman" w:eastAsia="Times New Roman" w:hAnsi="Times New Roman" w:hint="default"/>
          </w:rPr>
          <w:fldChar w:fldCharType="end"/>
        </w:r>
      </w:hyperlink>
    </w:p>
    <w:p>
      <w:pPr>
        <w:numPr>
          <w:ilvl w:val="0"/>
          <w:numId w:val="0"/>
        </w:numPr>
        <w:jc w:val="left"/>
        <w:spacing w:lineRule="auto" w:line="240" w:before="0" w:after="160"/>
        <w:ind w:left="960" w:right="0" w:firstLine="0"/>
        <w:tabs>
          <w:tab w:val="left" w:pos="1365"/>
          <w:tab w:val="left" w:pos="1680"/>
          <w:tab w:val="right" w:leader="dot" w:pos="9004"/>
        </w:tabs>
        <w:rPr>
          <w:color w:val="auto"/>
          <w:position w:val="0"/>
          <w:sz w:val="21"/>
          <w:szCs w:val="21"/>
          <w:rFonts w:ascii="Calibri" w:eastAsia="宋体" w:hAnsi="宋体" w:hint="default"/>
        </w:rPr>
        <w:autoSpaceDE w:val="1"/>
        <w:autoSpaceDN w:val="1"/>
      </w:pPr>
      <w:hyperlink w:anchor="_Toc484463993">
        <w:r>
          <w:rPr>
            <w:rStyle w:val="PO169"/>
            <w:color w:val="3366CC"/>
            <w:position w:val="0"/>
            <w:sz w:val="24"/>
            <w:szCs w:val="24"/>
            <w:u w:val="none"/>
            <w:rFonts w:ascii="Times New Roman" w:eastAsia="Times New Roman" w:hAnsi="Times New Roman" w:hint="default"/>
          </w:rPr>
          <w:t>5.3.3.</w:t>
        </w:r>
        <w:r>
          <w:rPr>
            <w:color w:val="auto"/>
            <w:position w:val="0"/>
            <w:sz w:val="21"/>
            <w:szCs w:val="21"/>
            <w:rFonts w:ascii="Calibri" w:eastAsia="宋体" w:hAnsi="宋体" w:hint="default"/>
          </w:rPr>
          <w:tab/>
        </w:r>
        <w:r>
          <w:rPr>
            <w:rStyle w:val="PO169"/>
            <w:color w:val="3366CC"/>
            <w:position w:val="0"/>
            <w:sz w:val="24"/>
            <w:szCs w:val="24"/>
            <w:u w:val="none"/>
            <w:rFonts w:ascii="Times New Roman" w:eastAsia="Times New Roman" w:hAnsi="Times New Roman" w:hint="default"/>
          </w:rPr>
          <w:t>部分核心代码</w:t>
        </w:r>
        <w:r>
          <w:rPr>
            <w:color w:val="auto"/>
            <w:position w:val="0"/>
            <w:sz w:val="24"/>
            <w:szCs w:val="24"/>
            <w:rFonts w:ascii="Times New Roman" w:eastAsia="Times New Roman" w:hAnsi="Times New Roman" w:hint="default"/>
          </w:rPr>
          <w:tab/>
        </w:r>
        <w:r>
          <w:rPr>
            <w:color w:val="auto"/>
            <w:position w:val="0"/>
            <w:sz w:val="24"/>
            <w:szCs w:val="24"/>
            <w:rFonts w:ascii="Times New Roman" w:eastAsia="Times New Roman" w:hAnsi="Times New Roman" w:hint="default"/>
          </w:rPr>
          <w:fldChar w:fldCharType="begin"/>
        </w:r>
        <w:r>
          <w:instrText> PAGEREF  _Toc484463993 </w:instrText>
        </w:r>
        <w:r>
          <w:instrText> \* MERGEFORMAT</w:instrText>
        </w:r>
        <w:r>
          <w:fldChar w:fldCharType="separate"/>
        </w:r>
        <w:r>
          <w:rPr>
            <w:color w:val="auto"/>
            <w:position w:val="0"/>
            <w:sz w:val="24"/>
            <w:szCs w:val="24"/>
            <w:rFonts w:ascii="Times New Roman" w:eastAsia="Times New Roman" w:hAnsi="Times New Roman" w:hint="default"/>
          </w:rPr>
          <w:t>35</w:t>
        </w:r>
        <w:r>
          <w:rPr>
            <w:color w:val="auto"/>
            <w:position w:val="0"/>
            <w:sz w:val="24"/>
            <w:szCs w:val="24"/>
            <w:rFonts w:ascii="Times New Roman" w:eastAsia="Times New Roman" w:hAnsi="Times New Roman" w:hint="default"/>
          </w:rPr>
          <w:fldChar w:fldCharType="end"/>
        </w:r>
      </w:hyperlink>
    </w:p>
    <w:p>
      <w:pPr>
        <w:numPr>
          <w:ilvl w:val="0"/>
          <w:numId w:val="0"/>
        </w:numPr>
        <w:jc w:val="left"/>
        <w:spacing w:lineRule="auto" w:line="240" w:before="0" w:after="160"/>
        <w:ind w:left="480" w:right="0" w:firstLine="0"/>
        <w:tabs>
          <w:tab w:val="left" w:pos="1260"/>
          <w:tab w:val="right" w:leader="dot" w:pos="9004"/>
        </w:tabs>
        <w:rPr>
          <w:color w:val="auto"/>
          <w:position w:val="0"/>
          <w:sz w:val="21"/>
          <w:szCs w:val="21"/>
          <w:rFonts w:ascii="Calibri" w:eastAsia="宋体" w:hAnsi="宋体" w:hint="default"/>
        </w:rPr>
        <w:autoSpaceDE w:val="1"/>
        <w:autoSpaceDN w:val="1"/>
      </w:pPr>
      <w:hyperlink w:anchor="_Toc484463994">
        <w:r>
          <w:rPr>
            <w:rStyle w:val="PO169"/>
            <w:color w:val="3366CC"/>
            <w:position w:val="0"/>
            <w:sz w:val="24"/>
            <w:szCs w:val="24"/>
            <w:u w:val="none"/>
            <w:rFonts w:ascii="Times New Roman" w:eastAsia="Times New Roman" w:hAnsi="Times New Roman" w:hint="default"/>
          </w:rPr>
          <w:t>5.4.</w:t>
        </w:r>
        <w:r>
          <w:rPr>
            <w:color w:val="auto"/>
            <w:position w:val="0"/>
            <w:sz w:val="21"/>
            <w:szCs w:val="21"/>
            <w:rFonts w:ascii="Calibri" w:eastAsia="宋体" w:hAnsi="宋体" w:hint="default"/>
          </w:rPr>
          <w:tab/>
        </w:r>
        <w:r>
          <w:rPr>
            <w:rStyle w:val="PO169"/>
            <w:color w:val="3366CC"/>
            <w:position w:val="0"/>
            <w:sz w:val="24"/>
            <w:szCs w:val="24"/>
            <w:u w:val="none"/>
            <w:rFonts w:ascii="Times New Roman" w:eastAsia="Times New Roman" w:hAnsi="Times New Roman" w:hint="default"/>
          </w:rPr>
          <w:t>本章小结</w:t>
        </w:r>
        <w:r>
          <w:rPr>
            <w:color w:val="auto"/>
            <w:position w:val="0"/>
            <w:sz w:val="24"/>
            <w:szCs w:val="24"/>
            <w:rFonts w:ascii="Times New Roman" w:eastAsia="Times New Roman" w:hAnsi="Times New Roman" w:hint="default"/>
          </w:rPr>
          <w:tab/>
        </w:r>
        <w:r>
          <w:rPr>
            <w:color w:val="auto"/>
            <w:position w:val="0"/>
            <w:sz w:val="24"/>
            <w:szCs w:val="24"/>
            <w:rFonts w:ascii="Times New Roman" w:eastAsia="Times New Roman" w:hAnsi="Times New Roman" w:hint="default"/>
          </w:rPr>
          <w:fldChar w:fldCharType="begin"/>
        </w:r>
        <w:r>
          <w:instrText> PAGEREF  _Toc484463994 </w:instrText>
        </w:r>
        <w:r>
          <w:instrText> \* MERGEFORMAT</w:instrText>
        </w:r>
        <w:r>
          <w:fldChar w:fldCharType="separate"/>
        </w:r>
        <w:r>
          <w:rPr>
            <w:color w:val="auto"/>
            <w:position w:val="0"/>
            <w:sz w:val="24"/>
            <w:szCs w:val="24"/>
            <w:rFonts w:ascii="Times New Roman" w:eastAsia="Times New Roman" w:hAnsi="Times New Roman" w:hint="default"/>
          </w:rPr>
          <w:t>36</w:t>
        </w:r>
        <w:r>
          <w:rPr>
            <w:color w:val="auto"/>
            <w:position w:val="0"/>
            <w:sz w:val="24"/>
            <w:szCs w:val="24"/>
            <w:rFonts w:ascii="Times New Roman" w:eastAsia="Times New Roman" w:hAnsi="Times New Roman" w:hint="default"/>
          </w:rPr>
          <w:fldChar w:fldCharType="end"/>
        </w:r>
      </w:hyperlink>
    </w:p>
    <w:p>
      <w:pPr>
        <w:numPr>
          <w:ilvl w:val="0"/>
          <w:numId w:val="0"/>
        </w:numPr>
        <w:jc w:val="left"/>
        <w:spacing w:lineRule="auto" w:line="240" w:before="0" w:after="160"/>
        <w:ind w:right="0" w:firstLine="0"/>
        <w:tabs>
          <w:tab w:val="left" w:pos="480"/>
          <w:tab w:val="right" w:leader="dot" w:pos="9004"/>
        </w:tabs>
        <w:rPr>
          <w:color w:val="auto"/>
          <w:position w:val="0"/>
          <w:sz w:val="21"/>
          <w:szCs w:val="21"/>
          <w:rFonts w:ascii="Calibri" w:eastAsia="宋体" w:hAnsi="宋体" w:hint="default"/>
        </w:rPr>
        <w:autoSpaceDE w:val="1"/>
        <w:autoSpaceDN w:val="1"/>
      </w:pPr>
      <w:hyperlink w:anchor="_Toc484463995">
        <w:r>
          <w:rPr>
            <w:rStyle w:val="PO169"/>
            <w:color w:val="3366CC"/>
            <w:position w:val="0"/>
            <w:sz w:val="24"/>
            <w:szCs w:val="24"/>
            <w:u w:val="none"/>
            <w:rFonts w:ascii="Times New Roman" w:eastAsia="Times New Roman" w:hAnsi="Times New Roman" w:hint="default"/>
          </w:rPr>
          <w:t>6.</w:t>
        </w:r>
        <w:r>
          <w:rPr>
            <w:color w:val="auto"/>
            <w:position w:val="0"/>
            <w:sz w:val="21"/>
            <w:szCs w:val="21"/>
            <w:rFonts w:ascii="Calibri" w:eastAsia="宋体" w:hAnsi="宋体" w:hint="default"/>
          </w:rPr>
          <w:tab/>
        </w:r>
        <w:r>
          <w:rPr>
            <w:rStyle w:val="PO169"/>
            <w:color w:val="3366CC"/>
            <w:position w:val="0"/>
            <w:sz w:val="24"/>
            <w:szCs w:val="24"/>
            <w:u w:val="none"/>
            <w:rFonts w:ascii="Times New Roman" w:eastAsia="Times New Roman" w:hAnsi="Times New Roman" w:hint="default"/>
          </w:rPr>
          <w:t>系统测试</w:t>
        </w:r>
        <w:r>
          <w:rPr>
            <w:color w:val="auto"/>
            <w:position w:val="0"/>
            <w:sz w:val="24"/>
            <w:szCs w:val="24"/>
            <w:rFonts w:ascii="Times New Roman" w:eastAsia="Times New Roman" w:hAnsi="Times New Roman" w:hint="default"/>
          </w:rPr>
          <w:tab/>
        </w:r>
        <w:r>
          <w:rPr>
            <w:color w:val="auto"/>
            <w:position w:val="0"/>
            <w:sz w:val="24"/>
            <w:szCs w:val="24"/>
            <w:rFonts w:ascii="Times New Roman" w:eastAsia="Times New Roman" w:hAnsi="Times New Roman" w:hint="default"/>
          </w:rPr>
          <w:fldChar w:fldCharType="begin"/>
        </w:r>
        <w:r>
          <w:instrText> PAGEREF  _Toc484463995 </w:instrText>
        </w:r>
        <w:r>
          <w:instrText> \* MERGEFORMAT</w:instrText>
        </w:r>
        <w:r>
          <w:fldChar w:fldCharType="separate"/>
        </w:r>
        <w:r>
          <w:rPr>
            <w:color w:val="auto"/>
            <w:position w:val="0"/>
            <w:sz w:val="24"/>
            <w:szCs w:val="24"/>
            <w:rFonts w:ascii="Times New Roman" w:eastAsia="Times New Roman" w:hAnsi="Times New Roman" w:hint="default"/>
          </w:rPr>
          <w:t>37</w:t>
        </w:r>
        <w:r>
          <w:rPr>
            <w:color w:val="auto"/>
            <w:position w:val="0"/>
            <w:sz w:val="24"/>
            <w:szCs w:val="24"/>
            <w:rFonts w:ascii="Times New Roman" w:eastAsia="Times New Roman" w:hAnsi="Times New Roman" w:hint="default"/>
          </w:rPr>
          <w:fldChar w:fldCharType="end"/>
        </w:r>
      </w:hyperlink>
    </w:p>
    <w:p>
      <w:pPr>
        <w:numPr>
          <w:ilvl w:val="0"/>
          <w:numId w:val="0"/>
        </w:numPr>
        <w:jc w:val="left"/>
        <w:spacing w:lineRule="auto" w:line="240" w:before="0" w:after="160"/>
        <w:ind w:left="480" w:right="0" w:firstLine="0"/>
        <w:tabs>
          <w:tab w:val="left" w:pos="1260"/>
          <w:tab w:val="right" w:leader="dot" w:pos="9004"/>
        </w:tabs>
        <w:rPr>
          <w:color w:val="auto"/>
          <w:position w:val="0"/>
          <w:sz w:val="21"/>
          <w:szCs w:val="21"/>
          <w:rFonts w:ascii="Calibri" w:eastAsia="宋体" w:hAnsi="宋体" w:hint="default"/>
        </w:rPr>
        <w:autoSpaceDE w:val="1"/>
        <w:autoSpaceDN w:val="1"/>
      </w:pPr>
      <w:hyperlink w:anchor="_Toc484463996">
        <w:r>
          <w:rPr>
            <w:rStyle w:val="PO169"/>
            <w:color w:val="3366CC"/>
            <w:position w:val="0"/>
            <w:sz w:val="24"/>
            <w:szCs w:val="24"/>
            <w:u w:val="none"/>
            <w:rFonts w:ascii="Times New Roman" w:eastAsia="Times New Roman" w:hAnsi="Times New Roman" w:hint="default"/>
          </w:rPr>
          <w:t>6.1.</w:t>
        </w:r>
        <w:r>
          <w:rPr>
            <w:color w:val="auto"/>
            <w:position w:val="0"/>
            <w:sz w:val="21"/>
            <w:szCs w:val="21"/>
            <w:rFonts w:ascii="Calibri" w:eastAsia="宋体" w:hAnsi="宋体" w:hint="default"/>
          </w:rPr>
          <w:tab/>
        </w:r>
        <w:r>
          <w:rPr>
            <w:rStyle w:val="PO169"/>
            <w:color w:val="3366CC"/>
            <w:position w:val="0"/>
            <w:sz w:val="24"/>
            <w:szCs w:val="24"/>
            <w:u w:val="none"/>
            <w:rFonts w:ascii="Times New Roman" w:eastAsia="Times New Roman" w:hAnsi="Times New Roman" w:hint="default"/>
          </w:rPr>
          <w:t>软件测试目的及意义</w:t>
        </w:r>
        <w:r>
          <w:rPr>
            <w:color w:val="auto"/>
            <w:position w:val="0"/>
            <w:sz w:val="24"/>
            <w:szCs w:val="24"/>
            <w:rFonts w:ascii="Times New Roman" w:eastAsia="Times New Roman" w:hAnsi="Times New Roman" w:hint="default"/>
          </w:rPr>
          <w:tab/>
        </w:r>
        <w:r>
          <w:rPr>
            <w:color w:val="auto"/>
            <w:position w:val="0"/>
            <w:sz w:val="24"/>
            <w:szCs w:val="24"/>
            <w:rFonts w:ascii="Times New Roman" w:eastAsia="Times New Roman" w:hAnsi="Times New Roman" w:hint="default"/>
          </w:rPr>
          <w:fldChar w:fldCharType="begin"/>
        </w:r>
        <w:r>
          <w:instrText> PAGEREF  _Toc484463996 </w:instrText>
        </w:r>
        <w:r>
          <w:instrText> \* MERGEFORMAT</w:instrText>
        </w:r>
        <w:r>
          <w:fldChar w:fldCharType="separate"/>
        </w:r>
        <w:r>
          <w:rPr>
            <w:color w:val="auto"/>
            <w:position w:val="0"/>
            <w:sz w:val="24"/>
            <w:szCs w:val="24"/>
            <w:rFonts w:ascii="Times New Roman" w:eastAsia="Times New Roman" w:hAnsi="Times New Roman" w:hint="default"/>
          </w:rPr>
          <w:t>37</w:t>
        </w:r>
        <w:r>
          <w:rPr>
            <w:color w:val="auto"/>
            <w:position w:val="0"/>
            <w:sz w:val="24"/>
            <w:szCs w:val="24"/>
            <w:rFonts w:ascii="Times New Roman" w:eastAsia="Times New Roman" w:hAnsi="Times New Roman" w:hint="default"/>
          </w:rPr>
          <w:fldChar w:fldCharType="end"/>
        </w:r>
      </w:hyperlink>
    </w:p>
    <w:p>
      <w:pPr>
        <w:numPr>
          <w:ilvl w:val="0"/>
          <w:numId w:val="0"/>
        </w:numPr>
        <w:jc w:val="left"/>
        <w:spacing w:lineRule="auto" w:line="240" w:before="0" w:after="160"/>
        <w:ind w:left="960" w:right="0" w:firstLine="0"/>
        <w:tabs>
          <w:tab w:val="left" w:pos="1365"/>
          <w:tab w:val="left" w:pos="1680"/>
          <w:tab w:val="right" w:leader="dot" w:pos="9004"/>
        </w:tabs>
        <w:rPr>
          <w:color w:val="auto"/>
          <w:position w:val="0"/>
          <w:sz w:val="21"/>
          <w:szCs w:val="21"/>
          <w:rFonts w:ascii="Calibri" w:eastAsia="宋体" w:hAnsi="宋体" w:hint="default"/>
        </w:rPr>
        <w:autoSpaceDE w:val="1"/>
        <w:autoSpaceDN w:val="1"/>
      </w:pPr>
      <w:hyperlink w:anchor="_Toc484463997">
        <w:r>
          <w:rPr>
            <w:rStyle w:val="PO169"/>
            <w:color w:val="3366CC"/>
            <w:position w:val="0"/>
            <w:sz w:val="24"/>
            <w:szCs w:val="24"/>
            <w:u w:val="none"/>
            <w:rFonts w:ascii="Times New Roman" w:eastAsia="Times New Roman" w:hAnsi="Times New Roman" w:hint="default"/>
          </w:rPr>
          <w:t>6.1.1.</w:t>
        </w:r>
        <w:r>
          <w:rPr>
            <w:color w:val="auto"/>
            <w:position w:val="0"/>
            <w:sz w:val="21"/>
            <w:szCs w:val="21"/>
            <w:rFonts w:ascii="Calibri" w:eastAsia="宋体" w:hAnsi="宋体" w:hint="default"/>
          </w:rPr>
          <w:tab/>
        </w:r>
        <w:r>
          <w:rPr>
            <w:rStyle w:val="PO169"/>
            <w:color w:val="3366CC"/>
            <w:position w:val="0"/>
            <w:sz w:val="24"/>
            <w:szCs w:val="24"/>
            <w:u w:val="none"/>
            <w:rFonts w:ascii="Times New Roman" w:eastAsia="Times New Roman" w:hAnsi="Times New Roman" w:hint="default"/>
          </w:rPr>
          <w:t>测试目的</w:t>
        </w:r>
        <w:r>
          <w:rPr>
            <w:color w:val="auto"/>
            <w:position w:val="0"/>
            <w:sz w:val="24"/>
            <w:szCs w:val="24"/>
            <w:rFonts w:ascii="Times New Roman" w:eastAsia="Times New Roman" w:hAnsi="Times New Roman" w:hint="default"/>
          </w:rPr>
          <w:tab/>
        </w:r>
        <w:r>
          <w:rPr>
            <w:color w:val="auto"/>
            <w:position w:val="0"/>
            <w:sz w:val="24"/>
            <w:szCs w:val="24"/>
            <w:rFonts w:ascii="Times New Roman" w:eastAsia="Times New Roman" w:hAnsi="Times New Roman" w:hint="default"/>
          </w:rPr>
          <w:fldChar w:fldCharType="begin"/>
        </w:r>
        <w:r>
          <w:instrText> PAGEREF  _Toc484463997 </w:instrText>
        </w:r>
        <w:r>
          <w:instrText> \* MERGEFORMAT</w:instrText>
        </w:r>
        <w:r>
          <w:fldChar w:fldCharType="separate"/>
        </w:r>
        <w:r>
          <w:rPr>
            <w:color w:val="auto"/>
            <w:position w:val="0"/>
            <w:sz w:val="24"/>
            <w:szCs w:val="24"/>
            <w:rFonts w:ascii="Times New Roman" w:eastAsia="Times New Roman" w:hAnsi="Times New Roman" w:hint="default"/>
          </w:rPr>
          <w:t>37</w:t>
        </w:r>
        <w:r>
          <w:rPr>
            <w:color w:val="auto"/>
            <w:position w:val="0"/>
            <w:sz w:val="24"/>
            <w:szCs w:val="24"/>
            <w:rFonts w:ascii="Times New Roman" w:eastAsia="Times New Roman" w:hAnsi="Times New Roman" w:hint="default"/>
          </w:rPr>
          <w:fldChar w:fldCharType="end"/>
        </w:r>
      </w:hyperlink>
    </w:p>
    <w:p>
      <w:pPr>
        <w:numPr>
          <w:ilvl w:val="0"/>
          <w:numId w:val="0"/>
        </w:numPr>
        <w:jc w:val="left"/>
        <w:spacing w:lineRule="auto" w:line="240" w:before="0" w:after="160"/>
        <w:ind w:left="960" w:right="0" w:firstLine="0"/>
        <w:tabs>
          <w:tab w:val="left" w:pos="1365"/>
          <w:tab w:val="left" w:pos="1680"/>
          <w:tab w:val="right" w:leader="dot" w:pos="9004"/>
        </w:tabs>
        <w:rPr>
          <w:color w:val="auto"/>
          <w:position w:val="0"/>
          <w:sz w:val="21"/>
          <w:szCs w:val="21"/>
          <w:rFonts w:ascii="Calibri" w:eastAsia="宋体" w:hAnsi="宋体" w:hint="default"/>
        </w:rPr>
        <w:autoSpaceDE w:val="1"/>
        <w:autoSpaceDN w:val="1"/>
      </w:pPr>
      <w:hyperlink w:anchor="_Toc484463998">
        <w:r>
          <w:rPr>
            <w:rStyle w:val="PO169"/>
            <w:color w:val="3366CC"/>
            <w:position w:val="0"/>
            <w:sz w:val="24"/>
            <w:szCs w:val="24"/>
            <w:u w:val="none"/>
            <w:rFonts w:ascii="Times New Roman" w:eastAsia="Times New Roman" w:hAnsi="Times New Roman" w:hint="default"/>
          </w:rPr>
          <w:t>6.1.2.</w:t>
        </w:r>
        <w:r>
          <w:rPr>
            <w:color w:val="auto"/>
            <w:position w:val="0"/>
            <w:sz w:val="21"/>
            <w:szCs w:val="21"/>
            <w:rFonts w:ascii="Calibri" w:eastAsia="宋体" w:hAnsi="宋体" w:hint="default"/>
          </w:rPr>
          <w:tab/>
        </w:r>
        <w:r>
          <w:rPr>
            <w:rStyle w:val="PO169"/>
            <w:color w:val="3366CC"/>
            <w:position w:val="0"/>
            <w:sz w:val="24"/>
            <w:szCs w:val="24"/>
            <w:u w:val="none"/>
            <w:rFonts w:ascii="Times New Roman" w:eastAsia="Times New Roman" w:hAnsi="Times New Roman" w:hint="default"/>
          </w:rPr>
          <w:t>测试意义</w:t>
        </w:r>
        <w:r>
          <w:rPr>
            <w:color w:val="auto"/>
            <w:position w:val="0"/>
            <w:sz w:val="24"/>
            <w:szCs w:val="24"/>
            <w:rFonts w:ascii="Times New Roman" w:eastAsia="Times New Roman" w:hAnsi="Times New Roman" w:hint="default"/>
          </w:rPr>
          <w:tab/>
        </w:r>
        <w:r>
          <w:rPr>
            <w:color w:val="auto"/>
            <w:position w:val="0"/>
            <w:sz w:val="24"/>
            <w:szCs w:val="24"/>
            <w:rFonts w:ascii="Times New Roman" w:eastAsia="Times New Roman" w:hAnsi="Times New Roman" w:hint="default"/>
          </w:rPr>
          <w:fldChar w:fldCharType="begin"/>
        </w:r>
        <w:r>
          <w:instrText> PAGEREF  _Toc484463998 </w:instrText>
        </w:r>
        <w:r>
          <w:instrText> \* MERGEFORMAT</w:instrText>
        </w:r>
        <w:r>
          <w:fldChar w:fldCharType="separate"/>
        </w:r>
        <w:r>
          <w:rPr>
            <w:color w:val="auto"/>
            <w:position w:val="0"/>
            <w:sz w:val="24"/>
            <w:szCs w:val="24"/>
            <w:rFonts w:ascii="Times New Roman" w:eastAsia="Times New Roman" w:hAnsi="Times New Roman" w:hint="default"/>
          </w:rPr>
          <w:t>38</w:t>
        </w:r>
        <w:r>
          <w:rPr>
            <w:color w:val="auto"/>
            <w:position w:val="0"/>
            <w:sz w:val="24"/>
            <w:szCs w:val="24"/>
            <w:rFonts w:ascii="Times New Roman" w:eastAsia="Times New Roman" w:hAnsi="Times New Roman" w:hint="default"/>
          </w:rPr>
          <w:fldChar w:fldCharType="end"/>
        </w:r>
      </w:hyperlink>
    </w:p>
    <w:p>
      <w:pPr>
        <w:numPr>
          <w:ilvl w:val="0"/>
          <w:numId w:val="0"/>
        </w:numPr>
        <w:jc w:val="left"/>
        <w:spacing w:lineRule="auto" w:line="240" w:before="0" w:after="160"/>
        <w:ind w:left="480" w:right="0" w:firstLine="0"/>
        <w:tabs>
          <w:tab w:val="left" w:pos="1260"/>
          <w:tab w:val="right" w:leader="dot" w:pos="9004"/>
        </w:tabs>
        <w:rPr>
          <w:color w:val="auto"/>
          <w:position w:val="0"/>
          <w:sz w:val="21"/>
          <w:szCs w:val="21"/>
          <w:rFonts w:ascii="Calibri" w:eastAsia="宋体" w:hAnsi="宋体" w:hint="default"/>
        </w:rPr>
        <w:autoSpaceDE w:val="1"/>
        <w:autoSpaceDN w:val="1"/>
      </w:pPr>
      <w:hyperlink w:anchor="_Toc484463999">
        <w:r>
          <w:rPr>
            <w:rStyle w:val="PO169"/>
            <w:color w:val="3366CC"/>
            <w:position w:val="0"/>
            <w:sz w:val="24"/>
            <w:szCs w:val="24"/>
            <w:u w:val="none"/>
            <w:rFonts w:ascii="Times New Roman" w:eastAsia="Times New Roman" w:hAnsi="Times New Roman" w:hint="default"/>
          </w:rPr>
          <w:t>6.2.</w:t>
        </w:r>
        <w:r>
          <w:rPr>
            <w:color w:val="auto"/>
            <w:position w:val="0"/>
            <w:sz w:val="21"/>
            <w:szCs w:val="21"/>
            <w:rFonts w:ascii="Calibri" w:eastAsia="宋体" w:hAnsi="宋体" w:hint="default"/>
          </w:rPr>
          <w:tab/>
        </w:r>
        <w:r>
          <w:rPr>
            <w:rStyle w:val="PO169"/>
            <w:color w:val="3366CC"/>
            <w:position w:val="0"/>
            <w:sz w:val="24"/>
            <w:szCs w:val="24"/>
            <w:u w:val="none"/>
            <w:rFonts w:ascii="Times New Roman" w:eastAsia="Times New Roman" w:hAnsi="Times New Roman" w:hint="default"/>
          </w:rPr>
          <w:t>测试方法分类</w:t>
        </w:r>
        <w:r>
          <w:rPr>
            <w:color w:val="auto"/>
            <w:position w:val="0"/>
            <w:sz w:val="24"/>
            <w:szCs w:val="24"/>
            <w:rFonts w:ascii="Times New Roman" w:eastAsia="Times New Roman" w:hAnsi="Times New Roman" w:hint="default"/>
          </w:rPr>
          <w:tab/>
        </w:r>
        <w:r>
          <w:rPr>
            <w:color w:val="auto"/>
            <w:position w:val="0"/>
            <w:sz w:val="24"/>
            <w:szCs w:val="24"/>
            <w:rFonts w:ascii="Times New Roman" w:eastAsia="Times New Roman" w:hAnsi="Times New Roman" w:hint="default"/>
          </w:rPr>
          <w:fldChar w:fldCharType="begin"/>
        </w:r>
        <w:r>
          <w:instrText> PAGEREF  _Toc484463999 </w:instrText>
        </w:r>
        <w:r>
          <w:instrText> \* MERGEFORMAT</w:instrText>
        </w:r>
        <w:r>
          <w:fldChar w:fldCharType="separate"/>
        </w:r>
        <w:r>
          <w:rPr>
            <w:color w:val="auto"/>
            <w:position w:val="0"/>
            <w:sz w:val="24"/>
            <w:szCs w:val="24"/>
            <w:rFonts w:ascii="Times New Roman" w:eastAsia="Times New Roman" w:hAnsi="Times New Roman" w:hint="default"/>
          </w:rPr>
          <w:t>38</w:t>
        </w:r>
        <w:r>
          <w:rPr>
            <w:color w:val="auto"/>
            <w:position w:val="0"/>
            <w:sz w:val="24"/>
            <w:szCs w:val="24"/>
            <w:rFonts w:ascii="Times New Roman" w:eastAsia="Times New Roman" w:hAnsi="Times New Roman" w:hint="default"/>
          </w:rPr>
          <w:fldChar w:fldCharType="end"/>
        </w:r>
      </w:hyperlink>
    </w:p>
    <w:p>
      <w:pPr>
        <w:numPr>
          <w:ilvl w:val="0"/>
          <w:numId w:val="0"/>
        </w:numPr>
        <w:jc w:val="left"/>
        <w:spacing w:lineRule="auto" w:line="240" w:before="0" w:after="160"/>
        <w:ind w:left="480" w:right="0" w:firstLine="0"/>
        <w:tabs>
          <w:tab w:val="left" w:pos="1260"/>
          <w:tab w:val="right" w:leader="dot" w:pos="9004"/>
        </w:tabs>
        <w:rPr>
          <w:color w:val="auto"/>
          <w:position w:val="0"/>
          <w:sz w:val="21"/>
          <w:szCs w:val="21"/>
          <w:rFonts w:ascii="Calibri" w:eastAsia="宋体" w:hAnsi="宋体" w:hint="default"/>
        </w:rPr>
        <w:autoSpaceDE w:val="1"/>
        <w:autoSpaceDN w:val="1"/>
      </w:pPr>
      <w:hyperlink w:anchor="_Toc484464000">
        <w:r>
          <w:rPr>
            <w:rStyle w:val="PO169"/>
            <w:color w:val="3366CC"/>
            <w:position w:val="0"/>
            <w:sz w:val="24"/>
            <w:szCs w:val="24"/>
            <w:u w:val="none"/>
            <w:rFonts w:ascii="Times New Roman" w:eastAsia="Times New Roman" w:hAnsi="Times New Roman" w:hint="default"/>
          </w:rPr>
          <w:t>6.3.</w:t>
        </w:r>
        <w:r>
          <w:rPr>
            <w:color w:val="auto"/>
            <w:position w:val="0"/>
            <w:sz w:val="21"/>
            <w:szCs w:val="21"/>
            <w:rFonts w:ascii="Calibri" w:eastAsia="宋体" w:hAnsi="宋体" w:hint="default"/>
          </w:rPr>
          <w:tab/>
        </w:r>
        <w:r>
          <w:rPr>
            <w:rStyle w:val="PO169"/>
            <w:color w:val="3366CC"/>
            <w:position w:val="0"/>
            <w:sz w:val="24"/>
            <w:szCs w:val="24"/>
            <w:u w:val="none"/>
            <w:rFonts w:ascii="Times New Roman" w:eastAsia="Times New Roman" w:hAnsi="Times New Roman" w:hint="default"/>
          </w:rPr>
          <w:t>测试步骤</w:t>
        </w:r>
        <w:r>
          <w:rPr>
            <w:color w:val="auto"/>
            <w:position w:val="0"/>
            <w:sz w:val="24"/>
            <w:szCs w:val="24"/>
            <w:rFonts w:ascii="Times New Roman" w:eastAsia="Times New Roman" w:hAnsi="Times New Roman" w:hint="default"/>
          </w:rPr>
          <w:tab/>
        </w:r>
        <w:r>
          <w:rPr>
            <w:color w:val="auto"/>
            <w:position w:val="0"/>
            <w:sz w:val="24"/>
            <w:szCs w:val="24"/>
            <w:rFonts w:ascii="Times New Roman" w:eastAsia="Times New Roman" w:hAnsi="Times New Roman" w:hint="default"/>
          </w:rPr>
          <w:fldChar w:fldCharType="begin"/>
        </w:r>
        <w:r>
          <w:instrText> PAGEREF  _Toc484464000 </w:instrText>
        </w:r>
        <w:r>
          <w:instrText> \* MERGEFORMAT</w:instrText>
        </w:r>
        <w:r>
          <w:fldChar w:fldCharType="separate"/>
        </w:r>
        <w:r>
          <w:rPr>
            <w:color w:val="auto"/>
            <w:position w:val="0"/>
            <w:sz w:val="24"/>
            <w:szCs w:val="24"/>
            <w:rFonts w:ascii="Times New Roman" w:eastAsia="Times New Roman" w:hAnsi="Times New Roman" w:hint="default"/>
          </w:rPr>
          <w:t>39</w:t>
        </w:r>
        <w:r>
          <w:rPr>
            <w:color w:val="auto"/>
            <w:position w:val="0"/>
            <w:sz w:val="24"/>
            <w:szCs w:val="24"/>
            <w:rFonts w:ascii="Times New Roman" w:eastAsia="Times New Roman" w:hAnsi="Times New Roman" w:hint="default"/>
          </w:rPr>
          <w:fldChar w:fldCharType="end"/>
        </w:r>
      </w:hyperlink>
    </w:p>
    <w:p>
      <w:pPr>
        <w:numPr>
          <w:ilvl w:val="0"/>
          <w:numId w:val="0"/>
        </w:numPr>
        <w:jc w:val="left"/>
        <w:spacing w:lineRule="auto" w:line="240" w:before="0" w:after="160"/>
        <w:ind w:left="480" w:right="0" w:firstLine="0"/>
        <w:tabs>
          <w:tab w:val="left" w:pos="1260"/>
          <w:tab w:val="right" w:leader="dot" w:pos="9004"/>
        </w:tabs>
        <w:rPr>
          <w:color w:val="auto"/>
          <w:position w:val="0"/>
          <w:sz w:val="21"/>
          <w:szCs w:val="21"/>
          <w:rFonts w:ascii="Calibri" w:eastAsia="宋体" w:hAnsi="宋体" w:hint="default"/>
        </w:rPr>
        <w:autoSpaceDE w:val="1"/>
        <w:autoSpaceDN w:val="1"/>
      </w:pPr>
      <w:hyperlink w:anchor="_Toc484464001">
        <w:r>
          <w:rPr>
            <w:rStyle w:val="PO169"/>
            <w:color w:val="3366CC"/>
            <w:position w:val="0"/>
            <w:sz w:val="24"/>
            <w:szCs w:val="24"/>
            <w:u w:val="none"/>
            <w:rFonts w:ascii="Times New Roman" w:eastAsia="Times New Roman" w:hAnsi="Times New Roman" w:hint="default"/>
          </w:rPr>
          <w:t>6.4.</w:t>
        </w:r>
        <w:r>
          <w:rPr>
            <w:color w:val="auto"/>
            <w:position w:val="0"/>
            <w:sz w:val="21"/>
            <w:szCs w:val="21"/>
            <w:rFonts w:ascii="Calibri" w:eastAsia="宋体" w:hAnsi="宋体" w:hint="default"/>
          </w:rPr>
          <w:tab/>
        </w:r>
        <w:r>
          <w:rPr>
            <w:rStyle w:val="PO169"/>
            <w:color w:val="3366CC"/>
            <w:position w:val="0"/>
            <w:sz w:val="24"/>
            <w:szCs w:val="24"/>
            <w:u w:val="none"/>
            <w:rFonts w:ascii="Times New Roman" w:eastAsia="Times New Roman" w:hAnsi="Times New Roman" w:hint="default"/>
          </w:rPr>
          <w:t>测试用例</w:t>
        </w:r>
        <w:r>
          <w:rPr>
            <w:color w:val="auto"/>
            <w:position w:val="0"/>
            <w:sz w:val="24"/>
            <w:szCs w:val="24"/>
            <w:rFonts w:ascii="Times New Roman" w:eastAsia="Times New Roman" w:hAnsi="Times New Roman" w:hint="default"/>
          </w:rPr>
          <w:tab/>
        </w:r>
        <w:r>
          <w:rPr>
            <w:color w:val="auto"/>
            <w:position w:val="0"/>
            <w:sz w:val="24"/>
            <w:szCs w:val="24"/>
            <w:rFonts w:ascii="Times New Roman" w:eastAsia="Times New Roman" w:hAnsi="Times New Roman" w:hint="default"/>
          </w:rPr>
          <w:fldChar w:fldCharType="begin"/>
        </w:r>
        <w:r>
          <w:instrText> PAGEREF  _Toc484464001 </w:instrText>
        </w:r>
        <w:r>
          <w:instrText> \* MERGEFORMAT</w:instrText>
        </w:r>
        <w:r>
          <w:fldChar w:fldCharType="separate"/>
        </w:r>
        <w:r>
          <w:rPr>
            <w:color w:val="auto"/>
            <w:position w:val="0"/>
            <w:sz w:val="24"/>
            <w:szCs w:val="24"/>
            <w:rFonts w:ascii="Times New Roman" w:eastAsia="Times New Roman" w:hAnsi="Times New Roman" w:hint="default"/>
          </w:rPr>
          <w:t>40</w:t>
        </w:r>
        <w:r>
          <w:rPr>
            <w:color w:val="auto"/>
            <w:position w:val="0"/>
            <w:sz w:val="24"/>
            <w:szCs w:val="24"/>
            <w:rFonts w:ascii="Times New Roman" w:eastAsia="Times New Roman" w:hAnsi="Times New Roman" w:hint="default"/>
          </w:rPr>
          <w:fldChar w:fldCharType="end"/>
        </w:r>
      </w:hyperlink>
    </w:p>
    <w:p>
      <w:pPr>
        <w:numPr>
          <w:ilvl w:val="0"/>
          <w:numId w:val="0"/>
        </w:numPr>
        <w:jc w:val="left"/>
        <w:spacing w:lineRule="auto" w:line="240" w:before="0" w:after="160"/>
        <w:ind w:left="480" w:right="0" w:firstLine="0"/>
        <w:tabs>
          <w:tab w:val="left" w:pos="1260"/>
          <w:tab w:val="right" w:leader="dot" w:pos="9004"/>
        </w:tabs>
        <w:rPr>
          <w:color w:val="auto"/>
          <w:position w:val="0"/>
          <w:sz w:val="21"/>
          <w:szCs w:val="21"/>
          <w:rFonts w:ascii="Calibri" w:eastAsia="宋体" w:hAnsi="宋体" w:hint="default"/>
        </w:rPr>
        <w:autoSpaceDE w:val="1"/>
        <w:autoSpaceDN w:val="1"/>
      </w:pPr>
      <w:hyperlink w:anchor="_Toc484464002">
        <w:r>
          <w:rPr>
            <w:rStyle w:val="PO169"/>
            <w:color w:val="3366CC"/>
            <w:position w:val="0"/>
            <w:sz w:val="24"/>
            <w:szCs w:val="24"/>
            <w:u w:val="none"/>
            <w:rFonts w:ascii="Times New Roman" w:eastAsia="Times New Roman" w:hAnsi="Times New Roman" w:hint="default"/>
          </w:rPr>
          <w:t>6.5.</w:t>
        </w:r>
        <w:r>
          <w:rPr>
            <w:color w:val="auto"/>
            <w:position w:val="0"/>
            <w:sz w:val="21"/>
            <w:szCs w:val="21"/>
            <w:rFonts w:ascii="Calibri" w:eastAsia="宋体" w:hAnsi="宋体" w:hint="default"/>
          </w:rPr>
          <w:tab/>
        </w:r>
        <w:r>
          <w:rPr>
            <w:rStyle w:val="PO169"/>
            <w:color w:val="3366CC"/>
            <w:position w:val="0"/>
            <w:sz w:val="24"/>
            <w:szCs w:val="24"/>
            <w:u w:val="none"/>
            <w:rFonts w:ascii="Times New Roman" w:eastAsia="Times New Roman" w:hAnsi="Times New Roman" w:hint="default"/>
          </w:rPr>
          <w:t>测试结果</w:t>
        </w:r>
        <w:r>
          <w:rPr>
            <w:color w:val="auto"/>
            <w:position w:val="0"/>
            <w:sz w:val="24"/>
            <w:szCs w:val="24"/>
            <w:rFonts w:ascii="Times New Roman" w:eastAsia="Times New Roman" w:hAnsi="Times New Roman" w:hint="default"/>
          </w:rPr>
          <w:tab/>
        </w:r>
        <w:r>
          <w:rPr>
            <w:color w:val="auto"/>
            <w:position w:val="0"/>
            <w:sz w:val="24"/>
            <w:szCs w:val="24"/>
            <w:rFonts w:ascii="Times New Roman" w:eastAsia="Times New Roman" w:hAnsi="Times New Roman" w:hint="default"/>
          </w:rPr>
          <w:fldChar w:fldCharType="begin"/>
        </w:r>
        <w:r>
          <w:instrText> PAGEREF  _Toc484464002 </w:instrText>
        </w:r>
        <w:r>
          <w:instrText> \* MERGEFORMAT</w:instrText>
        </w:r>
        <w:r>
          <w:fldChar w:fldCharType="separate"/>
        </w:r>
        <w:r>
          <w:rPr>
            <w:color w:val="auto"/>
            <w:position w:val="0"/>
            <w:sz w:val="24"/>
            <w:szCs w:val="24"/>
            <w:rFonts w:ascii="Times New Roman" w:eastAsia="Times New Roman" w:hAnsi="Times New Roman" w:hint="default"/>
          </w:rPr>
          <w:t>45</w:t>
        </w:r>
        <w:r>
          <w:rPr>
            <w:color w:val="auto"/>
            <w:position w:val="0"/>
            <w:sz w:val="24"/>
            <w:szCs w:val="24"/>
            <w:rFonts w:ascii="Times New Roman" w:eastAsia="Times New Roman" w:hAnsi="Times New Roman" w:hint="default"/>
          </w:rPr>
          <w:fldChar w:fldCharType="end"/>
        </w:r>
      </w:hyperlink>
    </w:p>
    <w:p>
      <w:pPr>
        <w:numPr>
          <w:ilvl w:val="0"/>
          <w:numId w:val="0"/>
        </w:numPr>
        <w:jc w:val="left"/>
        <w:spacing w:lineRule="auto" w:line="240" w:before="0" w:after="160"/>
        <w:ind w:left="480" w:right="0" w:firstLine="0"/>
        <w:tabs>
          <w:tab w:val="left" w:pos="1260"/>
          <w:tab w:val="right" w:leader="dot" w:pos="9004"/>
        </w:tabs>
        <w:rPr>
          <w:color w:val="auto"/>
          <w:position w:val="0"/>
          <w:sz w:val="21"/>
          <w:szCs w:val="21"/>
          <w:rFonts w:ascii="Calibri" w:eastAsia="宋体" w:hAnsi="宋体" w:hint="default"/>
        </w:rPr>
        <w:autoSpaceDE w:val="1"/>
        <w:autoSpaceDN w:val="1"/>
      </w:pPr>
      <w:hyperlink w:anchor="_Toc484464003">
        <w:r>
          <w:rPr>
            <w:rStyle w:val="PO169"/>
            <w:color w:val="3366CC"/>
            <w:position w:val="0"/>
            <w:sz w:val="24"/>
            <w:szCs w:val="24"/>
            <w:u w:val="none"/>
            <w:rFonts w:ascii="Times New Roman" w:eastAsia="Times New Roman" w:hAnsi="Times New Roman" w:hint="default"/>
          </w:rPr>
          <w:t>6.6.</w:t>
        </w:r>
        <w:r>
          <w:rPr>
            <w:color w:val="auto"/>
            <w:position w:val="0"/>
            <w:sz w:val="21"/>
            <w:szCs w:val="21"/>
            <w:rFonts w:ascii="Calibri" w:eastAsia="宋体" w:hAnsi="宋体" w:hint="default"/>
          </w:rPr>
          <w:tab/>
        </w:r>
        <w:r>
          <w:rPr>
            <w:rStyle w:val="PO169"/>
            <w:color w:val="3366CC"/>
            <w:position w:val="0"/>
            <w:sz w:val="24"/>
            <w:szCs w:val="24"/>
            <w:u w:val="none"/>
            <w:rFonts w:ascii="Times New Roman" w:eastAsia="Times New Roman" w:hAnsi="Times New Roman" w:hint="default"/>
          </w:rPr>
          <w:t>本章小结</w:t>
        </w:r>
        <w:r>
          <w:rPr>
            <w:color w:val="auto"/>
            <w:position w:val="0"/>
            <w:sz w:val="24"/>
            <w:szCs w:val="24"/>
            <w:rFonts w:ascii="Times New Roman" w:eastAsia="Times New Roman" w:hAnsi="Times New Roman" w:hint="default"/>
          </w:rPr>
          <w:tab/>
        </w:r>
        <w:r>
          <w:rPr>
            <w:color w:val="auto"/>
            <w:position w:val="0"/>
            <w:sz w:val="24"/>
            <w:szCs w:val="24"/>
            <w:rFonts w:ascii="Times New Roman" w:eastAsia="Times New Roman" w:hAnsi="Times New Roman" w:hint="default"/>
          </w:rPr>
          <w:fldChar w:fldCharType="begin"/>
        </w:r>
        <w:r>
          <w:instrText> PAGEREF  _Toc484464003 </w:instrText>
        </w:r>
        <w:r>
          <w:instrText> \* MERGEFORMAT</w:instrText>
        </w:r>
        <w:r>
          <w:fldChar w:fldCharType="separate"/>
        </w:r>
        <w:r>
          <w:rPr>
            <w:color w:val="auto"/>
            <w:position w:val="0"/>
            <w:sz w:val="24"/>
            <w:szCs w:val="24"/>
            <w:rFonts w:ascii="Times New Roman" w:eastAsia="Times New Roman" w:hAnsi="Times New Roman" w:hint="default"/>
          </w:rPr>
          <w:t>45</w:t>
        </w:r>
        <w:r>
          <w:rPr>
            <w:color w:val="auto"/>
            <w:position w:val="0"/>
            <w:sz w:val="24"/>
            <w:szCs w:val="24"/>
            <w:rFonts w:ascii="Times New Roman" w:eastAsia="Times New Roman" w:hAnsi="Times New Roman" w:hint="default"/>
          </w:rPr>
          <w:fldChar w:fldCharType="end"/>
        </w:r>
      </w:hyperlink>
    </w:p>
    <w:p>
      <w:pPr>
        <w:numPr>
          <w:ilvl w:val="0"/>
          <w:numId w:val="0"/>
        </w:numPr>
        <w:jc w:val="left"/>
        <w:spacing w:lineRule="auto" w:line="240" w:before="0" w:after="160"/>
        <w:ind w:right="0" w:firstLine="0"/>
        <w:tabs>
          <w:tab w:val="right" w:leader="dot" w:pos="9004"/>
        </w:tabs>
        <w:rPr>
          <w:color w:val="auto"/>
          <w:position w:val="0"/>
          <w:sz w:val="21"/>
          <w:szCs w:val="21"/>
          <w:rFonts w:ascii="Calibri" w:eastAsia="宋体" w:hAnsi="宋体" w:hint="default"/>
        </w:rPr>
        <w:autoSpaceDE w:val="1"/>
        <w:autoSpaceDN w:val="1"/>
      </w:pPr>
      <w:hyperlink w:anchor="_Toc484464004">
        <w:r>
          <w:rPr>
            <w:rStyle w:val="PO169"/>
            <w:color w:val="3366CC"/>
            <w:position w:val="0"/>
            <w:sz w:val="24"/>
            <w:szCs w:val="24"/>
            <w:u w:val="none"/>
            <w:rFonts w:ascii="Times New Roman" w:eastAsia="Times New Roman" w:hAnsi="Times New Roman" w:hint="default"/>
          </w:rPr>
          <w:t>结  论</w:t>
        </w:r>
        <w:r>
          <w:rPr>
            <w:color w:val="auto"/>
            <w:position w:val="0"/>
            <w:sz w:val="24"/>
            <w:szCs w:val="24"/>
            <w:rFonts w:ascii="Times New Roman" w:eastAsia="Times New Roman" w:hAnsi="Times New Roman" w:hint="default"/>
          </w:rPr>
          <w:tab/>
        </w:r>
        <w:r>
          <w:rPr>
            <w:color w:val="auto"/>
            <w:position w:val="0"/>
            <w:sz w:val="24"/>
            <w:szCs w:val="24"/>
            <w:rFonts w:ascii="Times New Roman" w:eastAsia="Times New Roman" w:hAnsi="Times New Roman" w:hint="default"/>
          </w:rPr>
          <w:fldChar w:fldCharType="begin"/>
        </w:r>
        <w:r>
          <w:instrText> PAGEREF  _Toc484464004 </w:instrText>
        </w:r>
        <w:r>
          <w:instrText> \* MERGEFORMAT</w:instrText>
        </w:r>
        <w:r>
          <w:fldChar w:fldCharType="separate"/>
        </w:r>
        <w:r>
          <w:rPr>
            <w:color w:val="auto"/>
            <w:position w:val="0"/>
            <w:sz w:val="24"/>
            <w:szCs w:val="24"/>
            <w:rFonts w:ascii="Times New Roman" w:eastAsia="Times New Roman" w:hAnsi="Times New Roman" w:hint="default"/>
          </w:rPr>
          <w:t>46</w:t>
        </w:r>
        <w:r>
          <w:rPr>
            <w:color w:val="auto"/>
            <w:position w:val="0"/>
            <w:sz w:val="24"/>
            <w:szCs w:val="24"/>
            <w:rFonts w:ascii="Times New Roman" w:eastAsia="Times New Roman" w:hAnsi="Times New Roman" w:hint="default"/>
          </w:rPr>
          <w:fldChar w:fldCharType="end"/>
        </w:r>
      </w:hyperlink>
    </w:p>
    <w:p>
      <w:pPr>
        <w:numPr>
          <w:ilvl w:val="0"/>
          <w:numId w:val="0"/>
        </w:numPr>
        <w:jc w:val="left"/>
        <w:spacing w:lineRule="auto" w:line="240" w:before="0" w:after="160"/>
        <w:ind w:right="0" w:firstLine="0"/>
        <w:tabs>
          <w:tab w:val="right" w:leader="dot" w:pos="9004"/>
        </w:tabs>
        <w:rPr>
          <w:color w:val="auto"/>
          <w:position w:val="0"/>
          <w:sz w:val="21"/>
          <w:szCs w:val="21"/>
          <w:rFonts w:ascii="Calibri" w:eastAsia="宋体" w:hAnsi="宋体" w:hint="default"/>
        </w:rPr>
        <w:autoSpaceDE w:val="1"/>
        <w:autoSpaceDN w:val="1"/>
      </w:pPr>
      <w:hyperlink w:anchor="_Toc484464005">
        <w:r>
          <w:rPr>
            <w:rStyle w:val="PO169"/>
            <w:color w:val="3366CC"/>
            <w:position w:val="0"/>
            <w:sz w:val="24"/>
            <w:szCs w:val="24"/>
            <w:u w:val="none"/>
            <w:rFonts w:ascii="Times New Roman" w:eastAsia="Times New Roman" w:hAnsi="Times New Roman" w:hint="default"/>
          </w:rPr>
          <w:t>致  谢</w:t>
        </w:r>
        <w:r>
          <w:rPr>
            <w:color w:val="auto"/>
            <w:position w:val="0"/>
            <w:sz w:val="24"/>
            <w:szCs w:val="24"/>
            <w:rFonts w:ascii="Times New Roman" w:eastAsia="Times New Roman" w:hAnsi="Times New Roman" w:hint="default"/>
          </w:rPr>
          <w:tab/>
        </w:r>
        <w:r>
          <w:rPr>
            <w:color w:val="auto"/>
            <w:position w:val="0"/>
            <w:sz w:val="24"/>
            <w:szCs w:val="24"/>
            <w:rFonts w:ascii="Times New Roman" w:eastAsia="Times New Roman" w:hAnsi="Times New Roman" w:hint="default"/>
          </w:rPr>
          <w:fldChar w:fldCharType="begin"/>
        </w:r>
        <w:r>
          <w:instrText> PAGEREF  _Toc484464005 </w:instrText>
        </w:r>
        <w:r>
          <w:instrText> \* MERGEFORMAT</w:instrText>
        </w:r>
        <w:r>
          <w:fldChar w:fldCharType="separate"/>
        </w:r>
        <w:r>
          <w:rPr>
            <w:color w:val="auto"/>
            <w:position w:val="0"/>
            <w:sz w:val="24"/>
            <w:szCs w:val="24"/>
            <w:rFonts w:ascii="Times New Roman" w:eastAsia="Times New Roman" w:hAnsi="Times New Roman" w:hint="default"/>
          </w:rPr>
          <w:t>47</w:t>
        </w:r>
        <w:r>
          <w:rPr>
            <w:color w:val="auto"/>
            <w:position w:val="0"/>
            <w:sz w:val="24"/>
            <w:szCs w:val="24"/>
            <w:rFonts w:ascii="Times New Roman" w:eastAsia="Times New Roman" w:hAnsi="Times New Roman" w:hint="default"/>
          </w:rPr>
          <w:fldChar w:fldCharType="end"/>
        </w:r>
      </w:hyperlink>
    </w:p>
    <w:p>
      <w:pPr>
        <w:numPr>
          <w:ilvl w:val="0"/>
          <w:numId w:val="0"/>
        </w:numPr>
        <w:jc w:val="left"/>
        <w:spacing w:lineRule="auto" w:line="240" w:before="0" w:after="160"/>
        <w:ind w:right="0" w:firstLine="0"/>
        <w:tabs>
          <w:tab w:val="right" w:leader="dot" w:pos="9004"/>
        </w:tabs>
        <w:rPr>
          <w:color w:val="auto"/>
          <w:position w:val="0"/>
          <w:sz w:val="21"/>
          <w:szCs w:val="21"/>
          <w:rFonts w:ascii="Calibri" w:eastAsia="宋体" w:hAnsi="宋体" w:hint="default"/>
        </w:rPr>
        <w:autoSpaceDE w:val="1"/>
        <w:autoSpaceDN w:val="1"/>
      </w:pPr>
      <w:hyperlink w:anchor="_Toc484464006">
        <w:r>
          <w:rPr>
            <w:rStyle w:val="PO169"/>
            <w:color w:val="3366CC"/>
            <w:position w:val="0"/>
            <w:sz w:val="24"/>
            <w:szCs w:val="24"/>
            <w:u w:val="none"/>
            <w:rFonts w:ascii="Times New Roman" w:eastAsia="Times New Roman" w:hAnsi="Times New Roman" w:hint="default"/>
          </w:rPr>
          <w:t>参考文献</w:t>
        </w:r>
        <w:r>
          <w:rPr>
            <w:color w:val="auto"/>
            <w:position w:val="0"/>
            <w:sz w:val="24"/>
            <w:szCs w:val="24"/>
            <w:rFonts w:ascii="Times New Roman" w:eastAsia="Times New Roman" w:hAnsi="Times New Roman" w:hint="default"/>
          </w:rPr>
          <w:tab/>
        </w:r>
        <w:r>
          <w:rPr>
            <w:color w:val="auto"/>
            <w:position w:val="0"/>
            <w:sz w:val="24"/>
            <w:szCs w:val="24"/>
            <w:rFonts w:ascii="Times New Roman" w:eastAsia="Times New Roman" w:hAnsi="Times New Roman" w:hint="default"/>
          </w:rPr>
          <w:fldChar w:fldCharType="begin"/>
        </w:r>
        <w:r>
          <w:instrText> PAGEREF  _Toc484464006 </w:instrText>
        </w:r>
        <w:r>
          <w:instrText> \* MERGEFORMAT</w:instrText>
        </w:r>
        <w:r>
          <w:fldChar w:fldCharType="separate"/>
        </w:r>
        <w:r>
          <w:rPr>
            <w:color w:val="auto"/>
            <w:position w:val="0"/>
            <w:sz w:val="24"/>
            <w:szCs w:val="24"/>
            <w:rFonts w:ascii="Times New Roman" w:eastAsia="Times New Roman" w:hAnsi="Times New Roman" w:hint="default"/>
          </w:rPr>
          <w:t>48</w:t>
        </w:r>
        <w:r>
          <w:rPr>
            <w:color w:val="auto"/>
            <w:position w:val="0"/>
            <w:sz w:val="24"/>
            <w:szCs w:val="24"/>
            <w:rFonts w:ascii="Times New Roman" w:eastAsia="Times New Roman" w:hAnsi="Times New Roman" w:hint="default"/>
          </w:rPr>
          <w:fldChar w:fldCharType="end"/>
        </w:r>
      </w:hyperlink>
    </w:p>
    <w:p>
      <w:pPr>
        <w:numPr>
          <w:ilvl w:val="0"/>
          <w:numId w:val="0"/>
        </w:numPr>
        <w:jc w:val="left"/>
        <w:spacing w:lineRule="auto" w:line="240" w:before="0" w:after="160"/>
        <w:ind w:left="0" w:hanging="0"/>
        <w:rPr>
          <w:color w:val="auto"/>
          <w:position w:val="0"/>
          <w:sz w:val="24"/>
          <w:szCs w:val="24"/>
          <w:rFonts w:ascii="Times New Roman" w:eastAsia="Times New Roman" w:hAnsi="Times New Roman" w:hint="default"/>
        </w:rPr>
        <w:autoSpaceDE w:val="1"/>
        <w:autoSpaceDN w:val="1"/>
      </w:pPr>
      <w:r>
        <w:rPr>
          <w:color w:val="auto"/>
          <w:position w:val="0"/>
          <w:sz w:val="24"/>
          <w:szCs w:val="24"/>
          <w:rFonts w:ascii="Times New Roman" w:eastAsia="Times New Roman" w:hAnsi="Times New Roman" w:hint="default"/>
        </w:rPr>
        <w:fldChar w:fldCharType="end"/>
      </w:r>
    </w:p>
    <w:p>
      <w:pPr>
        <w:numPr>
          <w:ilvl w:val="0"/>
          <w:numId w:val="0"/>
        </w:numPr>
        <w:jc w:val="left"/>
        <w:spacing w:lineRule="auto" w:line="240" w:before="0" w:after="160"/>
        <w:ind w:left="0" w:hanging="0"/>
        <w:rPr>
          <w:color w:val="auto"/>
          <w:position w:val="0"/>
          <w:sz w:val="24"/>
          <w:szCs w:val="24"/>
          <w:rFonts w:ascii="Times New Roman" w:eastAsia="Times New Roman" w:hAnsi="Times New Roman" w:hint="default"/>
        </w:rPr>
        <w:autoSpaceDE w:val="1"/>
        <w:autoSpaceDN w:val="1"/>
      </w:pPr>
    </w:p>
    <w:p>
      <w:pPr>
        <w:sectPr>
          <w:type w:val="continuous"/>
          <w:endnotePr>
            <w:numFmt w:val="lowerRoman"/>
            <w:numRestart w:val="continuous"/>
            <w:numStart w:val="1"/>
            <w:pos w:val="docEnd"/>
          </w:endnotePr>
          <w:headerReference w:type="default" r:id="rId7"/>
          <w:footerReference w:type="default" r:id="rId8"/>
          <w:pgSz w:w="11906" w:h="16838"/>
          <w:pgMar w:top="2155" w:left="1588" w:bottom="1304" w:right="1304" w:header="1077" w:footer="851" w:gutter="0"/>
          <w:pgNumType w:fmt="decimal" w:start="1"/>
          <w:docGrid w:type="lines" w:linePitch="312" w:charSpace="0"/>
        </w:sectPr>
        <w:numPr>
          <w:ilvl w:val="0"/>
          <w:numId w:val="0"/>
        </w:numPr>
        <w:jc w:val="left"/>
        <w:spacing w:lineRule="auto" w:line="240" w:before="0" w:after="160"/>
        <w:ind w:left="0" w:hanging="0"/>
        <w:rPr>
          <w:color w:val="auto"/>
          <w:position w:val="0"/>
          <w:sz w:val="36"/>
          <w:szCs w:val="36"/>
          <w:rFonts w:ascii="Times New Roman" w:eastAsia="黑体" w:hAnsi="黑体" w:hint="default"/>
        </w:rPr>
        <w:autoSpaceDE w:val="1"/>
        <w:autoSpaceDN w:val="1"/>
      </w:pPr>
    </w:p>
    <w:p>
      <w:pPr>
        <w:bidi w:val="0"/>
        <w:numPr>
          <w:ilvl w:val="0"/>
          <w:numId w:val="1"/>
        </w:numPr>
        <w:jc w:val="left"/>
        <w:spacing w:lineRule="auto" w:line="480" w:before="240" w:after="240"/>
        <w:pageBreakBefore w:val="1"/>
        <w:ind w:right="0" w:left="425" w:hanging="425"/>
        <w:rPr>
          <w:color w:val="auto"/>
          <w:position w:val="0"/>
          <w:sz w:val="36"/>
          <w:szCs w:val="36"/>
          <w:rFonts w:ascii="Times New Roman" w:eastAsia="黑体" w:hAnsi="黑体" w:hint="default"/>
        </w:rPr>
        <w:outlineLvl w:val="0"/>
        <w:autoSpaceDE w:val="1"/>
        <w:autoSpaceDN w:val="1"/>
      </w:pPr>
      <w:r>
        <w:rPr>
          <w:color w:val="auto"/>
          <w:position w:val="0"/>
          <w:sz w:val="36"/>
          <w:szCs w:val="36"/>
          <w:rFonts w:ascii="Times New Roman" w:eastAsia="黑体" w:hAnsi="黑体" w:hint="default"/>
        </w:rPr>
        <w:t>　　</w:t>
      </w:r>
      <w:bookmarkStart w:id="30" w:name="_Toc484463931"/>
      <w:r>
        <w:rPr>
          <w:color w:val="auto"/>
          <w:position w:val="0"/>
          <w:sz w:val="36"/>
          <w:szCs w:val="36"/>
          <w:rFonts w:ascii="Times New Roman" w:eastAsia="黑体" w:hAnsi="黑体" w:hint="default"/>
        </w:rPr>
        <w:t>绪论</w:t>
      </w:r>
      <w:bookmarkEnd w:id="25"/>
      <w:bookmarkEnd w:id="26"/>
      <w:bookmarkEnd w:id="27"/>
      <w:bookmarkEnd w:id="28"/>
      <w:bookmarkEnd w:id="29"/>
      <w:bookmarkEnd w:id="30"/>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以互联网产业为代表的中国信息产业蓬勃发展，并已成为国民经济和社会发展的</w:t>
      </w:r>
      <w:r>
        <w:rPr>
          <w:color w:val="auto"/>
          <w:position w:val="0"/>
          <w:sz w:val="24"/>
          <w:szCs w:val="24"/>
          <w:rFonts w:ascii="Times New Roman" w:eastAsia="Times New Roman" w:hAnsi="Times New Roman" w:hint="default"/>
        </w:rPr>
        <w:t>重要组成部分。电子游戏产业作为电子技术的产物，涉及到电子游戏的开发、市场营销</w:t>
      </w:r>
      <w:r>
        <w:rPr>
          <w:color w:val="auto"/>
          <w:position w:val="0"/>
          <w:sz w:val="24"/>
          <w:szCs w:val="24"/>
          <w:rFonts w:ascii="Times New Roman" w:eastAsia="Times New Roman" w:hAnsi="Times New Roman" w:hint="default"/>
        </w:rPr>
        <w:t>和销售等方方面面的经济领域，并且很快在全世界的娱乐领域占据主流位置。在社交网</w:t>
      </w:r>
      <w:r>
        <w:rPr>
          <w:color w:val="auto"/>
          <w:position w:val="0"/>
          <w:sz w:val="24"/>
          <w:szCs w:val="24"/>
          <w:rFonts w:ascii="Times New Roman" w:eastAsia="Times New Roman" w:hAnsi="Times New Roman" w:hint="default"/>
        </w:rPr>
        <w:t>络飞速发展的影响下，电子游戏社交化助力推动电子游戏各个方面的发展，带来的经</w:t>
      </w:r>
      <w:r>
        <w:rPr>
          <w:color w:val="auto"/>
          <w:position w:val="0"/>
          <w:sz w:val="24"/>
          <w:szCs w:val="24"/>
          <w:rFonts w:ascii="Times New Roman" w:eastAsia="Times New Roman" w:hAnsi="Times New Roman" w:hint="default"/>
        </w:rPr>
        <w:t>济效益也愈发庞大。网页游戏、单机游戏、网络游戏形形色色数量庞大，涌现出一批批</w:t>
      </w:r>
      <w:r>
        <w:rPr>
          <w:color w:val="auto"/>
          <w:position w:val="0"/>
          <w:sz w:val="24"/>
          <w:szCs w:val="24"/>
          <w:rFonts w:ascii="Times New Roman" w:eastAsia="Times New Roman" w:hAnsi="Times New Roman" w:hint="default"/>
        </w:rPr>
        <w:t>颇具新意的游戏，为疲惫的生活带来轻松和愉悦，满足玩家的娱乐休闲要求。</w:t>
      </w:r>
    </w:p>
    <w:p>
      <w:pPr>
        <w:bidi w:val="0"/>
        <w:numPr>
          <w:ilvl w:val="1"/>
          <w:numId w:val="1"/>
        </w:numPr>
        <w:jc w:val="left"/>
        <w:spacing w:lineRule="exact" w:line="440" w:before="240" w:after="240"/>
        <w:ind w:right="0" w:left="567" w:hanging="567"/>
        <w:rPr>
          <w:color w:val="auto"/>
          <w:position w:val="0"/>
          <w:sz w:val="30"/>
          <w:szCs w:val="30"/>
          <w:rFonts w:ascii="Times New Roman" w:eastAsia="黑体" w:hAnsi="黑体" w:hint="default"/>
        </w:rPr>
        <w:outlineLvl w:val="1"/>
        <w:autoSpaceDE w:val="1"/>
        <w:autoSpaceDN w:val="1"/>
      </w:pPr>
      <w:bookmarkStart w:id="31" w:name="_Toc421526398"/>
      <w:r>
        <w:rPr>
          <w:color w:val="auto"/>
          <w:position w:val="0"/>
          <w:sz w:val="30"/>
          <w:szCs w:val="30"/>
          <w:rFonts w:ascii="Times New Roman" w:eastAsia="黑体" w:hAnsi="黑体" w:hint="default"/>
        </w:rPr>
        <w:t>　　</w:t>
      </w:r>
      <w:ins w:id="34" w:author="HeYang" w:date="2017-06-03T21:37:00Z">
        <w:r>
          <w:rPr>
            <w:color w:val="auto"/>
            <w:position w:val="0"/>
            <w:sz w:val="30"/>
            <w:szCs w:val="30"/>
            <w:rFonts w:ascii="Times New Roman" w:eastAsia="黑体" w:hAnsi="黑体" w:hint="default"/>
          </w:rPr>
          <w:t>课</w:t>
        </w:r>
      </w:ins>
      <w:commentRangeStart w:id="0"/>
      <w:del w:id="35" w:author="HeYang" w:date="2017-06-03T21:37:00Z">
        <w:r>
          <w:rPr>
            <w:color w:val="auto"/>
            <w:position w:val="0"/>
            <w:sz w:val="30"/>
            <w:szCs w:val="30"/>
            <w:rFonts w:ascii="Times New Roman" w:eastAsia="黑体" w:hAnsi="黑体" w:hint="default"/>
          </w:rPr>
          <w:delText>选</w:delText>
        </w:r>
      </w:del>
      <w:r>
        <w:rPr>
          <w:color w:val="auto"/>
          <w:position w:val="0"/>
          <w:sz w:val="30"/>
          <w:szCs w:val="30"/>
          <w:rFonts w:ascii="Times New Roman" w:eastAsia="黑体" w:hAnsi="黑体" w:hint="default"/>
        </w:rPr>
        <w:t>题</w:t>
      </w:r>
      <w:commentRangeEnd w:id="0"/>
      <w:r>
        <w:rPr>
          <w:rStyle w:val="a4"/>
        </w:rPr>
        <w:commentReference w:id="0"/>
      </w:r>
      <w:r>
        <w:rPr>
          <w:color w:val="auto"/>
          <w:position w:val="0"/>
          <w:sz w:val="30"/>
          <w:szCs w:val="30"/>
          <w:rFonts w:ascii="Times New Roman" w:eastAsia="黑体" w:hAnsi="黑体" w:hint="default"/>
        </w:rPr>
        <w:t>背景</w:t>
      </w:r>
      <w:bookmarkEnd w:id="31"/>
      <w:bookmarkStart w:id="32" w:name="_Toc264123067"/>
      <w:bookmarkStart w:id="33" w:name="_Toc264924189"/>
      <w:bookmarkStart w:id="34" w:name="_Toc417887044"/>
      <w:bookmarkStart w:id="35" w:name="_Toc264123068"/>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连连看游戏顾名思义就是找出具有关联关系的事物并进行相应处理，经历了从桌</w:t>
      </w:r>
      <w:r>
        <w:rPr>
          <w:color w:val="auto"/>
          <w:position w:val="0"/>
          <w:sz w:val="24"/>
          <w:szCs w:val="24"/>
          <w:rFonts w:ascii="Times New Roman" w:eastAsia="Times New Roman" w:hAnsi="Times New Roman" w:hint="default"/>
        </w:rPr>
        <w:t>面游戏、在线游戏再到社交游戏三个过程，形式多种多样。游戏的核心要求是将两个能</w:t>
      </w:r>
      <w:r>
        <w:rPr>
          <w:color w:val="auto"/>
          <w:position w:val="0"/>
          <w:sz w:val="24"/>
          <w:szCs w:val="24"/>
          <w:rFonts w:ascii="Times New Roman" w:eastAsia="Times New Roman" w:hAnsi="Times New Roman" w:hint="default"/>
        </w:rPr>
        <w:t>用三根以内的直线连接的关联事物（相同事物）消除（或进行其他处理）。一般的连连</w:t>
      </w:r>
      <w:r>
        <w:rPr>
          <w:color w:val="auto"/>
          <w:position w:val="0"/>
          <w:sz w:val="24"/>
          <w:szCs w:val="24"/>
          <w:rFonts w:ascii="Times New Roman" w:eastAsia="Times New Roman" w:hAnsi="Times New Roman" w:hint="default"/>
        </w:rPr>
        <w:t>看小游戏规则和操作都简单明了易上手，但也有很多新版本的连连看游戏加入了各类</w:t>
      </w:r>
      <w:r>
        <w:rPr>
          <w:color w:val="auto"/>
          <w:position w:val="0"/>
          <w:sz w:val="24"/>
          <w:szCs w:val="24"/>
          <w:rFonts w:ascii="Times New Roman" w:eastAsia="Times New Roman" w:hAnsi="Times New Roman" w:hint="default"/>
        </w:rPr>
        <w:t>道具和游戏模式来丰富游戏内容，很好地增强了游戏的娱乐性，也带给玩家长期的挑</w:t>
      </w:r>
      <w:r>
        <w:rPr>
          <w:color w:val="auto"/>
          <w:position w:val="0"/>
          <w:sz w:val="24"/>
          <w:szCs w:val="24"/>
          <w:rFonts w:ascii="Times New Roman" w:eastAsia="Times New Roman" w:hAnsi="Times New Roman" w:hint="default"/>
        </w:rPr>
        <w:t>战性和新鲜感。</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del w:id="36" w:author="HeYang" w:date="2017-06-05T10:40:00Z"/>
        </w:rPr>
        <w:autoSpaceDE w:val="0"/>
        <w:autoSpaceDN w:val="0"/>
      </w:pPr>
      <w:r>
        <w:rPr>
          <w:color w:val="auto"/>
          <w:position w:val="0"/>
          <w:sz w:val="24"/>
          <w:szCs w:val="24"/>
          <w:rFonts w:ascii="Times New Roman" w:eastAsia="Times New Roman" w:hAnsi="Times New Roman" w:hint="default"/>
        </w:rPr>
        <w:t>对于90后大部分玩家来说，一定对网页游戏有很深刻的印象。最早，玩家们会在电</w:t>
      </w:r>
      <w:r>
        <w:rPr>
          <w:color w:val="auto"/>
          <w:position w:val="0"/>
          <w:sz w:val="24"/>
          <w:szCs w:val="24"/>
          <w:rFonts w:ascii="Times New Roman" w:eastAsia="Times New Roman" w:hAnsi="Times New Roman" w:hint="default"/>
        </w:rPr>
        <w:t>脑课上接触到基于Flash的网页游戏。在线Flash游戏大都界面优良，操作简单，基本靠</w:t>
      </w:r>
      <w:r>
        <w:rPr>
          <w:color w:val="auto"/>
          <w:position w:val="0"/>
          <w:sz w:val="24"/>
          <w:szCs w:val="24"/>
          <w:rFonts w:ascii="Times New Roman" w:eastAsia="Times New Roman" w:hAnsi="Times New Roman" w:hint="default"/>
        </w:rPr>
        <w:t>鼠标点击或者键盘方向键控制即可完成游戏。虽然当时网络游戏发展也很迅猛，但网页</w:t>
      </w:r>
      <w:r>
        <w:rPr>
          <w:color w:val="auto"/>
          <w:position w:val="0"/>
          <w:sz w:val="24"/>
          <w:szCs w:val="24"/>
          <w:rFonts w:ascii="Times New Roman" w:eastAsia="Times New Roman" w:hAnsi="Times New Roman" w:hint="default"/>
        </w:rPr>
        <w:t>游戏仍旧依靠自身特点很快地吸引了一大批玩家。</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随着网络更多地服务于社交活动以及更多开放平台的兴起，很多游戏慢慢走向“社</w:t>
      </w:r>
      <w:r>
        <w:rPr>
          <w:color w:val="auto"/>
          <w:position w:val="0"/>
          <w:sz w:val="24"/>
          <w:szCs w:val="24"/>
          <w:rFonts w:ascii="Times New Roman" w:eastAsia="Times New Roman" w:hAnsi="Times New Roman" w:hint="default"/>
        </w:rPr>
        <w:t>交化”，就是将游戏与个人空间结合，在社交网络和平台上主动或被动的通过玩家的</w:t>
      </w:r>
      <w:r>
        <w:rPr>
          <w:color w:val="auto"/>
          <w:position w:val="0"/>
          <w:sz w:val="24"/>
          <w:szCs w:val="24"/>
          <w:rFonts w:ascii="Times New Roman" w:eastAsia="Times New Roman" w:hAnsi="Times New Roman" w:hint="default"/>
        </w:rPr>
        <w:t>“分享”快速地传播，应运而生出社交游戏。</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无论是网页游戏还是网络小游戏，都拥有很多玩家受众，经典游戏也有很多，其</w:t>
      </w:r>
      <w:r>
        <w:rPr>
          <w:color w:val="auto"/>
          <w:position w:val="0"/>
          <w:sz w:val="24"/>
          <w:szCs w:val="24"/>
          <w:rFonts w:ascii="Times New Roman" w:eastAsia="Times New Roman" w:hAnsi="Times New Roman" w:hint="default"/>
        </w:rPr>
        <w:t>中不乏有应用Java语言开发的经典游戏，比如俄罗斯方块、超级泡泡龙、贪吃蛇以及任</w:t>
      </w:r>
      <w:r>
        <w:rPr>
          <w:color w:val="auto"/>
          <w:position w:val="0"/>
          <w:sz w:val="24"/>
          <w:szCs w:val="24"/>
          <w:rFonts w:ascii="Times New Roman" w:eastAsia="Times New Roman" w:hAnsi="Times New Roman" w:hint="default"/>
        </w:rPr>
        <w:t>天堂的超级马里奥等等，兼具游戏趣味和休闲益智的连连看便是这其中的佼佼者。</w:t>
      </w:r>
    </w:p>
    <w:p>
      <w:pPr>
        <w:bidi w:val="0"/>
        <w:numPr>
          <w:ilvl w:val="1"/>
          <w:numId w:val="1"/>
        </w:numPr>
        <w:jc w:val="left"/>
        <w:spacing w:lineRule="exact" w:line="440" w:before="240" w:after="240"/>
        <w:ind w:right="0" w:left="567" w:hanging="567"/>
        <w:rPr>
          <w:color w:val="auto"/>
          <w:position w:val="0"/>
          <w:sz w:val="30"/>
          <w:szCs w:val="30"/>
          <w:rFonts w:ascii="Times New Roman" w:eastAsia="黑体" w:hAnsi="黑体" w:hint="default"/>
        </w:rPr>
        <w:outlineLvl w:val="1"/>
        <w:autoSpaceDE w:val="1"/>
        <w:autoSpaceDN w:val="1"/>
      </w:pPr>
      <w:bookmarkStart w:id="36" w:name="_Toc421526399"/>
      <w:r>
        <w:rPr>
          <w:color w:val="auto"/>
          <w:position w:val="0"/>
          <w:sz w:val="30"/>
          <w:szCs w:val="30"/>
          <w:rFonts w:ascii="Times New Roman" w:eastAsia="黑体" w:hAnsi="黑体" w:hint="default"/>
        </w:rPr>
        <w:t>　　</w:t>
      </w:r>
      <w:bookmarkStart w:id="37" w:name="_Toc484463933"/>
      <w:r>
        <w:rPr>
          <w:color w:val="auto"/>
          <w:position w:val="0"/>
          <w:sz w:val="30"/>
          <w:szCs w:val="30"/>
          <w:rFonts w:ascii="Times New Roman" w:eastAsia="黑体" w:hAnsi="黑体" w:hint="default"/>
        </w:rPr>
        <w:t>Java游戏开发</w:t>
      </w:r>
      <w:bookmarkEnd w:id="36"/>
      <w:r>
        <w:rPr>
          <w:color w:val="auto"/>
          <w:position w:val="0"/>
          <w:sz w:val="30"/>
          <w:szCs w:val="30"/>
          <w:rFonts w:ascii="Times New Roman" w:eastAsia="黑体" w:hAnsi="黑体" w:hint="default"/>
        </w:rPr>
        <w:t>的现状</w:t>
      </w:r>
      <w:bookmarkEnd w:id="37"/>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1"/>
        <w:autoSpaceDN w:val="1"/>
      </w:pPr>
      <w:r>
        <w:rPr>
          <w:color w:val="auto"/>
          <w:position w:val="0"/>
          <w:sz w:val="24"/>
          <w:szCs w:val="24"/>
          <w:rFonts w:ascii="Times New Roman" w:eastAsia="Times New Roman" w:hAnsi="Times New Roman" w:hint="default"/>
        </w:rPr>
        <w:t>提到游戏开发，更多地会提到C和C＋＋，这两个语言在游戏开发中有稳定和高</w:t>
      </w:r>
      <w:r>
        <w:rPr>
          <w:color w:val="auto"/>
          <w:position w:val="0"/>
          <w:sz w:val="24"/>
          <w:szCs w:val="24"/>
          <w:rFonts w:ascii="Times New Roman" w:eastAsia="Times New Roman" w:hAnsi="Times New Roman" w:hint="default"/>
        </w:rPr>
        <w:t>效的表现。作为主流开发语言的Java是否也能在游戏开发方面展现良好的一面呢？从</w:t>
      </w:r>
      <w:r>
        <w:rPr>
          <w:color w:val="auto"/>
          <w:position w:val="0"/>
          <w:sz w:val="24"/>
          <w:szCs w:val="24"/>
          <w:rFonts w:ascii="Times New Roman" w:eastAsia="Times New Roman" w:hAnsi="Times New Roman" w:hint="default"/>
        </w:rPr>
        <w:t>理论上讲，Java语言当然能被用来开发游戏，随着Java技术不断的更新发展，Jogl、</w:t>
      </w:r>
      <w:r>
        <w:rPr>
          <w:color w:val="auto"/>
          <w:position w:val="0"/>
          <w:sz w:val="24"/>
          <w:szCs w:val="24"/>
          <w:rFonts w:ascii="Times New Roman" w:eastAsia="Times New Roman" w:hAnsi="Times New Roman" w:hint="default"/>
        </w:rPr>
        <w:t>Java3D等技术的出现，Java程序在显卡愈发强大的硬件加速基础上运行效果显著提升，</w:t>
      </w:r>
      <w:r>
        <w:rPr>
          <w:color w:val="auto"/>
          <w:position w:val="0"/>
          <w:sz w:val="24"/>
          <w:szCs w:val="24"/>
          <w:rFonts w:ascii="Times New Roman" w:eastAsia="Times New Roman" w:hAnsi="Times New Roman" w:hint="default"/>
        </w:rPr>
        <w:t>开发出了许多基于Java的2D、3D游戏和大型的在线游戏。但Java作为开发语言开发游</w:t>
      </w:r>
      <w:r>
        <w:rPr>
          <w:color w:val="auto"/>
          <w:position w:val="0"/>
          <w:sz w:val="24"/>
          <w:szCs w:val="24"/>
          <w:rFonts w:ascii="Times New Roman" w:eastAsia="Times New Roman" w:hAnsi="Times New Roman" w:hint="default"/>
        </w:rPr>
        <w:t>戏仍然被诟病，可以开发游戏不等同于适合开发游戏，因此，要讨论Java开发游戏的</w:t>
      </w:r>
      <w:r>
        <w:rPr>
          <w:color w:val="auto"/>
          <w:position w:val="0"/>
          <w:sz w:val="24"/>
          <w:szCs w:val="24"/>
          <w:rFonts w:ascii="Times New Roman" w:eastAsia="Times New Roman" w:hAnsi="Times New Roman" w:hint="default"/>
        </w:rPr>
        <w:t>优势和意义。</w:t>
      </w:r>
    </w:p>
    <w:p>
      <w:pPr>
        <w:bidi w:val="0"/>
        <w:numPr>
          <w:ilvl w:val="2"/>
          <w:numId w:val="1"/>
        </w:numPr>
        <w:jc w:val="left"/>
        <w:spacing w:lineRule="exact" w:line="440" w:before="240" w:after="240"/>
        <w:ind w:right="0" w:left="709" w:hanging="709"/>
        <w:rPr>
          <w:color w:val="auto"/>
          <w:position w:val="0"/>
          <w:sz w:val="28"/>
          <w:szCs w:val="28"/>
          <w:rFonts w:ascii="Times New Roman" w:eastAsia="黑体" w:hAnsi="黑体" w:hint="default"/>
        </w:rPr>
        <w:outlineLvl w:val="2"/>
        <w:autoSpaceDE w:val="1"/>
        <w:autoSpaceDN w:val="1"/>
      </w:pPr>
      <w:bookmarkStart w:id="38" w:name="_Toc421526400"/>
      <w:bookmarkStart w:id="39" w:name="_Toc421264779"/>
      <w:bookmarkStart w:id="40" w:name="_Toc10241"/>
      <w:r>
        <w:rPr>
          <w:color w:val="auto"/>
          <w:position w:val="0"/>
          <w:sz w:val="28"/>
          <w:szCs w:val="28"/>
          <w:rFonts w:ascii="Times New Roman" w:eastAsia="黑体" w:hAnsi="黑体" w:hint="default"/>
        </w:rPr>
        <w:t>　　</w:t>
      </w:r>
      <w:bookmarkStart w:id="41" w:name="_Toc484463934"/>
      <w:r>
        <w:rPr>
          <w:color w:val="auto"/>
          <w:position w:val="0"/>
          <w:sz w:val="28"/>
          <w:szCs w:val="28"/>
          <w:rFonts w:ascii="Times New Roman" w:eastAsia="黑体" w:hAnsi="黑体" w:hint="default"/>
        </w:rPr>
        <w:t>Java</w:t>
      </w:r>
      <w:bookmarkEnd w:id="38"/>
      <w:bookmarkEnd w:id="39"/>
      <w:r>
        <w:rPr>
          <w:color w:val="auto"/>
          <w:position w:val="0"/>
          <w:sz w:val="28"/>
          <w:szCs w:val="28"/>
          <w:rFonts w:ascii="Times New Roman" w:eastAsia="黑体" w:hAnsi="黑体" w:hint="default"/>
        </w:rPr>
        <w:t>日益趋向成熟</w:t>
      </w:r>
      <w:bookmarkEnd w:id="41"/>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Java语言从面世至今已过20载，它的发展也越来越符合人们对它的要求和需要。企</w:t>
      </w:r>
      <w:r>
        <w:rPr>
          <w:color w:val="auto"/>
          <w:position w:val="0"/>
          <w:sz w:val="24"/>
          <w:szCs w:val="24"/>
          <w:rFonts w:ascii="Times New Roman" w:eastAsia="Times New Roman" w:hAnsi="Times New Roman" w:hint="default"/>
        </w:rPr>
        <w:t>业级应用的实践在某些方面可以看出该语言在大型软件开发方面颇为适用。当Java语言</w:t>
      </w:r>
      <w:r>
        <w:rPr>
          <w:color w:val="auto"/>
          <w:position w:val="0"/>
          <w:sz w:val="24"/>
          <w:szCs w:val="24"/>
          <w:rFonts w:ascii="Times New Roman" w:eastAsia="Times New Roman" w:hAnsi="Times New Roman" w:hint="default"/>
        </w:rPr>
        <w:t>运行效率不再成为诟病时，相信Java语言跨平台、安全性、高抽象的优势在开发的大型</w:t>
      </w:r>
      <w:r>
        <w:rPr>
          <w:color w:val="auto"/>
          <w:position w:val="0"/>
          <w:sz w:val="24"/>
          <w:szCs w:val="24"/>
          <w:rFonts w:ascii="Times New Roman" w:eastAsia="Times New Roman" w:hAnsi="Times New Roman" w:hint="default"/>
        </w:rPr>
        <w:t>游戏软件方面会有很好的表现。</w:t>
      </w:r>
      <w:bookmarkStart w:id="42" w:name="_Toc421264780"/>
    </w:p>
    <w:p>
      <w:pPr>
        <w:bidi w:val="0"/>
        <w:numPr>
          <w:ilvl w:val="2"/>
          <w:numId w:val="1"/>
        </w:numPr>
        <w:jc w:val="left"/>
        <w:spacing w:lineRule="exact" w:line="440" w:before="240" w:after="240"/>
        <w:ind w:right="0" w:left="709" w:hanging="709"/>
        <w:rPr>
          <w:color w:val="auto"/>
          <w:position w:val="0"/>
          <w:sz w:val="28"/>
          <w:szCs w:val="28"/>
          <w:rFonts w:ascii="Times New Roman" w:eastAsia="黑体" w:hAnsi="黑体" w:hint="default"/>
        </w:rPr>
        <w:outlineLvl w:val="2"/>
        <w:autoSpaceDE w:val="1"/>
        <w:autoSpaceDN w:val="1"/>
      </w:pPr>
      <w:r>
        <w:rPr>
          <w:color w:val="auto"/>
          <w:position w:val="0"/>
          <w:sz w:val="28"/>
          <w:szCs w:val="28"/>
          <w:rFonts w:ascii="Times New Roman" w:eastAsia="黑体" w:hAnsi="黑体" w:hint="default"/>
        </w:rPr>
        <w:t>　　</w:t>
      </w:r>
      <w:bookmarkStart w:id="43" w:name="_Toc484463935"/>
      <w:r>
        <w:rPr>
          <w:color w:val="auto"/>
          <w:position w:val="0"/>
          <w:sz w:val="28"/>
          <w:szCs w:val="28"/>
          <w:rFonts w:ascii="Times New Roman" w:eastAsia="黑体" w:hAnsi="黑体" w:hint="default"/>
        </w:rPr>
        <w:t>Java极大的方便了游戏脚本的使用</w:t>
      </w:r>
      <w:bookmarkEnd w:id="42"/>
      <w:bookmarkEnd w:id="43"/>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开发的过程往往是一个需要不断改进的过程，过程中会涉及许多方面的问题，游</w:t>
      </w:r>
      <w:r>
        <w:rPr>
          <w:color w:val="auto"/>
          <w:position w:val="0"/>
          <w:sz w:val="24"/>
          <w:szCs w:val="24"/>
          <w:rFonts w:ascii="Times New Roman" w:eastAsia="Times New Roman" w:hAnsi="Times New Roman" w:hint="default"/>
        </w:rPr>
        <w:t>戏开发也不例外。所以改进的过程是否容易实现对于开发者来说也很重要，而游戏脚本</w:t>
      </w:r>
      <w:r>
        <w:rPr>
          <w:color w:val="auto"/>
          <w:position w:val="0"/>
          <w:sz w:val="24"/>
          <w:szCs w:val="24"/>
          <w:rFonts w:ascii="Times New Roman" w:eastAsia="Times New Roman" w:hAnsi="Times New Roman" w:hint="default"/>
        </w:rPr>
        <w:t>就是为了改进的过程更容易实现。</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如果将全部文件和数据写入程序，出现问题后要将整个程序重写编译发布，游戏</w:t>
      </w:r>
      <w:r>
        <w:rPr>
          <w:color w:val="auto"/>
          <w:position w:val="0"/>
          <w:sz w:val="24"/>
          <w:szCs w:val="24"/>
          <w:rFonts w:ascii="Times New Roman" w:eastAsia="Times New Roman" w:hAnsi="Times New Roman" w:hint="default"/>
        </w:rPr>
        <w:t>是会不断地修改的，程序会越变越复杂。如果我们将可重复的数据写入外部文件，游戏</w:t>
      </w:r>
      <w:r>
        <w:rPr>
          <w:color w:val="auto"/>
          <w:position w:val="0"/>
          <w:sz w:val="24"/>
          <w:szCs w:val="24"/>
          <w:rFonts w:ascii="Times New Roman" w:eastAsia="Times New Roman" w:hAnsi="Times New Roman" w:hint="default"/>
        </w:rPr>
        <w:t>引擎开发完毕通过读取外部文件运行的话，这样，当游戏出现问题时，修改外部文件</w:t>
      </w:r>
      <w:r>
        <w:rPr>
          <w:color w:val="auto"/>
          <w:position w:val="0"/>
          <w:sz w:val="24"/>
          <w:szCs w:val="24"/>
          <w:rFonts w:ascii="Times New Roman" w:eastAsia="Times New Roman" w:hAnsi="Times New Roman" w:hint="default"/>
        </w:rPr>
        <w:t>就能解决问题，这样做极大地便利了游戏开发过程。Java本身就可以用来编写游戏脚本，</w:t>
      </w:r>
      <w:r>
        <w:rPr>
          <w:color w:val="auto"/>
          <w:position w:val="0"/>
          <w:sz w:val="24"/>
          <w:szCs w:val="24"/>
          <w:rFonts w:ascii="Times New Roman" w:eastAsia="Times New Roman" w:hAnsi="Times New Roman" w:hint="default"/>
        </w:rPr>
        <w:t>目前也有例如groovy、beanshell等脚本语言可以无缝交互于Java语言，极大的方便了</w:t>
      </w:r>
      <w:r>
        <w:rPr>
          <w:color w:val="auto"/>
          <w:position w:val="0"/>
          <w:sz w:val="24"/>
          <w:szCs w:val="24"/>
          <w:rFonts w:ascii="Times New Roman" w:eastAsia="Times New Roman" w:hAnsi="Times New Roman" w:hint="default"/>
        </w:rPr>
        <w:t>Java游戏编程。</w:t>
      </w:r>
    </w:p>
    <w:p>
      <w:pPr>
        <w:bidi w:val="0"/>
        <w:numPr>
          <w:ilvl w:val="2"/>
          <w:numId w:val="1"/>
        </w:numPr>
        <w:jc w:val="left"/>
        <w:spacing w:lineRule="exact" w:line="440" w:before="240" w:after="240"/>
        <w:ind w:right="0" w:left="709" w:hanging="709"/>
        <w:rPr>
          <w:color w:val="auto"/>
          <w:position w:val="0"/>
          <w:sz w:val="28"/>
          <w:szCs w:val="28"/>
          <w:rFonts w:ascii="Times New Roman" w:eastAsia="黑体" w:hAnsi="黑体" w:hint="default"/>
        </w:rPr>
        <w:outlineLvl w:val="2"/>
        <w:autoSpaceDE w:val="1"/>
        <w:autoSpaceDN w:val="1"/>
      </w:pPr>
      <w:r>
        <w:rPr>
          <w:color w:val="auto"/>
          <w:position w:val="0"/>
          <w:sz w:val="28"/>
          <w:szCs w:val="28"/>
          <w:rFonts w:ascii="Times New Roman" w:eastAsia="黑体" w:hAnsi="黑体" w:hint="default"/>
        </w:rPr>
        <w:t>　　</w:t>
      </w:r>
      <w:bookmarkStart w:id="44" w:name="_Toc484463936"/>
      <w:r>
        <w:rPr>
          <w:color w:val="auto"/>
          <w:position w:val="0"/>
          <w:sz w:val="28"/>
          <w:szCs w:val="28"/>
          <w:rFonts w:ascii="Times New Roman" w:eastAsia="黑体" w:hAnsi="黑体" w:hint="default"/>
        </w:rPr>
        <w:t>Java平台无关特性</w:t>
      </w:r>
      <w:bookmarkEnd w:id="44"/>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提起Java语言特性，不得不提它的平台无关性。跨平台一直都是游戏开发面对的一</w:t>
      </w:r>
      <w:r>
        <w:rPr>
          <w:color w:val="auto"/>
          <w:position w:val="0"/>
          <w:sz w:val="24"/>
          <w:szCs w:val="24"/>
          <w:rFonts w:ascii="Times New Roman" w:eastAsia="Times New Roman" w:hAnsi="Times New Roman" w:hint="default"/>
        </w:rPr>
        <w:t>个实际问题，Java在这方面做的相对于其他语言要好一些。当然，跨平台的特性可以使</w:t>
      </w:r>
      <w:r>
        <w:rPr>
          <w:color w:val="auto"/>
          <w:position w:val="0"/>
          <w:sz w:val="24"/>
          <w:szCs w:val="24"/>
          <w:rFonts w:ascii="Times New Roman" w:eastAsia="Times New Roman" w:hAnsi="Times New Roman" w:hint="default"/>
        </w:rPr>
        <w:t xml:space="preserve">程序员减少工作量，公司减少投资，然而有些时候，“write once run </w:t>
      </w:r>
      <w:r>
        <w:rPr>
          <w:color w:val="auto"/>
          <w:position w:val="0"/>
          <w:sz w:val="24"/>
          <w:szCs w:val="24"/>
          <w:rFonts w:ascii="Times New Roman" w:eastAsia="Times New Roman" w:hAnsi="Times New Roman" w:hint="default"/>
        </w:rPr>
        <w:t xml:space="preserve">everywhere”也需要付出一定的代价。在现实中，往往会出现这样的情况：对于Java </w:t>
      </w:r>
      <w:r>
        <w:rPr>
          <w:color w:val="auto"/>
          <w:position w:val="0"/>
          <w:sz w:val="24"/>
          <w:szCs w:val="24"/>
          <w:rFonts w:ascii="Times New Roman" w:eastAsia="Times New Roman" w:hAnsi="Times New Roman" w:hint="default"/>
        </w:rPr>
        <w:t>applet来说，即使电脑在硬件上满足程序的要求，可能也无法让程序以同样良好的状态</w:t>
      </w:r>
      <w:r>
        <w:rPr>
          <w:color w:val="auto"/>
          <w:position w:val="0"/>
          <w:sz w:val="24"/>
          <w:szCs w:val="24"/>
          <w:rFonts w:ascii="Times New Roman" w:eastAsia="Times New Roman" w:hAnsi="Times New Roman" w:hint="default"/>
        </w:rPr>
        <w:t>运行在每一台电脑上，除非使用者都是专业人士。利用Java跨平台特性开发软件在实现</w:t>
      </w:r>
      <w:r>
        <w:rPr>
          <w:color w:val="auto"/>
          <w:position w:val="0"/>
          <w:sz w:val="24"/>
          <w:szCs w:val="24"/>
          <w:rFonts w:ascii="Times New Roman" w:eastAsia="Times New Roman" w:hAnsi="Times New Roman" w:hint="default"/>
        </w:rPr>
        <w:t>过程中有利也有弊，但Java在解决跨平台问题上比起其他技术要做的好一些。</w:t>
      </w:r>
    </w:p>
    <w:p>
      <w:pPr>
        <w:bidi w:val="0"/>
        <w:numPr>
          <w:ilvl w:val="2"/>
          <w:numId w:val="1"/>
        </w:numPr>
        <w:jc w:val="left"/>
        <w:spacing w:lineRule="exact" w:line="440" w:before="240" w:after="240"/>
        <w:ind w:right="0" w:left="709" w:hanging="709"/>
        <w:rPr>
          <w:color w:val="auto"/>
          <w:position w:val="0"/>
          <w:sz w:val="28"/>
          <w:szCs w:val="28"/>
          <w:rFonts w:ascii="Times New Roman" w:eastAsia="黑体" w:hAnsi="黑体" w:hint="default"/>
        </w:rPr>
        <w:outlineLvl w:val="2"/>
        <w:autoSpaceDE w:val="1"/>
        <w:autoSpaceDN w:val="1"/>
      </w:pPr>
      <w:r>
        <w:rPr>
          <w:color w:val="auto"/>
          <w:position w:val="0"/>
          <w:sz w:val="28"/>
          <w:szCs w:val="28"/>
          <w:rFonts w:ascii="Times New Roman" w:eastAsia="黑体" w:hAnsi="黑体" w:hint="default"/>
        </w:rPr>
        <w:t>　　</w:t>
      </w:r>
      <w:bookmarkStart w:id="45" w:name="OLE_LINK36"/>
      <w:bookmarkStart w:id="46" w:name="_Toc484463937"/>
      <w:r>
        <w:rPr>
          <w:color w:val="auto"/>
          <w:position w:val="0"/>
          <w:sz w:val="28"/>
          <w:szCs w:val="28"/>
          <w:rFonts w:ascii="Times New Roman" w:eastAsia="黑体" w:hAnsi="黑体" w:hint="default"/>
        </w:rPr>
        <w:t>Java在手机游戏开发方面的优势</w:t>
      </w:r>
      <w:bookmarkEnd w:id="45"/>
      <w:bookmarkEnd w:id="46"/>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目前来看，游戏功能在手机功能中占据比重越来越大，手机游戏开发也将占据游</w:t>
      </w:r>
      <w:r>
        <w:rPr>
          <w:color w:val="auto"/>
          <w:position w:val="0"/>
          <w:sz w:val="24"/>
          <w:szCs w:val="24"/>
          <w:rFonts w:ascii="Times New Roman" w:eastAsia="Times New Roman" w:hAnsi="Times New Roman" w:hint="default"/>
        </w:rPr>
        <w:t>戏开发市场更大的份额。手机搭载了各类操作系统也使Java语言因其跨平台的特性在游</w:t>
      </w:r>
      <w:r>
        <w:rPr>
          <w:color w:val="auto"/>
          <w:position w:val="0"/>
          <w:sz w:val="24"/>
          <w:szCs w:val="24"/>
          <w:rFonts w:ascii="Times New Roman" w:eastAsia="Times New Roman" w:hAnsi="Times New Roman" w:hint="default"/>
        </w:rPr>
        <w:t>戏开发中颇受青睐。例如，安卓系统基于Java语言开发，安卓市场在手机市场所占比重</w:t>
      </w:r>
      <w:r>
        <w:rPr>
          <w:color w:val="auto"/>
          <w:position w:val="0"/>
          <w:sz w:val="24"/>
          <w:szCs w:val="24"/>
          <w:rFonts w:ascii="Times New Roman" w:eastAsia="Times New Roman" w:hAnsi="Times New Roman" w:hint="default"/>
        </w:rPr>
        <w:t>很大，所以Java应用还是有一定的需求和不错的前景的。</w:t>
      </w:r>
    </w:p>
    <w:p>
      <w:pPr>
        <w:bidi w:val="0"/>
        <w:numPr>
          <w:ilvl w:val="2"/>
          <w:numId w:val="1"/>
        </w:numPr>
        <w:jc w:val="left"/>
        <w:spacing w:lineRule="exact" w:line="440" w:before="240" w:after="240"/>
        <w:ind w:right="0" w:left="709" w:hanging="709"/>
        <w:rPr>
          <w:color w:val="auto"/>
          <w:position w:val="0"/>
          <w:sz w:val="28"/>
          <w:szCs w:val="28"/>
          <w:rFonts w:ascii="Times New Roman" w:eastAsia="黑体" w:hAnsi="黑体" w:hint="default"/>
        </w:rPr>
        <w:outlineLvl w:val="2"/>
        <w:autoSpaceDE w:val="1"/>
        <w:autoSpaceDN w:val="1"/>
      </w:pPr>
      <w:r>
        <w:rPr>
          <w:color w:val="auto"/>
          <w:position w:val="0"/>
          <w:sz w:val="28"/>
          <w:szCs w:val="28"/>
          <w:rFonts w:ascii="Times New Roman" w:eastAsia="黑体" w:hAnsi="黑体" w:hint="default"/>
        </w:rPr>
        <w:t>　　</w:t>
      </w:r>
      <w:bookmarkStart w:id="47" w:name="_Toc484463938"/>
      <w:r>
        <w:rPr>
          <w:color w:val="auto"/>
          <w:position w:val="0"/>
          <w:sz w:val="28"/>
          <w:szCs w:val="28"/>
          <w:rFonts w:ascii="Times New Roman" w:eastAsia="黑体" w:hAnsi="黑体" w:hint="default"/>
        </w:rPr>
        <w:t>Java在网络方面的良好表现</w:t>
      </w:r>
      <w:bookmarkEnd w:id="47"/>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Java在解决网络方面的问题上有不错的优势，体现在两个方面。一方面，基于</w:t>
      </w:r>
      <w:r>
        <w:rPr>
          <w:color w:val="auto"/>
          <w:position w:val="0"/>
          <w:sz w:val="24"/>
          <w:szCs w:val="24"/>
          <w:rFonts w:ascii="Times New Roman" w:eastAsia="Times New Roman" w:hAnsi="Times New Roman" w:hint="default"/>
        </w:rPr>
        <w:t xml:space="preserve">applet和Java Web </w:t>
      </w:r>
      <w:r>
        <w:rPr>
          <w:color w:val="auto"/>
          <w:position w:val="0"/>
          <w:sz w:val="24"/>
          <w:szCs w:val="24"/>
          <w:rFonts w:ascii="Times New Roman" w:eastAsia="Times New Roman" w:hAnsi="Times New Roman" w:hint="default"/>
        </w:rPr>
        <w:t>Start的游戏很容易更新，不需要用户手动下载新版本。另一方面，Java在网络交互的</w:t>
      </w:r>
      <w:r>
        <w:rPr>
          <w:color w:val="auto"/>
          <w:position w:val="0"/>
          <w:sz w:val="24"/>
          <w:szCs w:val="24"/>
          <w:rFonts w:ascii="Times New Roman" w:eastAsia="Times New Roman" w:hAnsi="Times New Roman" w:hint="default"/>
        </w:rPr>
        <w:t>API相对友好。</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在大型网络游戏开发中，分布式系统尤为重要，为了更好的推出硬件产品，Sun公</w:t>
      </w:r>
      <w:r>
        <w:rPr>
          <w:color w:val="auto"/>
          <w:position w:val="0"/>
          <w:sz w:val="24"/>
          <w:szCs w:val="24"/>
          <w:rFonts w:ascii="Times New Roman" w:eastAsia="Times New Roman" w:hAnsi="Times New Roman" w:hint="default"/>
        </w:rPr>
        <w:t>司大力开发了用于网络服务器的</w:t>
      </w:r>
      <w:bookmarkStart w:id="48" w:name="OLE_LINK38"/>
      <w:bookmarkStart w:id="49" w:name="OLE_LINK37"/>
      <w:r>
        <w:rPr>
          <w:color w:val="auto"/>
          <w:position w:val="0"/>
          <w:sz w:val="24"/>
          <w:szCs w:val="24"/>
          <w:rFonts w:ascii="Times New Roman" w:eastAsia="Times New Roman" w:hAnsi="Times New Roman" w:hint="default"/>
        </w:rPr>
        <w:t xml:space="preserve">Project </w:t>
      </w:r>
      <w:r>
        <w:rPr>
          <w:color w:val="auto"/>
          <w:position w:val="0"/>
          <w:sz w:val="24"/>
          <w:szCs w:val="24"/>
          <w:rFonts w:ascii="Times New Roman" w:eastAsia="Times New Roman" w:hAnsi="Times New Roman" w:hint="default"/>
        </w:rPr>
        <w:t>DarkStar</w:t>
      </w:r>
      <w:bookmarkEnd w:id="48"/>
      <w:bookmarkEnd w:id="49"/>
      <w:r>
        <w:rPr>
          <w:color w:val="auto"/>
          <w:position w:val="0"/>
          <w:sz w:val="24"/>
          <w:szCs w:val="24"/>
          <w:rFonts w:ascii="Times New Roman" w:eastAsia="Times New Roman" w:hAnsi="Times New Roman" w:hint="default"/>
        </w:rPr>
        <w:t>，DarkStar项目系统基础结构的设计方便了大型多玩家在线游戏的开发，并且</w:t>
      </w:r>
      <w:r>
        <w:rPr>
          <w:color w:val="auto"/>
          <w:position w:val="0"/>
          <w:sz w:val="24"/>
          <w:szCs w:val="24"/>
          <w:rFonts w:ascii="Times New Roman" w:eastAsia="Times New Roman" w:hAnsi="Times New Roman" w:hint="default"/>
        </w:rPr>
        <w:t>有健壮的游戏运作能力，能动态的分配可用的服务器资源，还拥有性能改善功能，可</w:t>
      </w:r>
      <w:r>
        <w:rPr>
          <w:color w:val="auto"/>
          <w:position w:val="0"/>
          <w:sz w:val="24"/>
          <w:szCs w:val="24"/>
          <w:rFonts w:ascii="Times New Roman" w:eastAsia="Times New Roman" w:hAnsi="Times New Roman" w:hint="default"/>
        </w:rPr>
        <w:t xml:space="preserve">以说，Project DarkStar的出现提高了Java在开发网络服务器方面的可能性。</w:t>
      </w:r>
    </w:p>
    <w:p>
      <w:pPr>
        <w:bidi w:val="0"/>
        <w:numPr>
          <w:ilvl w:val="2"/>
          <w:numId w:val="1"/>
        </w:numPr>
        <w:jc w:val="left"/>
        <w:spacing w:lineRule="exact" w:line="440" w:before="240" w:after="240"/>
        <w:ind w:right="0" w:left="709" w:hanging="709"/>
        <w:rPr>
          <w:color w:val="auto"/>
          <w:position w:val="0"/>
          <w:sz w:val="28"/>
          <w:szCs w:val="28"/>
          <w:rFonts w:ascii="Times New Roman" w:eastAsia="黑体" w:hAnsi="黑体" w:hint="default"/>
        </w:rPr>
        <w:outlineLvl w:val="2"/>
        <w:autoSpaceDE w:val="1"/>
        <w:autoSpaceDN w:val="1"/>
      </w:pPr>
      <w:r>
        <w:rPr>
          <w:color w:val="auto"/>
          <w:position w:val="0"/>
          <w:sz w:val="28"/>
          <w:szCs w:val="28"/>
          <w:rFonts w:ascii="Times New Roman" w:eastAsia="黑体" w:hAnsi="黑体" w:hint="default"/>
        </w:rPr>
        <w:t>　　</w:t>
      </w:r>
      <w:bookmarkStart w:id="50" w:name="_Toc484463939"/>
      <w:r>
        <w:rPr>
          <w:color w:val="auto"/>
          <w:position w:val="0"/>
          <w:sz w:val="28"/>
          <w:szCs w:val="28"/>
          <w:rFonts w:ascii="Times New Roman" w:eastAsia="黑体" w:hAnsi="黑体" w:hint="default"/>
        </w:rPr>
        <w:t>游戏速度</w:t>
      </w:r>
      <w:bookmarkEnd w:id="50"/>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基于Java的游戏执行效率方面一直颇受争议，在大型游戏应用方面的实例不多，</w:t>
      </w:r>
      <w:r>
        <w:rPr>
          <w:color w:val="auto"/>
          <w:position w:val="0"/>
          <w:sz w:val="24"/>
          <w:szCs w:val="24"/>
          <w:rFonts w:ascii="Times New Roman" w:eastAsia="Times New Roman" w:hAnsi="Times New Roman" w:hint="default"/>
        </w:rPr>
        <w:t>更适用于中小型游戏开发。Java开发的游戏执行速度被很多程序员争议的地方在于Java</w:t>
      </w:r>
      <w:r>
        <w:rPr>
          <w:color w:val="auto"/>
          <w:position w:val="0"/>
          <w:sz w:val="24"/>
          <w:szCs w:val="24"/>
          <w:rFonts w:ascii="Times New Roman" w:eastAsia="Times New Roman" w:hAnsi="Times New Roman" w:hint="default"/>
        </w:rPr>
        <w:t>程序运行时要启动Java虚拟机，具体表现如何，取决于开发项目的大小和软、硬件各方</w:t>
      </w:r>
      <w:r>
        <w:rPr>
          <w:color w:val="auto"/>
          <w:position w:val="0"/>
          <w:sz w:val="24"/>
          <w:szCs w:val="24"/>
          <w:rFonts w:ascii="Times New Roman" w:eastAsia="Times New Roman" w:hAnsi="Times New Roman" w:hint="default"/>
        </w:rPr>
        <w:t>面的表现。与常用来开发游戏的C＋＋语言相比，Java开发出的游戏速度更慢，但Java</w:t>
      </w:r>
      <w:r>
        <w:rPr>
          <w:color w:val="auto"/>
          <w:position w:val="0"/>
          <w:sz w:val="24"/>
          <w:szCs w:val="24"/>
          <w:rFonts w:ascii="Times New Roman" w:eastAsia="Times New Roman" w:hAnsi="Times New Roman" w:hint="default"/>
        </w:rPr>
        <w:t>开发的成本也相对较低。</w:t>
      </w:r>
      <w:bookmarkEnd w:id="40"/>
    </w:p>
    <w:p>
      <w:pPr>
        <w:bidi w:val="0"/>
        <w:numPr>
          <w:ilvl w:val="1"/>
          <w:numId w:val="1"/>
        </w:numPr>
        <w:jc w:val="left"/>
        <w:spacing w:lineRule="exact" w:line="440" w:before="240" w:after="240"/>
        <w:ind w:right="0" w:left="567" w:hanging="567"/>
        <w:rPr>
          <w:color w:val="auto"/>
          <w:position w:val="0"/>
          <w:sz w:val="30"/>
          <w:szCs w:val="30"/>
          <w:rFonts w:ascii="Times New Roman" w:eastAsia="黑体" w:hAnsi="黑体" w:hint="default"/>
        </w:rPr>
        <w:outlineLvl w:val="1"/>
        <w:autoSpaceDE w:val="1"/>
        <w:autoSpaceDN w:val="1"/>
      </w:pPr>
      <w:bookmarkStart w:id="51" w:name="_Toc231128686"/>
      <w:bookmarkStart w:id="52" w:name="_Toc322940445"/>
      <w:bookmarkStart w:id="53" w:name="_Toc325392411"/>
      <w:bookmarkStart w:id="54" w:name="_Toc421526401"/>
      <w:bookmarkStart w:id="55" w:name="_Toc231129036"/>
      <w:bookmarkStart w:id="56" w:name="_Toc231619326"/>
      <w:r>
        <w:rPr>
          <w:color w:val="auto"/>
          <w:position w:val="0"/>
          <w:sz w:val="30"/>
          <w:szCs w:val="30"/>
          <w:rFonts w:ascii="Times New Roman" w:eastAsia="黑体" w:hAnsi="黑体" w:hint="default"/>
        </w:rPr>
        <w:t>　　</w:t>
      </w:r>
      <w:bookmarkStart w:id="57" w:name="_Toc484463940"/>
      <w:r>
        <w:rPr>
          <w:color w:val="auto"/>
          <w:position w:val="0"/>
          <w:sz w:val="30"/>
          <w:szCs w:val="30"/>
          <w:rFonts w:ascii="Times New Roman" w:eastAsia="黑体" w:hAnsi="黑体" w:hint="default"/>
        </w:rPr>
        <w:t>项目开发的目标</w:t>
      </w:r>
      <w:bookmarkEnd w:id="51"/>
      <w:bookmarkEnd w:id="52"/>
      <w:bookmarkEnd w:id="53"/>
      <w:bookmarkEnd w:id="54"/>
      <w:bookmarkEnd w:id="55"/>
      <w:bookmarkEnd w:id="56"/>
      <w:bookmarkEnd w:id="57"/>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游戏软件的最直观的评判是它的操作界面，界面的好坏直接影响游戏玩家对这款</w:t>
      </w:r>
      <w:r>
        <w:rPr>
          <w:color w:val="auto"/>
          <w:position w:val="0"/>
          <w:sz w:val="24"/>
          <w:szCs w:val="24"/>
          <w:rFonts w:ascii="Times New Roman" w:eastAsia="Times New Roman" w:hAnsi="Times New Roman" w:hint="default"/>
        </w:rPr>
        <w:t>游戏的接受程度和喜爱程度。对游戏评判的要求其次是功能齐全与否，功能越丰富，游</w:t>
      </w:r>
      <w:r>
        <w:rPr>
          <w:color w:val="auto"/>
          <w:position w:val="0"/>
          <w:sz w:val="24"/>
          <w:szCs w:val="24"/>
          <w:rFonts w:ascii="Times New Roman" w:eastAsia="Times New Roman" w:hAnsi="Times New Roman" w:hint="default"/>
        </w:rPr>
        <w:t>戏体验的层次越丰富。在游戏操作简单的基础上丰富游戏内容，会使游戏变得更易普及。</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针对连连看这款小游戏，本项目的开发目标是：游戏界面整洁美观，实现游戏的</w:t>
      </w:r>
      <w:r>
        <w:rPr>
          <w:color w:val="auto"/>
          <w:position w:val="0"/>
          <w:sz w:val="24"/>
          <w:szCs w:val="24"/>
          <w:rFonts w:ascii="Times New Roman" w:eastAsia="Times New Roman" w:hAnsi="Times New Roman" w:hint="default"/>
        </w:rPr>
        <w:t>可操作性，使游戏操作简单易上手，并且在基础功能实现后增添一些理解简单、操作简</w:t>
      </w:r>
      <w:r>
        <w:rPr>
          <w:color w:val="auto"/>
          <w:position w:val="0"/>
          <w:sz w:val="24"/>
          <w:szCs w:val="24"/>
          <w:rFonts w:ascii="Times New Roman" w:eastAsia="Times New Roman" w:hAnsi="Times New Roman" w:hint="default"/>
        </w:rPr>
        <w:t>单的功能用以丰富游戏内容。</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实现连连看游戏具体要做到以下几点：游戏界面美观大方：通过有些界面要能对</w:t>
      </w:r>
      <w:r>
        <w:rPr>
          <w:color w:val="auto"/>
          <w:position w:val="0"/>
          <w:sz w:val="24"/>
          <w:szCs w:val="24"/>
          <w:rFonts w:ascii="Times New Roman" w:eastAsia="Times New Roman" w:hAnsi="Times New Roman" w:hint="default"/>
        </w:rPr>
        <w:t>游戏操作过程有一定的理解；游戏具有一定的可玩性和吸引力：有一定内容，不局限</w:t>
      </w:r>
      <w:r>
        <w:rPr>
          <w:color w:val="auto"/>
          <w:position w:val="0"/>
          <w:sz w:val="24"/>
          <w:szCs w:val="24"/>
          <w:rFonts w:ascii="Times New Roman" w:eastAsia="Times New Roman" w:hAnsi="Times New Roman" w:hint="default"/>
        </w:rPr>
        <w:t>于普通功能；游戏运行稳定可靠。</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在设计与实现的过程中，力求对Java语言有新的认识和理解，对面向对象的概念</w:t>
      </w:r>
      <w:r>
        <w:rPr>
          <w:color w:val="auto"/>
          <w:position w:val="0"/>
          <w:sz w:val="24"/>
          <w:szCs w:val="24"/>
          <w:rFonts w:ascii="Times New Roman" w:eastAsia="Times New Roman" w:hAnsi="Times New Roman" w:hint="default"/>
        </w:rPr>
        <w:t>和方法熟练应用和实践。在编写过程中，养成良好的编程习惯和良好的编程风格。在应</w:t>
      </w:r>
      <w:r>
        <w:rPr>
          <w:color w:val="auto"/>
          <w:position w:val="0"/>
          <w:sz w:val="24"/>
          <w:szCs w:val="24"/>
          <w:rFonts w:ascii="Times New Roman" w:eastAsia="Times New Roman" w:hAnsi="Times New Roman" w:hint="default"/>
        </w:rPr>
        <w:t>用所学知识时，巩固理解Java程序设计的基本过程以及线程、网络、界面布局等编程技</w:t>
      </w:r>
      <w:r>
        <w:rPr>
          <w:color w:val="auto"/>
          <w:position w:val="0"/>
          <w:sz w:val="24"/>
          <w:szCs w:val="24"/>
          <w:rFonts w:ascii="Times New Roman" w:eastAsia="Times New Roman" w:hAnsi="Times New Roman" w:hint="default"/>
        </w:rPr>
        <w:t>术。旨在培养分析问题的能力和解决问题的能力，着重培养设计分析、设计方法、设计</w:t>
      </w:r>
      <w:r>
        <w:rPr>
          <w:color w:val="auto"/>
          <w:position w:val="0"/>
          <w:sz w:val="24"/>
          <w:szCs w:val="24"/>
          <w:rFonts w:ascii="Times New Roman" w:eastAsia="Times New Roman" w:hAnsi="Times New Roman" w:hint="default"/>
        </w:rPr>
        <w:t>操作与测试、观察设计过程和理解归纳问题的能力。</w:t>
      </w:r>
    </w:p>
    <w:p>
      <w:pPr>
        <w:numPr>
          <w:ilvl w:val="0"/>
          <w:numId w:val="0"/>
        </w:numPr>
        <w:jc w:val="left"/>
        <w:spacing w:lineRule="auto" w:line="240" w:before="0" w:after="160"/>
        <w:ind w:right="0" w:firstLine="480"/>
        <w:rPr>
          <w:rStyle w:val="PO20"/>
          <w:b w:val="0"/>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通过对游戏的开发，实现游戏的可操作性及美观性，进一步深化面向对象的程序</w:t>
      </w:r>
      <w:r>
        <w:rPr>
          <w:color w:val="auto"/>
          <w:position w:val="0"/>
          <w:sz w:val="24"/>
          <w:szCs w:val="24"/>
          <w:rFonts w:ascii="Times New Roman" w:eastAsia="Times New Roman" w:hAnsi="Times New Roman" w:hint="default"/>
        </w:rPr>
        <w:t>设计思想，以及熟练运用Swing进行编程的能力，为将来的实际工作打下坚实的基础。</w:t>
      </w:r>
    </w:p>
    <w:p>
      <w:pPr>
        <w:bidi w:val="0"/>
        <w:numPr>
          <w:ilvl w:val="1"/>
          <w:numId w:val="1"/>
        </w:numPr>
        <w:jc w:val="left"/>
        <w:spacing w:lineRule="exact" w:line="440" w:before="240" w:after="240"/>
        <w:ind w:right="0" w:left="567" w:hanging="567"/>
        <w:rPr>
          <w:color w:val="auto"/>
          <w:position w:val="0"/>
          <w:sz w:val="30"/>
          <w:szCs w:val="30"/>
          <w:rFonts w:ascii="Times New Roman" w:eastAsia="黑体" w:hAnsi="黑体" w:hint="default"/>
        </w:rPr>
        <w:outlineLvl w:val="1"/>
        <w:autoSpaceDE w:val="1"/>
        <w:autoSpaceDN w:val="1"/>
      </w:pPr>
      <w:bookmarkStart w:id="58" w:name="_Toc231129037"/>
      <w:bookmarkStart w:id="59" w:name="_Toc322940446"/>
      <w:bookmarkStart w:id="60" w:name="_Toc231619327"/>
      <w:bookmarkStart w:id="61" w:name="_Toc325392412"/>
      <w:bookmarkStart w:id="62" w:name="_Toc421526402"/>
      <w:bookmarkStart w:id="63" w:name="_Toc231128687"/>
      <w:bookmarkStart w:id="64" w:name="OLE_LINK7"/>
      <w:bookmarkStart w:id="65" w:name="OLE_LINK8"/>
      <w:r>
        <w:rPr>
          <w:color w:val="auto"/>
          <w:position w:val="0"/>
          <w:sz w:val="30"/>
          <w:szCs w:val="30"/>
          <w:rFonts w:ascii="Times New Roman" w:eastAsia="黑体" w:hAnsi="黑体" w:hint="default"/>
        </w:rPr>
        <w:t>　　</w:t>
      </w:r>
      <w:bookmarkStart w:id="66" w:name="_Toc484463941"/>
      <w:r>
        <w:rPr>
          <w:color w:val="auto"/>
          <w:position w:val="0"/>
          <w:sz w:val="30"/>
          <w:szCs w:val="30"/>
          <w:rFonts w:ascii="Times New Roman" w:eastAsia="黑体" w:hAnsi="黑体" w:hint="default"/>
        </w:rPr>
        <w:t>项目开发的意义</w:t>
      </w:r>
      <w:bookmarkEnd w:id="58"/>
      <w:bookmarkEnd w:id="59"/>
      <w:bookmarkEnd w:id="60"/>
      <w:bookmarkEnd w:id="61"/>
      <w:bookmarkEnd w:id="62"/>
      <w:bookmarkEnd w:id="63"/>
      <w:bookmarkEnd w:id="66"/>
      <w:bookmarkEnd w:id="64"/>
      <w:bookmarkEnd w:id="65"/>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项目开发的意义有两个层面。一方面，在项目开发过程中，开发人员通过将所学所</w:t>
      </w:r>
      <w:r>
        <w:rPr>
          <w:color w:val="auto"/>
          <w:position w:val="0"/>
          <w:sz w:val="24"/>
          <w:szCs w:val="24"/>
          <w:rFonts w:ascii="Times New Roman" w:eastAsia="Times New Roman" w:hAnsi="Times New Roman" w:hint="default"/>
        </w:rPr>
        <w:t>感融入实际应用中，非常有利于学习和掌握开发过程，有利于进一步掌握Java面向对</w:t>
      </w:r>
      <w:r>
        <w:rPr>
          <w:color w:val="auto"/>
          <w:position w:val="0"/>
          <w:sz w:val="24"/>
          <w:szCs w:val="24"/>
          <w:rFonts w:ascii="Times New Roman" w:eastAsia="Times New Roman" w:hAnsi="Times New Roman" w:hint="default"/>
        </w:rPr>
        <w:t>象的程序设计语言的基础知识和技能，有利于更直观地感受到面向过程的开发和面向</w:t>
      </w:r>
      <w:r>
        <w:rPr>
          <w:color w:val="auto"/>
          <w:position w:val="0"/>
          <w:sz w:val="24"/>
          <w:szCs w:val="24"/>
          <w:rFonts w:ascii="Times New Roman" w:eastAsia="Times New Roman" w:hAnsi="Times New Roman" w:hint="default"/>
        </w:rPr>
        <w:t>对象的开发之间的不同点。</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另一方面，项目开发往往能够很好地培养和锻炼个人专业技术能力和个人综合素</w:t>
      </w:r>
      <w:r>
        <w:rPr>
          <w:color w:val="auto"/>
          <w:position w:val="0"/>
          <w:sz w:val="24"/>
          <w:szCs w:val="24"/>
          <w:rFonts w:ascii="Times New Roman" w:eastAsia="Times New Roman" w:hAnsi="Times New Roman" w:hint="default"/>
        </w:rPr>
        <w:t>质能力。本次项目开发，是开发人员和所有先辈们共同努力的结晶。在开发过程中，查</w:t>
      </w:r>
      <w:r>
        <w:rPr>
          <w:color w:val="auto"/>
          <w:position w:val="0"/>
          <w:sz w:val="24"/>
          <w:szCs w:val="24"/>
          <w:rFonts w:ascii="Times New Roman" w:eastAsia="Times New Roman" w:hAnsi="Times New Roman" w:hint="default"/>
        </w:rPr>
        <w:t>阅资料，解读国内外优秀学子和老师的智慧结晶，扩展了开发人员解决问题的思路和</w:t>
      </w:r>
      <w:r>
        <w:rPr>
          <w:color w:val="auto"/>
          <w:position w:val="0"/>
          <w:sz w:val="24"/>
          <w:szCs w:val="24"/>
          <w:rFonts w:ascii="Times New Roman" w:eastAsia="Times New Roman" w:hAnsi="Times New Roman" w:hint="default"/>
        </w:rPr>
        <w:t>看待问题的眼界，在实践过程中，感受开发的乐趣，可以更好的验证优秀的结论，也</w:t>
      </w:r>
      <w:r>
        <w:rPr>
          <w:color w:val="auto"/>
          <w:position w:val="0"/>
          <w:sz w:val="24"/>
          <w:szCs w:val="24"/>
          <w:rFonts w:ascii="Times New Roman" w:eastAsia="Times New Roman" w:hAnsi="Times New Roman" w:hint="default"/>
        </w:rPr>
        <w:t>可以在前人的基础上提出新看法新角度，并在实践中证明。</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项目开发的过程大大有利于锻炼开发人员对于目标问题的发现、分析以及解决过程</w:t>
      </w:r>
      <w:r>
        <w:rPr>
          <w:color w:val="auto"/>
          <w:position w:val="0"/>
          <w:sz w:val="24"/>
          <w:szCs w:val="24"/>
          <w:rFonts w:ascii="Times New Roman" w:eastAsia="Times New Roman" w:hAnsi="Times New Roman" w:hint="default"/>
        </w:rPr>
        <w:t>中必不可少的沟通能力、分析能力、理解归纳能力、设计实现能力以及观察测试能力等</w:t>
      </w:r>
      <w:r>
        <w:rPr>
          <w:color w:val="auto"/>
          <w:position w:val="0"/>
          <w:sz w:val="24"/>
          <w:szCs w:val="24"/>
          <w:rFonts w:ascii="Times New Roman" w:eastAsia="Times New Roman" w:hAnsi="Times New Roman" w:hint="default"/>
        </w:rPr>
        <w:t>各项能力。</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通过此次毕业设计，能充分的展现项目开发的意义：</w:t>
      </w:r>
      <w:bookmarkEnd w:id="32"/>
      <w:bookmarkEnd w:id="33"/>
      <w:bookmarkEnd w:id="34"/>
      <w:bookmarkEnd w:id="35"/>
    </w:p>
    <w:p>
      <w:pPr>
        <w:bidi w:val="0"/>
        <w:numPr>
          <w:ilvl w:val="0"/>
          <w:numId w:val="3"/>
        </w:numPr>
        <w:jc w:val="left"/>
        <w:spacing w:lineRule="auto" w:line="240" w:before="0" w:after="160"/>
        <w:ind w:left="840" w:right="0" w:hanging="420"/>
        <w:rPr>
          <w:color w:val="auto"/>
          <w:position w:val="0"/>
          <w:sz w:val="24"/>
          <w:szCs w:val="24"/>
          <w:rFonts w:ascii="Times New Roman" w:eastAsia="Times New Roman" w:hAnsi="Times New Roman" w:hint="default"/>
        </w:rPr>
        <w:autoSpaceDE w:val="0"/>
        <w:autoSpaceDN w:val="0"/>
      </w:pPr>
      <w:bookmarkStart w:id="67" w:name="_Toc264924199"/>
      <w:bookmarkStart w:id="68" w:name="_Toc417887045"/>
      <w:bookmarkStart w:id="69" w:name="_Toc421526403"/>
      <w:r>
        <w:rPr>
          <w:color w:val="auto"/>
          <w:position w:val="0"/>
          <w:sz w:val="24"/>
          <w:szCs w:val="24"/>
          <w:rFonts w:ascii="Times New Roman" w:eastAsia="Times New Roman" w:hAnsi="Times New Roman" w:hint="default"/>
        </w:rPr>
        <w:t>进一步巩固、加深本科四年专业所学所感，掌握基本理论知识，结合理论完成</w:t>
      </w:r>
      <w:r>
        <w:rPr>
          <w:color w:val="auto"/>
          <w:position w:val="0"/>
          <w:sz w:val="24"/>
          <w:szCs w:val="24"/>
          <w:rFonts w:ascii="Times New Roman" w:eastAsia="Times New Roman" w:hAnsi="Times New Roman" w:hint="default"/>
        </w:rPr>
        <w:t>实践，提高综合分析问题，解决问题的能力。</w:t>
      </w:r>
    </w:p>
    <w:p>
      <w:pPr>
        <w:bidi w:val="0"/>
        <w:numPr>
          <w:ilvl w:val="0"/>
          <w:numId w:val="3"/>
        </w:numPr>
        <w:jc w:val="left"/>
        <w:spacing w:lineRule="auto" w:line="240" w:before="0" w:after="160"/>
        <w:ind w:left="840" w:right="0" w:hanging="42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开发小型应用系统，掌握运用Java语言编写调试应用程序，训练独立开发应用</w:t>
      </w:r>
      <w:r>
        <w:rPr>
          <w:color w:val="auto"/>
          <w:position w:val="0"/>
          <w:sz w:val="24"/>
          <w:szCs w:val="24"/>
          <w:rFonts w:ascii="Times New Roman" w:eastAsia="Times New Roman" w:hAnsi="Times New Roman" w:hint="default"/>
        </w:rPr>
        <w:t>系统，进行数据处理的综合能力。</w:t>
      </w:r>
    </w:p>
    <w:p>
      <w:pPr>
        <w:bidi w:val="0"/>
        <w:numPr>
          <w:ilvl w:val="0"/>
          <w:numId w:val="3"/>
        </w:numPr>
        <w:jc w:val="left"/>
        <w:spacing w:lineRule="auto" w:line="240" w:before="0" w:after="160"/>
        <w:ind w:left="840" w:right="0" w:hanging="42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掌握面向对象程序设计的方法。</w:t>
      </w:r>
    </w:p>
    <w:p>
      <w:pPr>
        <w:bidi w:val="0"/>
        <w:numPr>
          <w:ilvl w:val="0"/>
          <w:numId w:val="3"/>
        </w:numPr>
        <w:jc w:val="left"/>
        <w:spacing w:lineRule="auto" w:line="240" w:before="0" w:after="160"/>
        <w:ind w:left="840" w:right="0" w:hanging="42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熟练掌握Java语言的基本语法，灵活运用各种数据类型，对面向对象的程序设</w:t>
      </w:r>
      <w:r>
        <w:rPr>
          <w:color w:val="auto"/>
          <w:position w:val="0"/>
          <w:sz w:val="24"/>
          <w:szCs w:val="24"/>
          <w:rFonts w:ascii="Times New Roman" w:eastAsia="Times New Roman" w:hAnsi="Times New Roman" w:hint="default"/>
        </w:rPr>
        <w:t xml:space="preserve">计语言的学习有更好的理解。 </w:t>
      </w:r>
    </w:p>
    <w:p>
      <w:pPr>
        <w:bidi w:val="0"/>
        <w:numPr>
          <w:ilvl w:val="0"/>
          <w:numId w:val="3"/>
        </w:numPr>
        <w:jc w:val="left"/>
        <w:spacing w:lineRule="auto" w:line="240" w:before="0" w:after="160"/>
        <w:ind w:left="840" w:right="0" w:hanging="42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进一步掌握在集成环境下如何调试程序和修改程序。</w:t>
      </w:r>
    </w:p>
    <w:p>
      <w:pPr>
        <w:bidi w:val="0"/>
        <w:numPr>
          <w:ilvl w:val="1"/>
          <w:numId w:val="1"/>
        </w:numPr>
        <w:jc w:val="left"/>
        <w:spacing w:lineRule="exact" w:line="440" w:before="240" w:after="240"/>
        <w:ind w:right="0" w:left="567" w:hanging="567"/>
        <w:rPr>
          <w:color w:val="auto"/>
          <w:position w:val="0"/>
          <w:sz w:val="30"/>
          <w:szCs w:val="30"/>
          <w:rFonts w:ascii="Times New Roman" w:eastAsia="黑体" w:hAnsi="黑体" w:hint="default"/>
        </w:rPr>
        <w:outlineLvl w:val="1"/>
        <w:autoSpaceDE w:val="1"/>
        <w:autoSpaceDN w:val="1"/>
      </w:pPr>
      <w:r>
        <w:rPr>
          <w:color w:val="auto"/>
          <w:position w:val="0"/>
          <w:sz w:val="30"/>
          <w:szCs w:val="30"/>
          <w:rFonts w:ascii="Times New Roman" w:eastAsia="黑体" w:hAnsi="黑体" w:hint="default"/>
        </w:rPr>
        <w:t>　　</w:t>
      </w:r>
      <w:bookmarkStart w:id="70" w:name="_Toc484463942"/>
      <w:r>
        <w:rPr>
          <w:color w:val="auto"/>
          <w:position w:val="0"/>
          <w:sz w:val="30"/>
          <w:szCs w:val="30"/>
          <w:rFonts w:ascii="Times New Roman" w:eastAsia="黑体" w:hAnsi="黑体" w:hint="default"/>
        </w:rPr>
        <w:t>本文章节安排</w:t>
      </w:r>
      <w:bookmarkEnd w:id="70"/>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本文共分七章，具体章节安排如下：</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第一章概述了选题背景、项目目标及意义，介绍了Java游戏开发现状，指明连连看</w:t>
      </w:r>
      <w:r>
        <w:rPr>
          <w:color w:val="auto"/>
          <w:position w:val="0"/>
          <w:sz w:val="24"/>
          <w:szCs w:val="24"/>
          <w:rFonts w:ascii="Times New Roman" w:eastAsia="Times New Roman" w:hAnsi="Times New Roman" w:hint="default"/>
        </w:rPr>
        <w:t>游戏设计及实现的基本方向。</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第二章概述了开发环境和相关技术，简述了Java和Eclipse，重点介绍了Java在游戏</w:t>
      </w:r>
      <w:r>
        <w:rPr>
          <w:color w:val="auto"/>
          <w:position w:val="0"/>
          <w:sz w:val="24"/>
          <w:szCs w:val="24"/>
          <w:rFonts w:ascii="Times New Roman" w:eastAsia="Times New Roman" w:hAnsi="Times New Roman" w:hint="default"/>
        </w:rPr>
        <w:t>开发中的应用，包括GUI开发、绘图技术、事件处理机制等。</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第三章介绍了可行性分析和系统需求分析。首先从技术、经济、社会三方面进行了</w:t>
      </w:r>
      <w:r>
        <w:rPr>
          <w:color w:val="auto"/>
          <w:position w:val="0"/>
          <w:sz w:val="24"/>
          <w:szCs w:val="24"/>
          <w:rFonts w:ascii="Times New Roman" w:eastAsia="Times New Roman" w:hAnsi="Times New Roman" w:hint="default"/>
        </w:rPr>
        <w:t>可行性分析，然后简述了连连看游戏的一般游戏规则。最后，从业务需求、用户需求、</w:t>
      </w:r>
      <w:r>
        <w:rPr>
          <w:color w:val="auto"/>
          <w:position w:val="0"/>
          <w:sz w:val="24"/>
          <w:szCs w:val="24"/>
          <w:rFonts w:ascii="Times New Roman" w:eastAsia="Times New Roman" w:hAnsi="Times New Roman" w:hint="default"/>
        </w:rPr>
        <w:t>功能需求和非功能需求四个方面进行了需求分析。</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第四章进行了系统概要设计，主要将系统划分出界面模块和处理模块两大模块，</w:t>
      </w:r>
      <w:r>
        <w:rPr>
          <w:color w:val="auto"/>
          <w:position w:val="0"/>
          <w:sz w:val="24"/>
          <w:szCs w:val="24"/>
          <w:rFonts w:ascii="Times New Roman" w:eastAsia="Times New Roman" w:hAnsi="Times New Roman" w:hint="default"/>
        </w:rPr>
        <w:t>确定了游戏风格和素材。</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第五章介绍了详细设计和实现，包括界面、处理模块和游戏连接算法的设计及实现。</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第六章进行了系统测试。简述了系统测试相关内容，给出了测试用例和测试结果。</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第七章进行了全文总结，一方面总结了在完成过程中学习到的内容，另一方面说</w:t>
      </w:r>
      <w:r>
        <w:rPr>
          <w:color w:val="auto"/>
          <w:position w:val="0"/>
          <w:sz w:val="24"/>
          <w:szCs w:val="24"/>
          <w:rFonts w:ascii="Times New Roman" w:eastAsia="Times New Roman" w:hAnsi="Times New Roman" w:hint="default"/>
        </w:rPr>
        <w:t>明了现存问题，展望了进一步工作。</w:t>
      </w:r>
    </w:p>
    <w:p>
      <w:pPr>
        <w:bidi w:val="0"/>
        <w:numPr>
          <w:ilvl w:val="1"/>
          <w:numId w:val="1"/>
        </w:numPr>
        <w:jc w:val="left"/>
        <w:spacing w:lineRule="exact" w:line="440" w:before="240" w:after="240"/>
        <w:ind w:right="0" w:left="567" w:hanging="567"/>
        <w:rPr>
          <w:color w:val="auto"/>
          <w:position w:val="0"/>
          <w:sz w:val="30"/>
          <w:szCs w:val="30"/>
          <w:rFonts w:ascii="Times New Roman" w:eastAsia="黑体" w:hAnsi="黑体" w:hint="default"/>
        </w:rPr>
        <w:outlineLvl w:val="1"/>
        <w:autoSpaceDE w:val="1"/>
        <w:autoSpaceDN w:val="1"/>
      </w:pPr>
      <w:r>
        <w:rPr>
          <w:color w:val="auto"/>
          <w:position w:val="0"/>
          <w:sz w:val="30"/>
          <w:szCs w:val="30"/>
          <w:rFonts w:ascii="Times New Roman" w:eastAsia="黑体" w:hAnsi="黑体" w:hint="default"/>
        </w:rPr>
        <w:t>　　</w:t>
      </w:r>
      <w:bookmarkStart w:id="71" w:name="_Toc484463943"/>
      <w:r>
        <w:rPr>
          <w:color w:val="auto"/>
          <w:position w:val="0"/>
          <w:sz w:val="30"/>
          <w:szCs w:val="30"/>
          <w:rFonts w:ascii="Times New Roman" w:eastAsia="黑体" w:hAnsi="黑体" w:hint="default"/>
        </w:rPr>
        <w:t>本章小结</w:t>
      </w:r>
      <w:bookmarkEnd w:id="71"/>
    </w:p>
    <w:p>
      <w:pPr>
        <w:numPr>
          <w:ilvl w:val="0"/>
          <w:numId w:val="0"/>
        </w:numPr>
        <w:jc w:val="left"/>
        <w:spacing w:lineRule="auto" w:line="240" w:before="0" w:after="160"/>
        <w:ind w:right="0" w:firstLine="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　　本章通过对选题背景、项目目标和意义以及Java游戏开发现状的介绍，阐述了选题</w:t>
      </w:r>
      <w:r>
        <w:rPr>
          <w:color w:val="auto"/>
          <w:position w:val="0"/>
          <w:sz w:val="24"/>
          <w:szCs w:val="24"/>
          <w:rFonts w:ascii="Times New Roman" w:eastAsia="Times New Roman" w:hAnsi="Times New Roman" w:hint="default"/>
        </w:rPr>
        <w:t>原因，指明了连连看设计和实现的基本方向，描述了项目开发意义。</w:t>
      </w:r>
      <w:bookmarkEnd w:id="67"/>
    </w:p>
    <w:p>
      <w:pPr>
        <w:bidi w:val="0"/>
        <w:numPr>
          <w:ilvl w:val="0"/>
          <w:numId w:val="1"/>
        </w:numPr>
        <w:jc w:val="left"/>
        <w:spacing w:lineRule="auto" w:line="480" w:before="240" w:after="240"/>
        <w:pageBreakBefore w:val="1"/>
        <w:ind w:right="0" w:left="425" w:hanging="425"/>
        <w:rPr>
          <w:color w:val="auto"/>
          <w:position w:val="0"/>
          <w:sz w:val="36"/>
          <w:szCs w:val="36"/>
          <w:rFonts w:ascii="Times New Roman" w:eastAsia="黑体" w:hAnsi="黑体" w:hint="default"/>
        </w:rPr>
        <w:outlineLvl w:val="0"/>
        <w:autoSpaceDE w:val="1"/>
        <w:autoSpaceDN w:val="1"/>
      </w:pPr>
      <w:r>
        <w:rPr>
          <w:color w:val="auto"/>
          <w:position w:val="0"/>
          <w:sz w:val="36"/>
          <w:szCs w:val="36"/>
          <w:rFonts w:ascii="Times New Roman" w:eastAsia="黑体" w:hAnsi="黑体" w:hint="default"/>
        </w:rPr>
        <w:t>　　</w:t>
      </w:r>
      <w:bookmarkStart w:id="72" w:name="_Toc484463944"/>
      <w:r>
        <w:rPr>
          <w:color w:val="auto"/>
          <w:position w:val="0"/>
          <w:sz w:val="36"/>
          <w:szCs w:val="36"/>
          <w:rFonts w:ascii="Times New Roman" w:eastAsia="黑体" w:hAnsi="黑体" w:hint="default"/>
        </w:rPr>
        <w:t>开发环境和相关技术简介</w:t>
      </w:r>
      <w:bookmarkEnd w:id="68"/>
      <w:bookmarkEnd w:id="69"/>
      <w:bookmarkEnd w:id="72"/>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1"/>
        <w:autoSpaceDN w:val="1"/>
      </w:pPr>
      <w:r>
        <w:rPr>
          <w:color w:val="auto"/>
          <w:position w:val="0"/>
          <w:sz w:val="24"/>
          <w:szCs w:val="24"/>
          <w:rFonts w:ascii="Times New Roman" w:eastAsia="Times New Roman" w:hAnsi="Times New Roman" w:hint="default"/>
        </w:rPr>
        <w:t xml:space="preserve">Eclipse </w:t>
      </w:r>
      <w:r>
        <w:rPr>
          <w:color w:val="auto"/>
          <w:position w:val="0"/>
          <w:sz w:val="24"/>
          <w:szCs w:val="24"/>
          <w:rFonts w:ascii="Times New Roman" w:eastAsia="Times New Roman" w:hAnsi="Times New Roman" w:hint="default"/>
        </w:rPr>
        <w:t>是一款优秀的跨平台的自由的集成开发环境（IDE），除了可作为Java的集成开发环</w:t>
      </w:r>
      <w:r>
        <w:rPr>
          <w:color w:val="auto"/>
          <w:position w:val="0"/>
          <w:sz w:val="24"/>
          <w:szCs w:val="24"/>
          <w:rFonts w:ascii="Times New Roman" w:eastAsia="Times New Roman" w:hAnsi="Times New Roman" w:hint="default"/>
        </w:rPr>
        <w:t>境外，还可以作为编写其他语言（如C＋＋和Ruby）。Java是一种可以撰写跨越平台</w:t>
      </w:r>
      <w:r>
        <w:rPr>
          <w:color w:val="auto"/>
          <w:position w:val="0"/>
          <w:sz w:val="24"/>
          <w:szCs w:val="24"/>
          <w:rFonts w:ascii="Times New Roman" w:eastAsia="Times New Roman" w:hAnsi="Times New Roman" w:hint="default"/>
        </w:rPr>
        <w:t>的</w:t>
      </w:r>
      <w:hyperlink r:id="rId9">
        <w:r>
          <w:rPr>
            <w:color w:val="auto"/>
            <w:position w:val="0"/>
            <w:sz w:val="24"/>
            <w:szCs w:val="24"/>
            <w:rFonts w:ascii="Times New Roman" w:eastAsia="Times New Roman" w:hAnsi="Times New Roman" w:hint="default"/>
          </w:rPr>
          <w:t>应用软件</w:t>
        </w:r>
      </w:hyperlink>
      <w:r>
        <w:rPr>
          <w:color w:val="auto"/>
          <w:position w:val="0"/>
          <w:sz w:val="24"/>
          <w:szCs w:val="24"/>
          <w:rFonts w:ascii="Times New Roman" w:eastAsia="Times New Roman" w:hAnsi="Times New Roman" w:hint="default"/>
        </w:rPr>
        <w:t>的面向对象的</w:t>
      </w:r>
      <w:hyperlink r:id="rId10">
        <w:r>
          <w:rPr>
            <w:color w:val="auto"/>
            <w:position w:val="0"/>
            <w:sz w:val="24"/>
            <w:szCs w:val="24"/>
            <w:rFonts w:ascii="Times New Roman" w:eastAsia="Times New Roman" w:hAnsi="Times New Roman" w:hint="default"/>
          </w:rPr>
          <w:t>程序设计语言</w:t>
        </w:r>
      </w:hyperlink>
      <w:r>
        <w:rPr>
          <w:color w:val="auto"/>
          <w:position w:val="0"/>
          <w:sz w:val="24"/>
          <w:szCs w:val="24"/>
          <w:rFonts w:ascii="Times New Roman" w:eastAsia="Times New Roman" w:hAnsi="Times New Roman" w:hint="default"/>
        </w:rPr>
        <w:t>，具有优越的通用性、高效性、安全性和平台移植性，广泛应用于PC、科学超级计算机、</w:t>
      </w:r>
      <w:r>
        <w:rPr>
          <w:color w:val="auto"/>
          <w:position w:val="0"/>
          <w:sz w:val="24"/>
          <w:szCs w:val="24"/>
          <w:rFonts w:ascii="Times New Roman" w:eastAsia="Times New Roman" w:hAnsi="Times New Roman" w:hint="default"/>
        </w:rPr>
        <w:t>游戏控制台、数据中心、移动电话和互联网等各个领域。本章将围绕Eclipse和Java介绍</w:t>
      </w:r>
      <w:r>
        <w:rPr>
          <w:color w:val="auto"/>
          <w:position w:val="0"/>
          <w:sz w:val="24"/>
          <w:szCs w:val="24"/>
          <w:rFonts w:ascii="Times New Roman" w:eastAsia="Times New Roman" w:hAnsi="Times New Roman" w:hint="default"/>
        </w:rPr>
        <w:t>项目开发环境和相关技术。</w:t>
      </w:r>
    </w:p>
    <w:p>
      <w:pPr>
        <w:bidi w:val="0"/>
        <w:numPr>
          <w:ilvl w:val="1"/>
          <w:numId w:val="1"/>
        </w:numPr>
        <w:jc w:val="left"/>
        <w:spacing w:lineRule="exact" w:line="440" w:before="240" w:after="240"/>
        <w:ind w:right="0" w:left="567" w:hanging="567"/>
        <w:rPr>
          <w:b w:val="1"/>
          <w:color w:val="auto"/>
          <w:position w:val="0"/>
          <w:sz w:val="30"/>
          <w:szCs w:val="30"/>
          <w:rFonts w:ascii="Times New Roman" w:eastAsia="黑体" w:hAnsi="黑体" w:hint="default"/>
        </w:rPr>
        <w:outlineLvl w:val="1"/>
        <w:autoSpaceDE w:val="1"/>
        <w:autoSpaceDN w:val="1"/>
      </w:pPr>
      <w:bookmarkStart w:id="73" w:name="_Toc417887046"/>
      <w:bookmarkStart w:id="74" w:name="_Toc421526404"/>
      <w:r>
        <w:rPr>
          <w:color w:val="auto"/>
          <w:position w:val="0"/>
          <w:sz w:val="30"/>
          <w:szCs w:val="30"/>
          <w:rFonts w:ascii="Times New Roman" w:eastAsia="黑体" w:hAnsi="黑体" w:hint="default"/>
        </w:rPr>
        <w:t>　　</w:t>
      </w:r>
      <w:bookmarkStart w:id="75" w:name="_Toc484463945"/>
      <w:r>
        <w:rPr>
          <w:color w:val="auto"/>
          <w:position w:val="0"/>
          <w:sz w:val="30"/>
          <w:szCs w:val="30"/>
          <w:rFonts w:ascii="Times New Roman" w:eastAsia="黑体" w:hAnsi="黑体" w:hint="default"/>
        </w:rPr>
        <w:t>开发环境</w:t>
      </w:r>
      <w:bookmarkEnd w:id="73"/>
      <w:bookmarkEnd w:id="74"/>
      <w:bookmarkEnd w:id="75"/>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 xml:space="preserve">软件开发环境（Software Development </w:t>
      </w:r>
      <w:r>
        <w:rPr>
          <w:color w:val="auto"/>
          <w:position w:val="0"/>
          <w:sz w:val="24"/>
          <w:szCs w:val="24"/>
          <w:rFonts w:ascii="Times New Roman" w:eastAsia="Times New Roman" w:hAnsi="Times New Roman" w:hint="default"/>
        </w:rPr>
        <w:t>Environment，SDE）指在基本硬件和数字软件的基础上，为支持系统软件和应用软件</w:t>
      </w:r>
      <w:r>
        <w:rPr>
          <w:color w:val="auto"/>
          <w:position w:val="0"/>
          <w:sz w:val="24"/>
          <w:szCs w:val="24"/>
          <w:rFonts w:ascii="Times New Roman" w:eastAsia="Times New Roman" w:hAnsi="Times New Roman" w:hint="default"/>
        </w:rPr>
        <w:t>的工程化开发和维护而使用的一组软件。系统的软件环境主要由开发系统所用的开发工</w:t>
      </w:r>
      <w:r>
        <w:rPr>
          <w:color w:val="auto"/>
          <w:position w:val="0"/>
          <w:sz w:val="24"/>
          <w:szCs w:val="24"/>
          <w:rFonts w:ascii="Times New Roman" w:eastAsia="Times New Roman" w:hAnsi="Times New Roman" w:hint="default"/>
        </w:rPr>
        <w:t>具和环境集成机制等几部分构成。良好的开发环境对于稳定项目组人员以及提高生产效</w:t>
      </w:r>
      <w:r>
        <w:rPr>
          <w:color w:val="auto"/>
          <w:position w:val="0"/>
          <w:sz w:val="24"/>
          <w:szCs w:val="24"/>
          <w:rFonts w:ascii="Times New Roman" w:eastAsia="Times New Roman" w:hAnsi="Times New Roman" w:hint="default"/>
        </w:rPr>
        <w:t>率都有不可忽视的作用。本次开发环境的具体内容如表2</w:t>
      </w:r>
      <w:del w:id="37" w:author="HeYang" w:date="2017-06-03T21:44:00Z">
        <w:r>
          <w:rPr>
            <w:color w:val="auto"/>
            <w:position w:val="0"/>
            <w:sz w:val="24"/>
            <w:szCs w:val="24"/>
            <w:rFonts w:ascii="Times New Roman" w:eastAsia="Times New Roman" w:hAnsi="Times New Roman" w:hint="default"/>
          </w:rPr>
          <w:delText>－</w:delText>
        </w:r>
      </w:del>
      <w:ins w:id="38" w:author="HeYang" w:date="2017-06-03T21:44:00Z">
        <w:r>
          <w:rPr>
            <w:color w:val="auto"/>
            <w:position w:val="0"/>
            <w:sz w:val="24"/>
            <w:szCs w:val="24"/>
            <w:rFonts w:ascii="Times New Roman" w:eastAsia="Times New Roman" w:hAnsi="Times New Roman" w:hint="default"/>
          </w:rPr>
          <w:t>-</w:t>
        </w:r>
      </w:ins>
      <w:r>
        <w:rPr>
          <w:color w:val="auto"/>
          <w:position w:val="0"/>
          <w:sz w:val="24"/>
          <w:szCs w:val="24"/>
          <w:rFonts w:ascii="Times New Roman" w:eastAsia="Times New Roman" w:hAnsi="Times New Roman" w:hint="default"/>
        </w:rPr>
        <w:t>1开发环境表所示。</w:t>
      </w:r>
    </w:p>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1"/>
        <w:autoSpaceDN w:val="1"/>
      </w:pPr>
      <w:r>
        <w:rPr>
          <w:color w:val="auto"/>
          <w:position w:val="0"/>
          <w:sz w:val="20"/>
          <w:szCs w:val="20"/>
          <w:rFonts w:ascii="黑体" w:eastAsia="黑体" w:hAnsi="黑体" w:hint="default"/>
        </w:rPr>
        <w:t xml:space="preserve">表 </w:t>
      </w:r>
      <w:r>
        <w:rPr>
          <w:color w:val="auto"/>
          <w:position w:val="0"/>
          <w:sz w:val="20"/>
          <w:szCs w:val="20"/>
          <w:rFonts w:ascii="黑体" w:eastAsia="黑体" w:hAnsi="黑体" w:hint="default"/>
        </w:rPr>
        <w:t>2</w:t>
      </w:r>
      <w:del w:id="39" w:author="HeYang" w:date="2017-06-03T21:44:00Z">
        <w:r>
          <w:rPr>
            <w:color w:val="auto"/>
            <w:position w:val="0"/>
            <w:sz w:val="20"/>
            <w:szCs w:val="20"/>
            <w:rFonts w:ascii="黑体" w:eastAsia="黑体" w:hAnsi="黑体" w:hint="default"/>
          </w:rPr>
          <w:delText>－</w:delText>
        </w:r>
      </w:del>
      <w:ins w:id="40" w:author="HeYang" w:date="2017-06-03T21:44:00Z">
        <w:r>
          <w:rPr>
            <w:color w:val="auto"/>
            <w:position w:val="0"/>
            <w:sz w:val="20"/>
            <w:szCs w:val="20"/>
            <w:rFonts w:ascii="黑体" w:eastAsia="黑体" w:hAnsi="黑体" w:hint="default"/>
          </w:rPr>
          <w:t>-</w:t>
        </w:r>
      </w:ins>
      <w:r>
        <w:rPr/>
        <w:rPr>
          <w:rFonts w:ascii="黑体" w:eastAsia="黑体" w:hAnsi="黑体"/>
          <w:shd w:val="clear"/>
          <w:sz w:val="20"/>
          <w:szCs w:val="20"/>
          <w:w w:val="100"/>
        </w:rPr>
        <w:fldChar w:fldCharType="begin"/>
      </w:r>
      <w:r>
        <w:rPr/>
        <w:rPr>
          <w:rFonts w:ascii="黑体" w:eastAsia="黑体" w:hAnsi="黑体"/>
          <w:shd w:val="clear"/>
          <w:sz w:val="20"/>
          <w:szCs w:val="20"/>
          <w:w w:val="100"/>
        </w:rPr>
        <w:instrText xml:space="preserve"> SEQ 表 \* ARABIC \s 1</w:instrText>
      </w:r>
      <w:r>
        <w:rPr/>
        <w:rPr>
          <w:rFonts w:ascii="黑体" w:eastAsia="黑体" w:hAnsi="黑体"/>
          <w:shd w:val="clear"/>
          <w:sz w:val="20"/>
          <w:szCs w:val="20"/>
          <w:w w:val="100"/>
        </w:rPr>
        <w:fldChar w:fldCharType="separate"/>
      </w:r>
      <w:r>
        <w:rPr>
          <w:color w:val="auto"/>
          <w:position w:val="0"/>
          <w:sz w:val="20"/>
          <w:szCs w:val="20"/>
          <w:rFonts w:ascii="黑体" w:eastAsia="黑体" w:hAnsi="黑体" w:hint="default"/>
        </w:rPr>
        <w:t>1</w:t>
      </w:r>
      <w:r>
        <w:rPr/>
        <w:rPr>
          <w:rFonts w:ascii="黑体" w:eastAsia="黑体" w:hAnsi="黑体"/>
          <w:shd w:val="clear"/>
          <w:sz w:val="20"/>
          <w:szCs w:val="20"/>
          <w:w w:val="100"/>
        </w:rPr>
        <w:fldChar w:fldCharType="end"/>
      </w:r>
      <w:r>
        <w:rPr>
          <w:color w:val="auto"/>
          <w:position w:val="0"/>
          <w:sz w:val="20"/>
          <w:szCs w:val="20"/>
          <w:rFonts w:ascii="黑体" w:eastAsia="黑体" w:hAnsi="黑体" w:hint="default"/>
        </w:rPr>
        <w:t>　开发环境表</w:t>
      </w:r>
    </w:p>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color w:val="auto"/>
          <w:position w:val="0"/>
          <w:sz w:val="20"/>
          <w:szCs w:val="20"/>
          <w:rFonts w:ascii="Times New Roman" w:eastAsia="黑体" w:hAnsi="黑体" w:hint="default"/>
        </w:rPr>
        <w:t xml:space="preserve">Table </w:t>
      </w:r>
      <w:r>
        <w:rPr>
          <w:color w:val="auto"/>
          <w:position w:val="0"/>
          <w:sz w:val="20"/>
          <w:szCs w:val="20"/>
          <w:rFonts w:ascii="Times New Roman" w:eastAsia="黑体" w:hAnsi="黑体" w:hint="default"/>
        </w:rPr>
        <w:t>2</w:t>
      </w:r>
      <w:del w:id="41" w:author="HeYang" w:date="2017-06-03T21:44:00Z">
        <w:r>
          <w:rPr>
            <w:color w:val="auto"/>
            <w:position w:val="0"/>
            <w:sz w:val="20"/>
            <w:szCs w:val="20"/>
            <w:rFonts w:ascii="Times New Roman" w:eastAsia="黑体" w:hAnsi="黑体" w:hint="default"/>
          </w:rPr>
          <w:delText>－</w:delText>
        </w:r>
      </w:del>
      <w:ins w:id="42" w:author="HeYang" w:date="2017-06-03T21:44:00Z">
        <w:r>
          <w:rPr>
            <w:color w:val="auto"/>
            <w:position w:val="0"/>
            <w:sz w:val="20"/>
            <w:szCs w:val="20"/>
            <w:rFonts w:ascii="Times New Roman" w:eastAsia="黑体" w:hAnsi="黑体" w:hint="default"/>
          </w:rPr>
          <w:t>-</w:t>
        </w:r>
      </w:ins>
      <w:r>
        <w:rPr/>
        <w:rPr>
          <w:rFonts w:ascii="Times New Roman" w:eastAsia="黑体" w:hAnsi="Times New Roman"/>
          <w:shd w:val="clear"/>
          <w:sz w:val="20"/>
          <w:szCs w:val="20"/>
          <w:w w:val="100"/>
        </w:rPr>
        <w:fldChar w:fldCharType="begin"/>
      </w:r>
      <w:r>
        <w:rPr/>
        <w:rPr>
          <w:rFonts w:ascii="Times New Roman" w:eastAsia="黑体" w:hAnsi="Times New Roman"/>
          <w:shd w:val="clear"/>
          <w:sz w:val="20"/>
          <w:szCs w:val="20"/>
          <w:w w:val="100"/>
        </w:rPr>
        <w:instrText xml:space="preserve"> SEQ Table \* ARABIC \s 1</w:instrText>
      </w:r>
      <w:r>
        <w:rPr/>
        <w:rPr>
          <w:rFonts w:ascii="Times New Roman" w:eastAsia="黑体" w:hAnsi="Times New Roman"/>
          <w:shd w:val="clear"/>
          <w:sz w:val="20"/>
          <w:szCs w:val="20"/>
          <w:w w:val="100"/>
        </w:rPr>
        <w:fldChar w:fldCharType="separate"/>
      </w:r>
      <w:r>
        <w:rPr>
          <w:color w:val="auto"/>
          <w:position w:val="0"/>
          <w:sz w:val="20"/>
          <w:szCs w:val="20"/>
          <w:rFonts w:ascii="Times New Roman" w:eastAsia="黑体" w:hAnsi="黑体" w:hint="default"/>
        </w:rPr>
        <w:t>1</w:t>
      </w:r>
      <w:r>
        <w:rPr/>
        <w:rPr>
          <w:rFonts w:ascii="Times New Roman" w:eastAsia="黑体" w:hAnsi="Times New Roman"/>
          <w:shd w:val="clear"/>
          <w:sz w:val="20"/>
          <w:szCs w:val="20"/>
          <w:w w:val="100"/>
        </w:rPr>
        <w:fldChar w:fldCharType="end"/>
      </w:r>
      <w:r>
        <w:rPr>
          <w:color w:val="auto"/>
          <w:position w:val="0"/>
          <w:sz w:val="20"/>
          <w:szCs w:val="20"/>
          <w:rFonts w:ascii="Times New Roman" w:eastAsia="黑体" w:hAnsi="黑体" w:hint="default"/>
        </w:rPr>
        <w:t xml:space="preserve">　 Development Environment</w:t>
      </w:r>
    </w:p>
    <w:tbl>
      <w:tblID w:val="0"/>
      <w:tblPr>
        <w:tblStyle w:val="PO37"/>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8" w:type="dxa"/>
          <w:top w:w="0" w:type="dxa"/>
          <w:right w:w="108" w:type="dxa"/>
          <w:bottom w:w="0" w:type="dxa"/>
        </w:tblCellMar>
        <w:tblW w:w="7073" w:type="dxa"/>
        <w:jc w:val="center"/>
        <w:tblLook w:val="000000" w:firstRow="0" w:lastRow="0" w:firstColumn="0" w:lastColumn="0" w:noHBand="0" w:noVBand="0"/>
        <w:tblLayout w:type="fixed"/>
      </w:tblPr>
      <w:tblGrid>
        <w:gridCol w:w="1534"/>
        <w:gridCol w:w="2164"/>
        <w:gridCol w:w="1678"/>
        <w:gridCol w:w="1697"/>
      </w:tblGrid>
      <w:tr>
        <w:trPr>
          <w:trHeight w:hRule="atleast" w:val="405"/>
          <w:hidden w:val="0"/>
        </w:trPr>
        <w:tc>
          <w:tcPr>
            <w:tcW w:type="dxa" w:w="1534"/>
            <w:vAlign w:val="center"/>
            <w:shd w:val="clear" w:color="000000"/>
          </w:tcPr>
          <w:p>
            <w:pPr>
              <w:numPr>
                <w:ilvl w:val="0"/>
                <w:numId w:val="0"/>
              </w:numPr>
              <w:jc w:val="left"/>
              <w:spacing w:lineRule="auto" w:line="240" w:before="0" w:after="160"/>
              <w:ind w:right="0" w:firstLine="0"/>
              <w:rPr>
                <w:color w:val="auto"/>
                <w:position w:val="0"/>
                <w:sz w:val="18"/>
                <w:szCs w:val="18"/>
                <w:rFonts w:ascii="Times New Roman" w:eastAsia="Times New Roman" w:hAnsi="Times New Roman" w:hint="default"/>
              </w:rPr>
              <w:autoSpaceDE w:val="1"/>
              <w:autoSpaceDN w:val="1"/>
            </w:pPr>
          </w:p>
        </w:tc>
        <w:tc>
          <w:tcPr>
            <w:tcW w:type="dxa" w:w="2164"/>
            <w:vAlign w:val="center"/>
            <w:shd w:val="clear" w:color="000000"/>
          </w:tcPr>
          <w:p>
            <w:pPr>
              <w:numPr>
                <w:ilvl w:val="0"/>
                <w:numId w:val="0"/>
              </w:numPr>
              <w:jc w:val="left"/>
              <w:spacing w:lineRule="auto" w:line="240" w:before="0" w:after="160"/>
              <w:ind w:right="0" w:firstLine="0"/>
              <w:rPr>
                <w:b w:val="1"/>
                <w:color w:val="auto"/>
                <w:position w:val="0"/>
                <w:sz w:val="18"/>
                <w:szCs w:val="18"/>
                <w:rFonts w:ascii="Times New Roman" w:eastAsia="Times New Roman" w:hAnsi="Times New Roman" w:hint="default"/>
              </w:rPr>
              <w:autoSpaceDE w:val="1"/>
              <w:autoSpaceDN w:val="1"/>
            </w:pPr>
            <w:r>
              <w:rPr>
                <w:b w:val="1"/>
                <w:color w:val="auto"/>
                <w:position w:val="0"/>
                <w:sz w:val="18"/>
                <w:szCs w:val="18"/>
                <w:rFonts w:ascii="Times New Roman" w:eastAsia="Times New Roman" w:hAnsi="Times New Roman" w:hint="default"/>
              </w:rPr>
              <w:t>名称</w:t>
            </w:r>
          </w:p>
        </w:tc>
        <w:tc>
          <w:tcPr>
            <w:tcW w:type="dxa" w:w="1678"/>
            <w:vAlign w:val="center"/>
            <w:shd w:val="clear" w:color="000000"/>
          </w:tcPr>
          <w:p>
            <w:pPr>
              <w:numPr>
                <w:ilvl w:val="0"/>
                <w:numId w:val="0"/>
              </w:numPr>
              <w:jc w:val="left"/>
              <w:spacing w:lineRule="auto" w:line="240" w:before="0" w:after="160"/>
              <w:ind w:right="0" w:firstLine="0"/>
              <w:rPr>
                <w:b w:val="1"/>
                <w:color w:val="auto"/>
                <w:position w:val="0"/>
                <w:sz w:val="18"/>
                <w:szCs w:val="18"/>
                <w:rFonts w:ascii="Times New Roman" w:eastAsia="Times New Roman" w:hAnsi="Times New Roman" w:hint="default"/>
              </w:rPr>
              <w:autoSpaceDE w:val="1"/>
              <w:autoSpaceDN w:val="1"/>
            </w:pPr>
            <w:r>
              <w:rPr>
                <w:b w:val="1"/>
                <w:color w:val="auto"/>
                <w:position w:val="0"/>
                <w:sz w:val="18"/>
                <w:szCs w:val="18"/>
                <w:rFonts w:ascii="Times New Roman" w:eastAsia="Times New Roman" w:hAnsi="Times New Roman" w:hint="default"/>
              </w:rPr>
              <w:t>版本</w:t>
            </w:r>
          </w:p>
        </w:tc>
        <w:tc>
          <w:tcPr>
            <w:tcW w:type="dxa" w:w="1697"/>
            <w:vAlign w:val="center"/>
            <w:shd w:val="clear" w:color="000000"/>
          </w:tcPr>
          <w:p>
            <w:pPr>
              <w:numPr>
                <w:ilvl w:val="0"/>
                <w:numId w:val="0"/>
              </w:numPr>
              <w:jc w:val="left"/>
              <w:spacing w:lineRule="auto" w:line="240" w:before="0" w:after="160"/>
              <w:ind w:right="0" w:firstLine="0"/>
              <w:rPr>
                <w:b w:val="1"/>
                <w:color w:val="auto"/>
                <w:position w:val="0"/>
                <w:sz w:val="18"/>
                <w:szCs w:val="18"/>
                <w:rFonts w:ascii="Times New Roman" w:eastAsia="Times New Roman" w:hAnsi="Times New Roman" w:hint="default"/>
              </w:rPr>
              <w:autoSpaceDE w:val="1"/>
              <w:autoSpaceDN w:val="1"/>
            </w:pPr>
            <w:r>
              <w:rPr>
                <w:b w:val="1"/>
                <w:color w:val="auto"/>
                <w:position w:val="0"/>
                <w:sz w:val="18"/>
                <w:szCs w:val="18"/>
                <w:rFonts w:ascii="Times New Roman" w:eastAsia="Times New Roman" w:hAnsi="Times New Roman" w:hint="default"/>
              </w:rPr>
              <w:t>语种</w:t>
            </w:r>
          </w:p>
        </w:tc>
      </w:tr>
      <w:tr>
        <w:trPr>
          <w:trHeight w:hRule="atleast" w:val="510"/>
          <w:hidden w:val="0"/>
        </w:trPr>
        <w:tc>
          <w:tcPr>
            <w:tcW w:type="dxa" w:w="1534"/>
            <w:vAlign w:val="center"/>
            <w:shd w:val="clear" w:color="000000"/>
          </w:tcPr>
          <w:p>
            <w:pPr>
              <w:numPr>
                <w:ilvl w:val="0"/>
                <w:numId w:val="0"/>
              </w:numPr>
              <w:jc w:val="left"/>
              <w:spacing w:lineRule="auto" w:line="240" w:before="0" w:after="160"/>
              <w:ind w:right="0" w:firstLine="0"/>
              <w:rPr>
                <w:color w:val="auto"/>
                <w:position w:val="0"/>
                <w:sz w:val="18"/>
                <w:szCs w:val="18"/>
                <w:rFonts w:ascii="Times New Roman" w:eastAsia="Times New Roman" w:hAnsi="Times New Roman" w:hint="default"/>
              </w:rPr>
              <w:autoSpaceDE w:val="1"/>
              <w:autoSpaceDN w:val="1"/>
            </w:pPr>
            <w:r>
              <w:rPr>
                <w:color w:val="auto"/>
                <w:position w:val="0"/>
                <w:sz w:val="18"/>
                <w:szCs w:val="18"/>
                <w:rFonts w:ascii="Times New Roman" w:eastAsia="Times New Roman" w:hAnsi="Times New Roman" w:hint="default"/>
              </w:rPr>
              <w:t>操作系统</w:t>
            </w:r>
          </w:p>
        </w:tc>
        <w:tc>
          <w:tcPr>
            <w:tcW w:type="dxa" w:w="2164"/>
            <w:vAlign w:val="center"/>
            <w:shd w:val="clear" w:color="000000"/>
          </w:tcPr>
          <w:p>
            <w:pPr>
              <w:numPr>
                <w:ilvl w:val="0"/>
                <w:numId w:val="0"/>
              </w:numPr>
              <w:jc w:val="left"/>
              <w:spacing w:lineRule="auto" w:line="240" w:before="0" w:after="160"/>
              <w:ind w:right="0" w:firstLine="0"/>
              <w:rPr>
                <w:color w:val="auto"/>
                <w:position w:val="0"/>
                <w:sz w:val="18"/>
                <w:szCs w:val="18"/>
                <w:rFonts w:ascii="Times New Roman" w:eastAsia="Times New Roman" w:hAnsi="Times New Roman" w:hint="default"/>
              </w:rPr>
              <w:autoSpaceDE w:val="1"/>
              <w:autoSpaceDN w:val="1"/>
            </w:pPr>
            <w:r>
              <w:rPr>
                <w:color w:val="auto"/>
                <w:position w:val="0"/>
                <w:sz w:val="18"/>
                <w:szCs w:val="18"/>
                <w:rFonts w:ascii="Times New Roman" w:eastAsia="Times New Roman" w:hAnsi="Times New Roman" w:hint="default"/>
              </w:rPr>
              <w:t>Windows</w:t>
            </w:r>
          </w:p>
        </w:tc>
        <w:tc>
          <w:tcPr>
            <w:tcW w:type="dxa" w:w="1678"/>
            <w:vAlign w:val="center"/>
            <w:shd w:val="clear" w:color="000000"/>
          </w:tcPr>
          <w:p>
            <w:pPr>
              <w:numPr>
                <w:ilvl w:val="0"/>
                <w:numId w:val="0"/>
              </w:numPr>
              <w:jc w:val="left"/>
              <w:spacing w:lineRule="auto" w:line="240" w:before="0" w:after="160"/>
              <w:ind w:right="0" w:firstLine="0"/>
              <w:rPr>
                <w:color w:val="auto"/>
                <w:position w:val="0"/>
                <w:sz w:val="18"/>
                <w:szCs w:val="18"/>
                <w:rFonts w:ascii="Times New Roman" w:eastAsia="Times New Roman" w:hAnsi="Times New Roman" w:hint="default"/>
              </w:rPr>
              <w:autoSpaceDE w:val="1"/>
              <w:autoSpaceDN w:val="1"/>
            </w:pPr>
            <w:r>
              <w:rPr>
                <w:color w:val="auto"/>
                <w:position w:val="0"/>
                <w:sz w:val="18"/>
                <w:szCs w:val="18"/>
                <w:rFonts w:ascii="Times New Roman" w:eastAsia="Times New Roman" w:hAnsi="Times New Roman" w:hint="default"/>
              </w:rPr>
              <w:t xml:space="preserve">Windows 8.1</w:t>
            </w:r>
          </w:p>
        </w:tc>
        <w:tc>
          <w:tcPr>
            <w:tcW w:type="dxa" w:w="1697"/>
            <w:vAlign w:val="center"/>
            <w:shd w:val="clear" w:color="000000"/>
          </w:tcPr>
          <w:p>
            <w:pPr>
              <w:numPr>
                <w:ilvl w:val="0"/>
                <w:numId w:val="0"/>
              </w:numPr>
              <w:jc w:val="left"/>
              <w:spacing w:lineRule="auto" w:line="240" w:before="0" w:after="160"/>
              <w:ind w:right="0" w:firstLine="0"/>
              <w:rPr>
                <w:color w:val="auto"/>
                <w:position w:val="0"/>
                <w:sz w:val="18"/>
                <w:szCs w:val="18"/>
                <w:rFonts w:ascii="Times New Roman" w:eastAsia="Times New Roman" w:hAnsi="Times New Roman" w:hint="default"/>
              </w:rPr>
              <w:autoSpaceDE w:val="1"/>
              <w:autoSpaceDN w:val="1"/>
            </w:pPr>
            <w:r>
              <w:rPr>
                <w:color w:val="auto"/>
                <w:position w:val="0"/>
                <w:sz w:val="18"/>
                <w:szCs w:val="18"/>
                <w:rFonts w:ascii="Times New Roman" w:eastAsia="Times New Roman" w:hAnsi="Times New Roman" w:hint="default"/>
              </w:rPr>
              <w:t>简体中文</w:t>
            </w:r>
          </w:p>
        </w:tc>
      </w:tr>
      <w:tr>
        <w:trPr>
          <w:trHeight w:hRule="atleast" w:val="419"/>
          <w:hidden w:val="0"/>
        </w:trPr>
        <w:tc>
          <w:tcPr>
            <w:tcW w:type="dxa" w:w="1534"/>
            <w:vAlign w:val="center"/>
            <w:shd w:val="clear" w:color="000000"/>
          </w:tcPr>
          <w:p>
            <w:pPr>
              <w:numPr>
                <w:ilvl w:val="0"/>
                <w:numId w:val="0"/>
              </w:numPr>
              <w:jc w:val="left"/>
              <w:spacing w:lineRule="auto" w:line="240" w:before="0" w:after="160"/>
              <w:ind w:right="0" w:firstLine="0"/>
              <w:rPr>
                <w:color w:val="auto"/>
                <w:position w:val="0"/>
                <w:sz w:val="18"/>
                <w:szCs w:val="18"/>
                <w:rFonts w:ascii="Times New Roman" w:eastAsia="Times New Roman" w:hAnsi="Times New Roman" w:hint="default"/>
              </w:rPr>
              <w:autoSpaceDE w:val="1"/>
              <w:autoSpaceDN w:val="1"/>
            </w:pPr>
            <w:r>
              <w:rPr>
                <w:color w:val="auto"/>
                <w:position w:val="0"/>
                <w:sz w:val="18"/>
                <w:szCs w:val="18"/>
                <w:rFonts w:ascii="Times New Roman" w:eastAsia="Times New Roman" w:hAnsi="Times New Roman" w:hint="default"/>
              </w:rPr>
              <w:t>开发环境</w:t>
            </w:r>
          </w:p>
        </w:tc>
        <w:tc>
          <w:tcPr>
            <w:tcW w:type="dxa" w:w="2164"/>
            <w:vAlign w:val="center"/>
            <w:shd w:val="clear" w:color="000000"/>
          </w:tcPr>
          <w:p>
            <w:pPr>
              <w:numPr>
                <w:ilvl w:val="0"/>
                <w:numId w:val="0"/>
              </w:numPr>
              <w:jc w:val="left"/>
              <w:spacing w:lineRule="auto" w:line="240" w:before="0" w:after="160"/>
              <w:ind w:right="0" w:firstLine="0"/>
              <w:rPr>
                <w:color w:val="auto"/>
                <w:position w:val="0"/>
                <w:sz w:val="18"/>
                <w:szCs w:val="18"/>
                <w:rFonts w:ascii="Times New Roman" w:eastAsia="Times New Roman" w:hAnsi="Times New Roman" w:hint="default"/>
              </w:rPr>
              <w:autoSpaceDE w:val="1"/>
              <w:autoSpaceDN w:val="1"/>
            </w:pPr>
            <w:r>
              <w:rPr>
                <w:color w:val="auto"/>
                <w:position w:val="0"/>
                <w:sz w:val="18"/>
                <w:szCs w:val="18"/>
                <w:rFonts w:ascii="Times New Roman" w:eastAsia="Times New Roman" w:hAnsi="Times New Roman" w:hint="default"/>
              </w:rPr>
              <w:t>Java</w:t>
            </w:r>
          </w:p>
        </w:tc>
        <w:tc>
          <w:tcPr>
            <w:tcW w:type="dxa" w:w="1678"/>
            <w:vAlign w:val="center"/>
            <w:shd w:val="clear" w:color="000000"/>
          </w:tcPr>
          <w:p>
            <w:pPr>
              <w:numPr>
                <w:ilvl w:val="0"/>
                <w:numId w:val="0"/>
              </w:numPr>
              <w:jc w:val="left"/>
              <w:spacing w:lineRule="auto" w:line="240" w:before="0" w:after="160"/>
              <w:ind w:right="0" w:firstLine="0"/>
              <w:rPr>
                <w:color w:val="auto"/>
                <w:position w:val="0"/>
                <w:sz w:val="18"/>
                <w:szCs w:val="18"/>
                <w:rFonts w:ascii="Times New Roman" w:eastAsia="Times New Roman" w:hAnsi="Times New Roman" w:hint="default"/>
              </w:rPr>
              <w:autoSpaceDE w:val="1"/>
              <w:autoSpaceDN w:val="1"/>
            </w:pPr>
            <w:r>
              <w:rPr>
                <w:color w:val="auto"/>
                <w:position w:val="0"/>
                <w:sz w:val="21"/>
                <w:szCs w:val="21"/>
                <w:rFonts w:ascii="Times New Roman" w:eastAsia="Times New Roman" w:hAnsi="Times New Roman" w:hint="default"/>
              </w:rPr>
              <w:t>JDKVersion1.7.0</w:t>
            </w:r>
          </w:p>
        </w:tc>
        <w:tc>
          <w:tcPr>
            <w:tcW w:type="dxa" w:w="1697"/>
            <w:vAlign w:val="center"/>
            <w:shd w:val="clear" w:color="000000"/>
          </w:tcPr>
          <w:p>
            <w:pPr>
              <w:numPr>
                <w:ilvl w:val="0"/>
                <w:numId w:val="0"/>
              </w:numPr>
              <w:jc w:val="left"/>
              <w:spacing w:lineRule="auto" w:line="240" w:before="0" w:after="160"/>
              <w:ind w:right="0" w:firstLine="0"/>
              <w:rPr>
                <w:color w:val="auto"/>
                <w:position w:val="0"/>
                <w:sz w:val="18"/>
                <w:szCs w:val="18"/>
                <w:rFonts w:ascii="Times New Roman" w:eastAsia="Times New Roman" w:hAnsi="Times New Roman" w:hint="default"/>
              </w:rPr>
              <w:autoSpaceDE w:val="1"/>
              <w:autoSpaceDN w:val="1"/>
            </w:pPr>
            <w:r>
              <w:rPr>
                <w:color w:val="auto"/>
                <w:position w:val="0"/>
                <w:sz w:val="18"/>
                <w:szCs w:val="18"/>
                <w:rFonts w:ascii="Times New Roman" w:eastAsia="Times New Roman" w:hAnsi="Times New Roman" w:hint="default"/>
              </w:rPr>
              <w:t>简体中文</w:t>
            </w:r>
          </w:p>
        </w:tc>
      </w:tr>
      <w:tr>
        <w:trPr>
          <w:trHeight w:hRule="atleast" w:val="415"/>
          <w:hidden w:val="0"/>
        </w:trPr>
        <w:tc>
          <w:tcPr>
            <w:tcW w:type="dxa" w:w="1534"/>
            <w:vAlign w:val="center"/>
            <w:shd w:val="clear" w:color="000000"/>
          </w:tcPr>
          <w:p>
            <w:pPr>
              <w:numPr>
                <w:ilvl w:val="0"/>
                <w:numId w:val="0"/>
              </w:numPr>
              <w:jc w:val="left"/>
              <w:spacing w:lineRule="auto" w:line="240" w:before="0" w:after="160"/>
              <w:ind w:right="0" w:firstLine="0"/>
              <w:rPr>
                <w:color w:val="auto"/>
                <w:position w:val="0"/>
                <w:sz w:val="18"/>
                <w:szCs w:val="18"/>
                <w:rFonts w:ascii="Times New Roman" w:eastAsia="Times New Roman" w:hAnsi="Times New Roman" w:hint="default"/>
              </w:rPr>
              <w:autoSpaceDE w:val="1"/>
              <w:autoSpaceDN w:val="1"/>
            </w:pPr>
            <w:r>
              <w:rPr>
                <w:color w:val="auto"/>
                <w:position w:val="0"/>
                <w:sz w:val="18"/>
                <w:szCs w:val="18"/>
                <w:rFonts w:ascii="Times New Roman" w:eastAsia="Times New Roman" w:hAnsi="Times New Roman" w:hint="default"/>
              </w:rPr>
              <w:t>开发工具</w:t>
            </w:r>
          </w:p>
        </w:tc>
        <w:tc>
          <w:tcPr>
            <w:tcW w:type="dxa" w:w="2164"/>
            <w:vAlign w:val="center"/>
            <w:shd w:val="clear" w:color="000000"/>
          </w:tcPr>
          <w:p>
            <w:pPr>
              <w:numPr>
                <w:ilvl w:val="0"/>
                <w:numId w:val="0"/>
              </w:numPr>
              <w:jc w:val="left"/>
              <w:spacing w:lineRule="auto" w:line="240" w:before="0" w:after="160"/>
              <w:ind w:right="0" w:firstLine="0"/>
              <w:rPr>
                <w:color w:val="auto"/>
                <w:position w:val="0"/>
                <w:sz w:val="18"/>
                <w:szCs w:val="18"/>
                <w:rFonts w:ascii="Times New Roman" w:eastAsia="Times New Roman" w:hAnsi="Times New Roman" w:hint="default"/>
              </w:rPr>
              <w:autoSpaceDE w:val="1"/>
              <w:autoSpaceDN w:val="1"/>
            </w:pPr>
            <w:r>
              <w:rPr>
                <w:color w:val="auto"/>
                <w:position w:val="0"/>
                <w:sz w:val="18"/>
                <w:szCs w:val="18"/>
                <w:rFonts w:ascii="Times New Roman" w:eastAsia="Times New Roman" w:hAnsi="Times New Roman" w:hint="default"/>
              </w:rPr>
              <w:t>Eclipse</w:t>
            </w:r>
          </w:p>
        </w:tc>
        <w:tc>
          <w:tcPr>
            <w:tcW w:type="dxa" w:w="1678"/>
            <w:vAlign w:val="center"/>
            <w:shd w:val="clear" w:color="000000"/>
          </w:tcPr>
          <w:p>
            <w:pPr>
              <w:numPr>
                <w:ilvl w:val="0"/>
                <w:numId w:val="0"/>
              </w:numPr>
              <w:jc w:val="left"/>
              <w:spacing w:lineRule="auto" w:line="240" w:before="0" w:after="160"/>
              <w:ind w:right="0" w:firstLine="0"/>
              <w:rPr>
                <w:color w:val="auto"/>
                <w:position w:val="0"/>
                <w:sz w:val="18"/>
                <w:szCs w:val="18"/>
                <w:rFonts w:ascii="Times New Roman" w:eastAsia="Times New Roman" w:hAnsi="Times New Roman" w:hint="default"/>
              </w:rPr>
              <w:autoSpaceDE w:val="1"/>
              <w:autoSpaceDN w:val="1"/>
            </w:pPr>
            <w:r>
              <w:rPr>
                <w:color w:val="auto"/>
                <w:position w:val="0"/>
                <w:sz w:val="18"/>
                <w:szCs w:val="18"/>
                <w:rFonts w:ascii="Times New Roman" w:eastAsia="Times New Roman" w:hAnsi="Times New Roman" w:hint="default"/>
              </w:rPr>
              <w:t>Eclipse</w:t>
            </w:r>
            <w:del w:id="43" w:author="HeYang" w:date="2017-06-03T21:44:00Z">
              <w:r>
                <w:rPr>
                  <w:color w:val="auto"/>
                  <w:position w:val="0"/>
                  <w:sz w:val="18"/>
                  <w:szCs w:val="18"/>
                  <w:rFonts w:ascii="Times New Roman" w:eastAsia="Times New Roman" w:hAnsi="Times New Roman" w:hint="default"/>
                </w:rPr>
                <w:delText>－</w:delText>
              </w:r>
            </w:del>
            <w:ins w:id="44" w:author="HeYang" w:date="2017-06-03T21:44:00Z">
              <w:r>
                <w:rPr>
                  <w:color w:val="auto"/>
                  <w:position w:val="0"/>
                  <w:sz w:val="18"/>
                  <w:szCs w:val="18"/>
                  <w:rFonts w:ascii="Times New Roman" w:eastAsia="Times New Roman" w:hAnsi="Times New Roman" w:hint="default"/>
                </w:rPr>
                <w:t>-</w:t>
              </w:r>
            </w:ins>
            <w:r>
              <w:rPr>
                <w:color w:val="auto"/>
                <w:position w:val="0"/>
                <w:sz w:val="18"/>
                <w:szCs w:val="18"/>
                <w:rFonts w:ascii="Times New Roman" w:eastAsia="Times New Roman" w:hAnsi="Times New Roman" w:hint="default"/>
              </w:rPr>
              <w:t>jee</w:t>
            </w:r>
            <w:del w:id="45" w:author="HeYang" w:date="2017-06-03T21:44:00Z">
              <w:r>
                <w:rPr>
                  <w:color w:val="auto"/>
                  <w:position w:val="0"/>
                  <w:sz w:val="18"/>
                  <w:szCs w:val="18"/>
                  <w:rFonts w:ascii="Times New Roman" w:eastAsia="Times New Roman" w:hAnsi="Times New Roman" w:hint="default"/>
                </w:rPr>
                <w:delText>－</w:delText>
              </w:r>
            </w:del>
            <w:ins w:id="46" w:author="HeYang" w:date="2017-06-03T21:44:00Z">
              <w:r>
                <w:rPr>
                  <w:color w:val="auto"/>
                  <w:position w:val="0"/>
                  <w:sz w:val="18"/>
                  <w:szCs w:val="18"/>
                  <w:rFonts w:ascii="Times New Roman" w:eastAsia="Times New Roman" w:hAnsi="Times New Roman" w:hint="default"/>
                </w:rPr>
                <w:t>-</w:t>
              </w:r>
            </w:ins>
            <w:r>
              <w:rPr>
                <w:color w:val="auto"/>
                <w:position w:val="0"/>
                <w:sz w:val="18"/>
                <w:szCs w:val="18"/>
                <w:rFonts w:ascii="Times New Roman" w:eastAsia="Times New Roman" w:hAnsi="Times New Roman" w:hint="default"/>
              </w:rPr>
              <w:t>mars</w:t>
            </w:r>
          </w:p>
        </w:tc>
        <w:tc>
          <w:tcPr>
            <w:tcW w:type="dxa" w:w="1697"/>
            <w:vAlign w:val="center"/>
            <w:shd w:val="clear" w:color="000000"/>
          </w:tcPr>
          <w:p>
            <w:pPr>
              <w:numPr>
                <w:ilvl w:val="0"/>
                <w:numId w:val="0"/>
              </w:numPr>
              <w:jc w:val="left"/>
              <w:spacing w:lineRule="auto" w:line="240" w:before="0" w:after="160"/>
              <w:ind w:right="0" w:firstLine="0"/>
              <w:rPr>
                <w:color w:val="auto"/>
                <w:position w:val="0"/>
                <w:sz w:val="18"/>
                <w:szCs w:val="18"/>
                <w:rFonts w:ascii="Times New Roman" w:eastAsia="Times New Roman" w:hAnsi="Times New Roman" w:hint="default"/>
              </w:rPr>
              <w:autoSpaceDE w:val="1"/>
              <w:autoSpaceDN w:val="1"/>
            </w:pPr>
            <w:r>
              <w:rPr>
                <w:color w:val="auto"/>
                <w:position w:val="0"/>
                <w:sz w:val="18"/>
                <w:szCs w:val="18"/>
                <w:rFonts w:ascii="Times New Roman" w:eastAsia="Times New Roman" w:hAnsi="Times New Roman" w:hint="default"/>
              </w:rPr>
              <w:t>简体中文</w:t>
            </w:r>
          </w:p>
        </w:tc>
      </w:tr>
    </w:tbl>
    <w:p>
      <w:pPr>
        <w:numPr>
          <w:ilvl w:val="0"/>
          <w:numId w:val="0"/>
        </w:numPr>
        <w:jc w:val="left"/>
        <w:spacing w:lineRule="auto" w:line="240" w:before="0" w:after="160"/>
        <w:ind w:right="0" w:firstLine="0"/>
        <w:rPr>
          <w:color w:val="auto"/>
          <w:position w:val="0"/>
          <w:sz w:val="24"/>
          <w:szCs w:val="24"/>
          <w:rFonts w:ascii="Times New Roman" w:eastAsia="Times New Roman" w:hAnsi="Times New Roman" w:hint="default"/>
        </w:rPr>
        <w:autoSpaceDE w:val="0"/>
        <w:autoSpaceDN w:val="0"/>
      </w:pPr>
    </w:p>
    <w:p>
      <w:pPr>
        <w:bidi w:val="0"/>
        <w:numPr>
          <w:ilvl w:val="2"/>
          <w:numId w:val="1"/>
        </w:numPr>
        <w:jc w:val="left"/>
        <w:spacing w:lineRule="exact" w:line="440" w:before="240" w:after="240"/>
        <w:ind w:right="0" w:left="709" w:hanging="709"/>
        <w:rPr>
          <w:color w:val="auto"/>
          <w:position w:val="0"/>
          <w:sz w:val="28"/>
          <w:szCs w:val="28"/>
          <w:rFonts w:ascii="Times New Roman" w:eastAsia="黑体" w:hAnsi="黑体" w:hint="default"/>
        </w:rPr>
        <w:outlineLvl w:val="2"/>
        <w:autoSpaceDE w:val="1"/>
        <w:autoSpaceDN w:val="1"/>
      </w:pPr>
      <w:bookmarkStart w:id="76" w:name="_Toc421526406"/>
      <w:r>
        <w:rPr>
          <w:color w:val="auto"/>
          <w:position w:val="0"/>
          <w:sz w:val="28"/>
          <w:szCs w:val="28"/>
          <w:rFonts w:ascii="Times New Roman" w:eastAsia="黑体" w:hAnsi="黑体" w:hint="default"/>
        </w:rPr>
        <w:t>　　</w:t>
      </w:r>
      <w:bookmarkStart w:id="77" w:name="_Toc484463946"/>
      <w:r>
        <w:rPr>
          <w:color w:val="auto"/>
          <w:position w:val="0"/>
          <w:sz w:val="28"/>
          <w:szCs w:val="28"/>
          <w:rFonts w:ascii="Times New Roman" w:eastAsia="黑体" w:hAnsi="黑体" w:hint="default"/>
        </w:rPr>
        <w:t>Eclipse</w:t>
      </w:r>
      <w:bookmarkEnd w:id="76"/>
      <w:bookmarkEnd w:id="77"/>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 xml:space="preserve">Eclipse </w:t>
      </w:r>
      <w:r>
        <w:rPr>
          <w:color w:val="auto"/>
          <w:position w:val="0"/>
          <w:sz w:val="24"/>
          <w:szCs w:val="24"/>
          <w:rFonts w:ascii="Times New Roman" w:eastAsia="Times New Roman" w:hAnsi="Times New Roman" w:hint="default"/>
        </w:rPr>
        <w:t>是一款优秀的跨平台的自由的集成开发环境（IDE），从其功能上来讲是一个基于Java</w:t>
      </w:r>
      <w:r>
        <w:rPr>
          <w:color w:val="auto"/>
          <w:position w:val="0"/>
          <w:sz w:val="24"/>
          <w:szCs w:val="24"/>
          <w:rFonts w:ascii="Times New Roman" w:eastAsia="Times New Roman" w:hAnsi="Times New Roman" w:hint="default"/>
        </w:rPr>
        <w:t>的、开放源代码的可扩展开发平台，就其本身而论，它是一个用于通过插件组件构建开</w:t>
      </w:r>
      <w:r>
        <w:rPr>
          <w:color w:val="auto"/>
          <w:position w:val="0"/>
          <w:sz w:val="24"/>
          <w:szCs w:val="24"/>
          <w:rFonts w:ascii="Times New Roman" w:eastAsia="Times New Roman" w:hAnsi="Times New Roman" w:hint="default"/>
        </w:rPr>
        <w:t xml:space="preserve">发环境的框架、服务，并且附带一个标准的插件集，包括Java开发工具（Java </w:t>
      </w:r>
      <w:r>
        <w:rPr>
          <w:color w:val="auto"/>
          <w:position w:val="0"/>
          <w:sz w:val="24"/>
          <w:szCs w:val="24"/>
          <w:rFonts w:ascii="Times New Roman" w:eastAsia="Times New Roman" w:hAnsi="Times New Roman" w:hint="default"/>
        </w:rPr>
        <w:t xml:space="preserve">Development Kit）。</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Eclipse的目标不仅仅为提供一个IDE，它还包括了插件开发环境（Plug</w:t>
      </w:r>
      <w:del w:id="47" w:author="HeYang" w:date="2017-06-03T21:44:00Z">
        <w:r>
          <w:rPr>
            <w:color w:val="auto"/>
            <w:position w:val="0"/>
            <w:sz w:val="24"/>
            <w:szCs w:val="24"/>
            <w:rFonts w:ascii="Times New Roman" w:eastAsia="Times New Roman" w:hAnsi="Times New Roman" w:hint="default"/>
          </w:rPr>
          <w:delText>－</w:delText>
        </w:r>
      </w:del>
      <w:ins w:id="48" w:author="HeYang" w:date="2017-06-03T21:44:00Z">
        <w:r>
          <w:rPr>
            <w:color w:val="auto"/>
            <w:position w:val="0"/>
            <w:sz w:val="24"/>
            <w:szCs w:val="24"/>
            <w:rFonts w:ascii="Times New Roman" w:eastAsia="Times New Roman" w:hAnsi="Times New Roman" w:hint="default"/>
          </w:rPr>
          <w:t>-</w:t>
        </w:r>
      </w:ins>
      <w:r>
        <w:rPr>
          <w:color w:val="auto"/>
          <w:position w:val="0"/>
          <w:sz w:val="24"/>
          <w:szCs w:val="24"/>
          <w:rFonts w:ascii="Times New Roman" w:eastAsia="Times New Roman" w:hAnsi="Times New Roman" w:hint="default"/>
        </w:rPr>
        <w:t xml:space="preserve">in </w:t>
      </w:r>
      <w:r>
        <w:rPr>
          <w:color w:val="auto"/>
          <w:position w:val="0"/>
          <w:sz w:val="24"/>
          <w:szCs w:val="24"/>
          <w:rFonts w:ascii="Times New Roman" w:eastAsia="Times New Roman" w:hAnsi="Times New Roman" w:hint="default"/>
        </w:rPr>
        <w:t xml:space="preserve">Development </w:t>
      </w:r>
      <w:r>
        <w:rPr>
          <w:color w:val="auto"/>
          <w:position w:val="0"/>
          <w:sz w:val="24"/>
          <w:szCs w:val="24"/>
          <w:rFonts w:ascii="Times New Roman" w:eastAsia="Times New Roman" w:hAnsi="Times New Roman" w:hint="default"/>
        </w:rPr>
        <w:t>Environment，PDE），该环境使得开发人员可以根据所需添加新插件，使得Eclipse不</w:t>
      </w:r>
      <w:r>
        <w:rPr>
          <w:color w:val="auto"/>
          <w:position w:val="0"/>
          <w:sz w:val="24"/>
          <w:szCs w:val="24"/>
          <w:rFonts w:ascii="Times New Roman" w:eastAsia="Times New Roman" w:hAnsi="Times New Roman" w:hint="default"/>
        </w:rPr>
        <w:t>断扩充越来越强大。整个Eclipse体系结构像一个拼图，可添加插件，还可以在已有插件</w:t>
      </w:r>
      <w:r>
        <w:rPr>
          <w:color w:val="auto"/>
          <w:position w:val="0"/>
          <w:sz w:val="24"/>
          <w:szCs w:val="24"/>
          <w:rFonts w:ascii="Times New Roman" w:eastAsia="Times New Roman" w:hAnsi="Times New Roman" w:hint="default"/>
        </w:rPr>
        <w:t>上再添加插件，所以Eclipse的架构基本上是“内核＋核心插件＋定制插件”。</w:t>
      </w:r>
    </w:p>
    <w:p>
      <w:pPr>
        <w:numPr>
          <w:ilvl w:val="0"/>
          <w:numId w:val="0"/>
        </w:numPr>
        <w:jc w:val="left"/>
        <w:spacing w:lineRule="auto" w:line="240" w:before="0" w:after="160"/>
        <w:ind w:right="0" w:firstLine="480"/>
        <w:rPr>
          <w:rStyle w:val="PO165"/>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如图2</w:t>
      </w:r>
      <w:del w:id="49" w:author="HeYang" w:date="2017-06-03T21:44:00Z">
        <w:r>
          <w:rPr>
            <w:color w:val="auto"/>
            <w:position w:val="0"/>
            <w:sz w:val="24"/>
            <w:szCs w:val="24"/>
            <w:rFonts w:ascii="Times New Roman" w:eastAsia="Times New Roman" w:hAnsi="Times New Roman" w:hint="default"/>
          </w:rPr>
          <w:delText>－</w:delText>
        </w:r>
      </w:del>
      <w:ins w:id="50" w:author="HeYang" w:date="2017-06-03T21:44:00Z">
        <w:r>
          <w:rPr>
            <w:color w:val="auto"/>
            <w:position w:val="0"/>
            <w:sz w:val="24"/>
            <w:szCs w:val="24"/>
            <w:rFonts w:ascii="Times New Roman" w:eastAsia="Times New Roman" w:hAnsi="Times New Roman" w:hint="default"/>
          </w:rPr>
          <w:t>-</w:t>
        </w:r>
      </w:ins>
      <w:r>
        <w:rPr>
          <w:color w:val="auto"/>
          <w:position w:val="0"/>
          <w:sz w:val="24"/>
          <w:szCs w:val="24"/>
          <w:rFonts w:ascii="Times New Roman" w:eastAsia="Times New Roman" w:hAnsi="Times New Roman" w:hint="default"/>
        </w:rPr>
        <w:t xml:space="preserve">1所示，其中，Platform Runtime（平台运行库）是 Eclipse </w:t>
      </w:r>
      <w:r>
        <w:rPr>
          <w:color w:val="auto"/>
          <w:position w:val="0"/>
          <w:sz w:val="24"/>
          <w:szCs w:val="24"/>
          <w:rFonts w:ascii="Times New Roman" w:eastAsia="Times New Roman" w:hAnsi="Times New Roman" w:hint="default"/>
        </w:rPr>
        <w:t xml:space="preserve">平台核心，它是一个微内核，负责管理插件注册表和插件，其他所有的功能如 </w:t>
      </w:r>
      <w:r>
        <w:rPr>
          <w:color w:val="auto"/>
          <w:position w:val="0"/>
          <w:sz w:val="24"/>
          <w:szCs w:val="24"/>
          <w:rFonts w:ascii="Times New Roman" w:eastAsia="Times New Roman" w:hAnsi="Times New Roman" w:hint="default"/>
        </w:rPr>
        <w:t xml:space="preserve">WorkSpace（工作空间）和 </w:t>
      </w:r>
      <w:r>
        <w:rPr>
          <w:color w:val="auto"/>
          <w:position w:val="0"/>
          <w:sz w:val="24"/>
          <w:szCs w:val="24"/>
          <w:rFonts w:ascii="Times New Roman" w:eastAsia="Times New Roman" w:hAnsi="Times New Roman" w:hint="default"/>
        </w:rPr>
        <w:t>WorkBench（工作台）等都是以插件的形式提供。工作空间是负责管理用户资源的插件。</w:t>
      </w:r>
      <w:r>
        <w:rPr>
          <w:color w:val="auto"/>
          <w:position w:val="0"/>
          <w:sz w:val="24"/>
          <w:szCs w:val="24"/>
          <w:rFonts w:ascii="Times New Roman" w:eastAsia="Times New Roman" w:hAnsi="Times New Roman" w:hint="default"/>
        </w:rPr>
        <w:t xml:space="preserve">工作台是提供用户界面的插件。SWT（Standard Widget </w:t>
      </w:r>
      <w:r>
        <w:rPr>
          <w:color w:val="auto"/>
          <w:position w:val="0"/>
          <w:sz w:val="24"/>
          <w:szCs w:val="24"/>
          <w:rFonts w:ascii="Times New Roman" w:eastAsia="Times New Roman" w:hAnsi="Times New Roman" w:hint="default"/>
        </w:rPr>
        <w:t xml:space="preserve">Toolkit，标准小窗口工具箱）是Eclipse </w:t>
      </w:r>
      <w:r>
        <w:rPr>
          <w:color w:val="auto"/>
          <w:position w:val="0"/>
          <w:sz w:val="24"/>
          <w:szCs w:val="24"/>
          <w:rFonts w:ascii="Times New Roman" w:eastAsia="Times New Roman" w:hAnsi="Times New Roman" w:hint="default"/>
        </w:rPr>
        <w:t xml:space="preserve">平台自己开发的图形API包，作用和Java的AWT/Swing GUI API </w:t>
      </w:r>
      <w:r>
        <w:rPr>
          <w:color w:val="auto"/>
          <w:position w:val="0"/>
          <w:sz w:val="24"/>
          <w:szCs w:val="24"/>
          <w:rFonts w:ascii="Times New Roman" w:eastAsia="Times New Roman" w:hAnsi="Times New Roman" w:hint="default"/>
        </w:rPr>
        <w:t>一样，用来构建图形界面。</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sz w:val="20"/>
        </w:rPr>
        <w:drawing>
          <wp:inline distT="0" distB="0" distL="0" distR="0">
            <wp:extent cx="4048125" cy="1706880"/>
            <wp:effectExtent l="0" t="0" r="0" b="0"/>
            <wp:docPr id="48"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Administrator/AppData/Roaming/JisuOffice/ETemp/7952_7660896/image1.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a:xfrm>
                      <a:off x="0" y="0"/>
                      <a:ext cx="4048760" cy="1707515"/>
                    </a:xfrm>
                    <a:prstGeom prst="rect"/>
                    <a:ln cap="flat"/>
                  </pic:spPr>
                </pic:pic>
              </a:graphicData>
            </a:graphic>
          </wp:inline>
        </w:drawing>
      </w:r>
    </w:p>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color w:val="auto"/>
          <w:position w:val="0"/>
          <w:sz w:val="20"/>
          <w:szCs w:val="20"/>
          <w:rFonts w:ascii="Times New Roman" w:eastAsia="黑体" w:hAnsi="黑体" w:hint="default"/>
        </w:rPr>
        <w:t xml:space="preserve">图 </w:t>
      </w:r>
      <w:r>
        <w:rPr>
          <w:color w:val="auto"/>
          <w:position w:val="0"/>
          <w:sz w:val="20"/>
          <w:szCs w:val="20"/>
          <w:rFonts w:ascii="Times New Roman" w:eastAsia="黑体" w:hAnsi="黑体" w:hint="default"/>
        </w:rPr>
        <w:t>2</w:t>
      </w:r>
      <w:ins w:id="51" w:author="HeYang" w:date="2017-06-03T21:38:00Z">
        <w:r>
          <w:rPr>
            <w:color w:val="auto"/>
            <w:position w:val="0"/>
            <w:sz w:val="20"/>
            <w:szCs w:val="20"/>
            <w:rFonts w:ascii="Times New Roman" w:eastAsia="黑体" w:hAnsi="黑体" w:hint="default"/>
          </w:rPr>
          <w:t>-</w:t>
        </w:r>
      </w:ins>
      <w:del w:id="52" w:author="HeYang" w:date="2017-06-03T21:38:00Z">
        <w:r>
          <w:rPr>
            <w:color w:val="auto"/>
            <w:position w:val="0"/>
            <w:sz w:val="20"/>
            <w:szCs w:val="20"/>
            <w:rFonts w:ascii="Times New Roman" w:eastAsia="黑体" w:hAnsi="黑体" w:hint="default"/>
          </w:rPr>
          <w:delText>－</w:delText>
        </w:r>
      </w:del>
      <w:r>
        <w:rPr/>
        <w:rPr>
          <w:rFonts w:ascii="Times New Roman" w:eastAsia="黑体" w:hAnsi="Times New Roman"/>
          <w:shd w:val="clear"/>
          <w:sz w:val="20"/>
          <w:szCs w:val="20"/>
          <w:w w:val="100"/>
        </w:rPr>
        <w:fldChar w:fldCharType="begin"/>
      </w:r>
      <w:r>
        <w:rPr/>
        <w:rPr>
          <w:rFonts w:ascii="Times New Roman" w:eastAsia="黑体" w:hAnsi="Times New Roman"/>
          <w:shd w:val="clear"/>
          <w:sz w:val="20"/>
          <w:szCs w:val="20"/>
          <w:w w:val="100"/>
        </w:rPr>
        <w:instrText xml:space="preserve"> SEQ 图 \* ARABIC \s 1</w:instrText>
      </w:r>
      <w:r>
        <w:rPr/>
        <w:rPr>
          <w:rFonts w:ascii="Times New Roman" w:eastAsia="黑体" w:hAnsi="Times New Roman"/>
          <w:shd w:val="clear"/>
          <w:sz w:val="20"/>
          <w:szCs w:val="20"/>
          <w:w w:val="100"/>
        </w:rPr>
        <w:fldChar w:fldCharType="separate"/>
      </w:r>
      <w:r>
        <w:rPr>
          <w:color w:val="auto"/>
          <w:position w:val="0"/>
          <w:sz w:val="20"/>
          <w:szCs w:val="20"/>
          <w:rFonts w:ascii="Times New Roman" w:eastAsia="黑体" w:hAnsi="黑体" w:hint="default"/>
        </w:rPr>
        <w:t>1</w:t>
      </w:r>
      <w:r>
        <w:rPr/>
        <w:rPr>
          <w:rFonts w:ascii="Times New Roman" w:eastAsia="黑体" w:hAnsi="Times New Roman"/>
          <w:shd w:val="clear"/>
          <w:sz w:val="20"/>
          <w:szCs w:val="20"/>
          <w:w w:val="100"/>
        </w:rPr>
        <w:fldChar w:fldCharType="end"/>
      </w:r>
      <w:r>
        <w:rPr>
          <w:color w:val="auto"/>
          <w:position w:val="0"/>
          <w:sz w:val="20"/>
          <w:szCs w:val="20"/>
          <w:rFonts w:ascii="Times New Roman" w:eastAsia="黑体" w:hAnsi="黑体" w:hint="default"/>
        </w:rPr>
        <w:t>　Eclipse体系结构图</w:t>
      </w:r>
    </w:p>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color w:val="auto"/>
          <w:position w:val="0"/>
          <w:sz w:val="20"/>
          <w:szCs w:val="20"/>
          <w:rFonts w:ascii="Times New Roman" w:eastAsia="黑体" w:hAnsi="黑体" w:hint="default"/>
        </w:rPr>
        <w:t xml:space="preserve">Figure </w:t>
      </w:r>
      <w:commentRangeStart w:id="1"/>
      <w:r>
        <w:rPr>
          <w:color w:val="auto"/>
          <w:position w:val="0"/>
          <w:sz w:val="20"/>
          <w:szCs w:val="20"/>
          <w:rFonts w:ascii="Times New Roman" w:eastAsia="黑体" w:hAnsi="黑体" w:hint="default"/>
        </w:rPr>
        <w:t>2</w:t>
      </w:r>
      <w:commentRangeEnd w:id="1"/>
      <w:r>
        <w:rPr>
          <w:rStyle w:val="a4"/>
        </w:rPr>
        <w:commentReference w:id="1"/>
      </w:r>
      <w:del w:id="53" w:author="Administrator" w:date="2017-06-03T18:12:00Z">
        <w:r>
          <w:rPr>
            <w:color w:val="auto"/>
            <w:position w:val="0"/>
            <w:sz w:val="20"/>
            <w:szCs w:val="20"/>
            <w:rFonts w:ascii="Times New Roman" w:eastAsia="黑体" w:hAnsi="黑体" w:hint="default"/>
          </w:rPr>
          <w:delText>－</w:delText>
        </w:r>
      </w:del>
      <w:ins w:id="54" w:author="HeYang" w:date="2017-06-03T21:38:00Z">
        <w:r>
          <w:rPr>
            <w:color w:val="auto"/>
            <w:position w:val="0"/>
            <w:sz w:val="20"/>
            <w:szCs w:val="20"/>
            <w:rFonts w:ascii="Times New Roman" w:eastAsia="黑体" w:hAnsi="黑体" w:hint="default"/>
          </w:rPr>
          <w:t>-</w:t>
        </w:r>
      </w:ins>
      <w:del w:id="55" w:author="HeYang" w:date="2017-06-03T21:38:00Z">
        <w:r>
          <w:rPr>
            <w:color w:val="auto"/>
            <w:position w:val="0"/>
            <w:sz w:val="20"/>
            <w:szCs w:val="20"/>
            <w:rFonts w:ascii="Times New Roman" w:eastAsia="黑体" w:hAnsi="黑体" w:hint="default"/>
          </w:rPr>
          <w:delText>-</w:delText>
        </w:r>
      </w:del>
      <w:r>
        <w:rPr/>
        <w:rPr>
          <w:rFonts w:ascii="Times New Roman" w:eastAsia="黑体" w:hAnsi="Times New Roman"/>
          <w:shd w:val="clear"/>
          <w:sz w:val="20"/>
          <w:szCs w:val="20"/>
          <w:w w:val="100"/>
        </w:rPr>
        <w:fldChar w:fldCharType="begin"/>
      </w:r>
      <w:r>
        <w:rPr/>
        <w:rPr>
          <w:rFonts w:ascii="Times New Roman" w:eastAsia="黑体" w:hAnsi="Times New Roman"/>
          <w:shd w:val="clear"/>
          <w:sz w:val="20"/>
          <w:szCs w:val="20"/>
          <w:w w:val="100"/>
        </w:rPr>
        <w:instrText xml:space="preserve"> SEQ Figure \* ARABIC \s 1</w:instrText>
      </w:r>
      <w:r>
        <w:rPr/>
        <w:rPr>
          <w:rFonts w:ascii="Times New Roman" w:eastAsia="黑体" w:hAnsi="Times New Roman"/>
          <w:shd w:val="clear"/>
          <w:sz w:val="20"/>
          <w:szCs w:val="20"/>
          <w:w w:val="100"/>
        </w:rPr>
        <w:fldChar w:fldCharType="separate"/>
      </w:r>
      <w:r>
        <w:rPr>
          <w:color w:val="auto"/>
          <w:position w:val="0"/>
          <w:sz w:val="20"/>
          <w:szCs w:val="20"/>
          <w:rFonts w:ascii="Times New Roman" w:eastAsia="黑体" w:hAnsi="黑体" w:hint="default"/>
        </w:rPr>
        <w:t>1</w:t>
      </w:r>
      <w:r>
        <w:rPr/>
        <w:rPr>
          <w:rFonts w:ascii="Times New Roman" w:eastAsia="黑体" w:hAnsi="Times New Roman"/>
          <w:shd w:val="clear"/>
          <w:sz w:val="20"/>
          <w:szCs w:val="20"/>
          <w:w w:val="100"/>
        </w:rPr>
        <w:fldChar w:fldCharType="end"/>
      </w:r>
      <w:r>
        <w:rPr>
          <w:color w:val="auto"/>
          <w:position w:val="0"/>
          <w:sz w:val="20"/>
          <w:szCs w:val="20"/>
          <w:rFonts w:ascii="Times New Roman" w:eastAsia="黑体" w:hAnsi="黑体" w:hint="default"/>
        </w:rPr>
        <w:t xml:space="preserve">　The Architecture Of Eclipse</w:t>
      </w:r>
    </w:p>
    <w:p>
      <w:pPr>
        <w:bidi w:val="0"/>
        <w:numPr>
          <w:ilvl w:val="2"/>
          <w:numId w:val="1"/>
        </w:numPr>
        <w:jc w:val="left"/>
        <w:spacing w:lineRule="exact" w:line="440" w:before="240" w:after="240"/>
        <w:ind w:right="0" w:left="709" w:hanging="709"/>
        <w:rPr>
          <w:b w:val="1"/>
          <w:color w:val="auto"/>
          <w:position w:val="0"/>
          <w:sz w:val="28"/>
          <w:szCs w:val="28"/>
          <w:rFonts w:ascii="Times New Roman" w:eastAsia="黑体" w:hAnsi="黑体" w:hint="default"/>
          <w:del w:id="57" w:author="HeYang" w:date="2017-06-03T21:49:00Z"/>
        </w:rPr>
        <w:outlineLvl w:val="2"/>
        <w:autoSpaceDE w:val="1"/>
        <w:autoSpaceDN w:val="1"/>
      </w:pPr>
      <w:ins w:id="58" w:author="HeYang" w:date="2017-06-04T16:15:00Z">
        <w:r>
          <w:rPr>
            <w:color w:val="auto"/>
            <w:position w:val="0"/>
            <w:sz w:val="28"/>
            <w:szCs w:val="28"/>
            <w:rFonts w:ascii="Times New Roman" w:eastAsia="黑体" w:hAnsi="黑体" w:hint="default"/>
          </w:rPr>
          <w:t>　　</w:t>
        </w:r>
      </w:ins>
      <w:del w:id="59" w:author="HeYang" w:date="2017-06-04T16:13:00Z">
        <w:r>
          <w:rPr>
            <w:color w:val="auto"/>
            <w:position w:val="0"/>
            <w:sz w:val="28"/>
            <w:szCs w:val="28"/>
            <w:rFonts w:ascii="Times New Roman" w:eastAsia="黑体" w:hAnsi="黑体" w:hint="default"/>
          </w:rPr>
          <w:delText xml:space="preserve">  </w:delText>
        </w:r>
      </w:del>
      <w:bookmarkStart w:id="78" w:name="_Toc484463947"/>
      <w:bookmarkStart w:id="79" w:name="_Toc484356336"/>
      <w:bookmarkStart w:id="80" w:name="_Toc421526407"/>
      <w:r>
        <w:rPr>
          <w:color w:val="auto"/>
          <w:position w:val="0"/>
          <w:sz w:val="28"/>
          <w:szCs w:val="28"/>
          <w:rFonts w:ascii="Times New Roman" w:eastAsia="黑体" w:hAnsi="黑体" w:hint="default"/>
        </w:rPr>
        <w:t>Java</w:t>
      </w:r>
      <w:bookmarkEnd w:id="78"/>
      <w:bookmarkEnd w:id="79"/>
      <w:bookmarkEnd w:id="80"/>
    </w:p>
    <w:p>
      <w:pPr>
        <w:bidi w:val="0"/>
        <w:numPr>
          <w:ilvl w:val="2"/>
          <w:numId w:val="1"/>
        </w:numPr>
        <w:jc w:val="left"/>
        <w:spacing w:lineRule="exact" w:line="440" w:before="240" w:after="240"/>
        <w:ind w:right="0" w:left="709" w:hanging="709"/>
        <w:rPr>
          <w:color w:val="auto"/>
          <w:position w:val="0"/>
          <w:sz w:val="28"/>
          <w:szCs w:val="28"/>
          <w:rFonts w:ascii="Times New Roman" w:eastAsia="黑体" w:hAnsi="黑体" w:hint="default"/>
          <w:del w:id="61" w:author="HeYang" w:date="2017-06-03T21:38:00Z"/>
        </w:rPr>
        <w:outlineLvl w:val="2"/>
        <w:autoSpaceDE w:val="1"/>
        <w:autoSpaceDN w:val="1"/>
      </w:pPr>
      <w:del w:id="62" w:author="HeYang" w:date="2017-06-03T21:49:00Z">
        <w:r>
          <w:rPr>
            <w:color w:val="auto"/>
            <w:position w:val="0"/>
            <w:sz w:val="28"/>
            <w:szCs w:val="28"/>
            <w:rFonts w:ascii="Times New Roman" w:eastAsia="黑体" w:hAnsi="黑体" w:hint="default"/>
          </w:rPr>
          <w:delText>Java</w:delText>
        </w:r>
      </w:del>
      <w:del w:id="63" w:author="HeYang" w:date="2017-06-03T21:49:00Z">
        <w:r>
          <w:rPr>
            <w:color w:val="auto"/>
            <w:position w:val="0"/>
            <w:sz w:val="28"/>
            <w:szCs w:val="28"/>
            <w:rFonts w:ascii="Times New Roman" w:eastAsia="黑体" w:hAnsi="黑体" w:hint="default"/>
          </w:rPr>
          <w:delText>是一种可以撰写跨越平台的</w:delText>
        </w:r>
      </w:del>
      <w:del w:id="67" w:author="HeYang" w:date="2017-06-03T21:49:00Z">
        <w:r>
          <w:rPr>
            <w:color w:val="auto"/>
            <w:position w:val="0"/>
            <w:sz w:val="28"/>
            <w:szCs w:val="28"/>
            <w:rFonts w:ascii="Times New Roman" w:eastAsia="黑体" w:hAnsi="黑体" w:hint="default"/>
          </w:rPr>
          <w:delText>应用软件</w:delText>
        </w:r>
      </w:del>
      <w:del w:id="69" w:author="HeYang" w:date="2017-06-03T21:49:00Z">
        <w:r>
          <w:rPr>
            <w:color w:val="auto"/>
            <w:position w:val="0"/>
            <w:sz w:val="28"/>
            <w:szCs w:val="28"/>
            <w:rFonts w:ascii="Times New Roman" w:eastAsia="黑体" w:hAnsi="黑体" w:hint="default"/>
          </w:rPr>
          <w:delText>的面向对象的</w:delText>
        </w:r>
      </w:del>
      <w:del w:id="73" w:author="HeYang" w:date="2017-06-03T21:49:00Z">
        <w:r>
          <w:rPr>
            <w:color w:val="auto"/>
            <w:position w:val="0"/>
            <w:sz w:val="28"/>
            <w:szCs w:val="28"/>
            <w:rFonts w:ascii="Times New Roman" w:eastAsia="黑体" w:hAnsi="黑体" w:hint="default"/>
          </w:rPr>
          <w:delText>程序设计语言</w:delText>
        </w:r>
      </w:del>
      <w:del w:id="75" w:author="HeYang" w:date="2017-06-03T21:49:00Z">
        <w:r>
          <w:rPr>
            <w:color w:val="auto"/>
            <w:position w:val="0"/>
            <w:sz w:val="28"/>
            <w:szCs w:val="28"/>
            <w:rFonts w:ascii="Times New Roman" w:eastAsia="黑体" w:hAnsi="黑体" w:hint="default"/>
          </w:rPr>
          <w:delText>。</w:delText>
        </w:r>
      </w:del>
      <w:bookmarkStart w:id="81" w:name="_Toc484356097"/>
      <w:bookmarkEnd w:id="81"/>
      <w:bookmarkStart w:id="82" w:name="_Toc484356257"/>
      <w:bookmarkEnd w:id="82"/>
      <w:bookmarkStart w:id="83" w:name="_Toc484356337"/>
      <w:bookmarkEnd w:id="83"/>
      <w:bookmarkStart w:id="84" w:name="_Toc484463948"/>
      <w:bookmarkEnd w:id="84"/>
      <w:bookmarkStart w:id="85" w:name="_Toc484356177"/>
      <w:bookmarkEnd w:id="85"/>
    </w:p>
    <w:p>
      <w:pPr>
        <w:bidi w:val="0"/>
        <w:numPr>
          <w:ilvl w:val="2"/>
          <w:numId w:val="1"/>
        </w:numPr>
        <w:jc w:val="left"/>
        <w:spacing w:lineRule="exact" w:line="440" w:before="240" w:after="240"/>
        <w:ind w:right="0" w:left="709" w:hanging="709"/>
        <w:rPr>
          <w:color w:val="auto"/>
          <w:position w:val="0"/>
          <w:sz w:val="28"/>
          <w:szCs w:val="28"/>
          <w:rFonts w:ascii="Times New Roman" w:eastAsia="黑体" w:hAnsi="黑体" w:hint="default"/>
        </w:rPr>
        <w:outlineLvl w:val="2"/>
        <w:autoSpaceDE w:val="1"/>
        <w:autoSpaceDN w:val="1"/>
      </w:pPr>
      <w:bookmarkStart w:id="86" w:name="_Toc484463949"/>
      <w:bookmarkEnd w:id="86"/>
    </w:p>
    <w:p>
      <w:pPr>
        <w:bidi w:val="0"/>
        <w:numPr>
          <w:ilvl w:val="0"/>
          <w:numId w:val="4"/>
        </w:numPr>
        <w:jc w:val="left"/>
        <w:spacing w:lineRule="auto" w:line="240" w:before="0" w:after="160"/>
        <w:ind w:left="840" w:right="0" w:hanging="42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体系</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1"/>
        <w:autoSpaceDN w:val="1"/>
      </w:pPr>
      <w:r>
        <w:rPr>
          <w:color w:val="auto"/>
          <w:position w:val="0"/>
          <w:sz w:val="24"/>
          <w:szCs w:val="24"/>
          <w:rFonts w:ascii="Times New Roman" w:eastAsia="Times New Roman" w:hAnsi="Times New Roman" w:hint="default"/>
        </w:rPr>
        <w:t xml:space="preserve">Java根据应用范围可以分为三个体系：Java SE、JavaEE、Java ME。 </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1"/>
        <w:autoSpaceDN w:val="1"/>
      </w:pPr>
      <w:r>
        <w:rPr>
          <w:color w:val="auto"/>
          <w:position w:val="0"/>
          <w:sz w:val="24"/>
          <w:szCs w:val="24"/>
          <w:rFonts w:ascii="Times New Roman" w:eastAsia="Times New Roman" w:hAnsi="Times New Roman" w:hint="default"/>
        </w:rPr>
        <w:t xml:space="preserve">Java SE（J2SE，Java2 Platform Standard </w:t>
      </w:r>
      <w:r>
        <w:rPr>
          <w:color w:val="auto"/>
          <w:position w:val="0"/>
          <w:sz w:val="24"/>
          <w:szCs w:val="24"/>
          <w:rFonts w:ascii="Times New Roman" w:eastAsia="Times New Roman" w:hAnsi="Times New Roman" w:hint="default"/>
        </w:rPr>
        <w:t xml:space="preserve">Edition，标准版）主要用于桌面应用软件的编程；JavaEE（J2EE，Java 2 Platform, </w:t>
      </w:r>
      <w:r>
        <w:rPr>
          <w:color w:val="auto"/>
          <w:position w:val="0"/>
          <w:sz w:val="24"/>
          <w:szCs w:val="24"/>
          <w:rFonts w:ascii="Times New Roman" w:eastAsia="Times New Roman" w:hAnsi="Times New Roman" w:hint="default"/>
        </w:rPr>
        <w:t xml:space="preserve">Enterprise </w:t>
      </w:r>
      <w:r>
        <w:rPr>
          <w:color w:val="auto"/>
          <w:position w:val="0"/>
          <w:sz w:val="24"/>
          <w:szCs w:val="24"/>
          <w:rFonts w:ascii="Times New Roman" w:eastAsia="Times New Roman" w:hAnsi="Times New Roman" w:hint="default"/>
        </w:rPr>
        <w:t>Edition，企业版）主要用于开发分布式的网络程序，例如电子商务网站和ERP系统；</w:t>
      </w:r>
      <w:r>
        <w:rPr>
          <w:color w:val="auto"/>
          <w:position w:val="0"/>
          <w:sz w:val="24"/>
          <w:szCs w:val="24"/>
          <w:rFonts w:ascii="Times New Roman" w:eastAsia="Times New Roman" w:hAnsi="Times New Roman" w:hint="default"/>
        </w:rPr>
        <w:t xml:space="preserve">Java ME（J2ME，Java 2 Platform Micro </w:t>
      </w:r>
      <w:r>
        <w:rPr>
          <w:color w:val="auto"/>
          <w:position w:val="0"/>
          <w:sz w:val="24"/>
          <w:szCs w:val="24"/>
          <w:rFonts w:ascii="Times New Roman" w:eastAsia="Times New Roman" w:hAnsi="Times New Roman" w:hint="default"/>
        </w:rPr>
        <w:t>Edition，微型版）主要用于嵌入式系统开发，例如手机和PDA的编程。</w:t>
      </w:r>
    </w:p>
    <w:p>
      <w:pPr>
        <w:numPr>
          <w:ilvl w:val="0"/>
          <w:numId w:val="0"/>
        </w:numPr>
        <w:jc w:val="left"/>
        <w:spacing w:lineRule="auto" w:line="240" w:before="0" w:after="160"/>
        <w:ind w:right="0" w:firstLine="0"/>
        <w:rPr>
          <w:color w:val="auto"/>
          <w:position w:val="0"/>
          <w:sz w:val="24"/>
          <w:szCs w:val="24"/>
          <w:rFonts w:ascii="Times New Roman" w:eastAsia="Times New Roman" w:hAnsi="Times New Roman" w:hint="default"/>
          <w:del w:id="76" w:author="HeYang" w:date="2017-06-03T21:38:00Z"/>
        </w:rPr>
        <w:autoSpaceDE w:val="1"/>
        <w:autoSpaceDN w:val="1"/>
      </w:pPr>
      <w:commentRangeStart w:id="2"/>
      <w:commentRangeEnd w:id="2"/>
      <w:r>
        <w:rPr>
          <w:rStyle w:val="a4"/>
        </w:rPr>
        <w:commentReference w:id="2"/>
      </w:r>
    </w:p>
    <w:p>
      <w:pPr>
        <w:bidi w:val="0"/>
        <w:numPr>
          <w:ilvl w:val="0"/>
          <w:numId w:val="4"/>
        </w:numPr>
        <w:jc w:val="left"/>
        <w:spacing w:lineRule="auto" w:line="240" w:before="0" w:after="160"/>
        <w:ind w:left="840" w:right="0" w:hanging="42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工作原理</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Java由四方面组成：Java编程语言，即语法；Java文件格式，即各种文件夹、文件</w:t>
      </w:r>
      <w:r>
        <w:rPr>
          <w:color w:val="auto"/>
          <w:position w:val="0"/>
          <w:sz w:val="24"/>
          <w:szCs w:val="24"/>
          <w:rFonts w:ascii="Times New Roman" w:eastAsia="Times New Roman" w:hAnsi="Times New Roman" w:hint="default"/>
        </w:rPr>
        <w:t xml:space="preserve">的后缀；Java虚拟机(JVM)，即处理*.class文件的解释器和Java应用程序接口(Java </w:t>
      </w:r>
      <w:r>
        <w:rPr>
          <w:color w:val="auto"/>
          <w:position w:val="0"/>
          <w:sz w:val="24"/>
          <w:szCs w:val="24"/>
          <w:rFonts w:ascii="Times New Roman" w:eastAsia="Times New Roman" w:hAnsi="Times New Roman" w:hint="default"/>
        </w:rPr>
        <w:t>API)。当编辑运行一个Java程序时，需要同时涉及这四个组成。</w:t>
      </w:r>
    </w:p>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sz w:val="20"/>
        </w:rPr>
        <w:drawing>
          <wp:inline distT="0" distB="0" distL="0" distR="0">
            <wp:extent cx="4563110" cy="1928495"/>
            <wp:effectExtent l="0" t="0" r="1905" b="635"/>
            <wp:docPr id="53" name="图片 27" descr="C:\Users\HeYang\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Administrator/AppData/Roaming/JisuOffice/ETemp/7952_7660896/image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563745" cy="1929130"/>
                    </a:xfrm>
                    <a:prstGeom prst="rect"/>
                    <a:noFill/>
                    <a:ln cap="flat">
                      <a:noFill/>
                    </a:ln>
                  </pic:spPr>
                </pic:pic>
              </a:graphicData>
            </a:graphic>
          </wp:inline>
        </w:drawing>
      </w:r>
    </w:p>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color w:val="auto"/>
          <w:position w:val="0"/>
          <w:sz w:val="20"/>
          <w:szCs w:val="20"/>
          <w:rFonts w:ascii="Times New Roman" w:eastAsia="黑体" w:hAnsi="黑体" w:hint="default"/>
        </w:rPr>
        <w:t xml:space="preserve">图 </w:t>
      </w:r>
      <w:r>
        <w:rPr>
          <w:color w:val="auto"/>
          <w:position w:val="0"/>
          <w:sz w:val="20"/>
          <w:szCs w:val="20"/>
          <w:rFonts w:ascii="Times New Roman" w:eastAsia="黑体" w:hAnsi="黑体" w:hint="default"/>
        </w:rPr>
        <w:t>2</w:t>
      </w:r>
      <w:ins w:id="78" w:author="HeYang" w:date="2017-06-03T21:39:00Z">
        <w:r>
          <w:rPr>
            <w:color w:val="auto"/>
            <w:position w:val="0"/>
            <w:sz w:val="20"/>
            <w:szCs w:val="20"/>
            <w:rFonts w:ascii="Times New Roman" w:eastAsia="黑体" w:hAnsi="黑体" w:hint="default"/>
          </w:rPr>
          <w:t>-</w:t>
        </w:r>
      </w:ins>
      <w:del w:id="79" w:author="HeYang" w:date="2017-06-03T21:39:00Z">
        <w:r>
          <w:rPr>
            <w:color w:val="auto"/>
            <w:position w:val="0"/>
            <w:sz w:val="20"/>
            <w:szCs w:val="20"/>
            <w:rFonts w:ascii="Times New Roman" w:eastAsia="黑体" w:hAnsi="黑体" w:hint="default"/>
          </w:rPr>
          <w:delText>－</w:delText>
        </w:r>
      </w:del>
      <w:r>
        <w:rPr/>
        <w:rPr>
          <w:rFonts w:ascii="Times New Roman" w:eastAsia="黑体" w:hAnsi="Times New Roman"/>
          <w:shd w:val="clear"/>
          <w:sz w:val="20"/>
          <w:szCs w:val="20"/>
          <w:w w:val="100"/>
        </w:rPr>
        <w:fldChar w:fldCharType="begin"/>
      </w:r>
      <w:r>
        <w:rPr/>
        <w:rPr>
          <w:rFonts w:ascii="Times New Roman" w:eastAsia="黑体" w:hAnsi="Times New Roman"/>
          <w:shd w:val="clear"/>
          <w:sz w:val="20"/>
          <w:szCs w:val="20"/>
          <w:w w:val="100"/>
        </w:rPr>
        <w:instrText xml:space="preserve"> SEQ 图 \* ARABIC \s 1</w:instrText>
      </w:r>
      <w:r>
        <w:rPr/>
        <w:rPr>
          <w:rFonts w:ascii="Times New Roman" w:eastAsia="黑体" w:hAnsi="Times New Roman"/>
          <w:shd w:val="clear"/>
          <w:sz w:val="20"/>
          <w:szCs w:val="20"/>
          <w:w w:val="100"/>
        </w:rPr>
        <w:fldChar w:fldCharType="separate"/>
      </w:r>
      <w:r>
        <w:rPr>
          <w:color w:val="auto"/>
          <w:position w:val="0"/>
          <w:sz w:val="20"/>
          <w:szCs w:val="20"/>
          <w:rFonts w:ascii="Times New Roman" w:eastAsia="黑体" w:hAnsi="黑体" w:hint="default"/>
        </w:rPr>
        <w:t>2</w:t>
      </w:r>
      <w:r>
        <w:rPr/>
        <w:rPr>
          <w:rFonts w:ascii="Times New Roman" w:eastAsia="黑体" w:hAnsi="Times New Roman"/>
          <w:shd w:val="clear"/>
          <w:sz w:val="20"/>
          <w:szCs w:val="20"/>
          <w:w w:val="100"/>
        </w:rPr>
        <w:fldChar w:fldCharType="end"/>
      </w:r>
      <w:r>
        <w:rPr>
          <w:color w:val="auto"/>
          <w:position w:val="0"/>
          <w:sz w:val="20"/>
          <w:szCs w:val="20"/>
          <w:rFonts w:ascii="Times New Roman" w:eastAsia="黑体" w:hAnsi="黑体" w:hint="default"/>
        </w:rPr>
        <w:t>　</w:t>
      </w:r>
      <w:bookmarkStart w:id="87" w:name="OLE_LINK3"/>
      <w:bookmarkStart w:id="88" w:name="OLE_LINK4"/>
      <w:r>
        <w:rPr>
          <w:color w:val="auto"/>
          <w:position w:val="0"/>
          <w:sz w:val="20"/>
          <w:szCs w:val="20"/>
          <w:rFonts w:ascii="Times New Roman" w:eastAsia="黑体" w:hAnsi="黑体" w:hint="default"/>
        </w:rPr>
        <w:t>工作原理图</w:t>
      </w:r>
      <w:bookmarkEnd w:id="87"/>
      <w:bookmarkEnd w:id="88"/>
    </w:p>
    <w:p>
      <w:pPr>
        <w:numPr>
          <w:ilvl w:val="0"/>
          <w:numId w:val="0"/>
        </w:numPr>
        <w:jc w:val="left"/>
        <w:spacing w:lineRule="auto" w:line="240" w:before="0" w:after="160"/>
        <w:ind w:right="0" w:firstLine="0"/>
        <w:rPr>
          <w:color w:val="auto"/>
          <w:position w:val="0"/>
          <w:sz w:val="20"/>
          <w:szCs w:val="20"/>
          <w:rFonts w:ascii="Times New Roman" w:eastAsia="黑体" w:hAnsi="黑体" w:hint="default"/>
          <w:del w:id="80" w:author="HeYang" w:date="2017-06-03T21:38:00Z"/>
        </w:rPr>
        <w:autoSpaceDE w:val="1"/>
        <w:autoSpaceDN w:val="1"/>
      </w:pPr>
      <w:r>
        <w:rPr>
          <w:color w:val="auto"/>
          <w:position w:val="0"/>
          <w:sz w:val="20"/>
          <w:szCs w:val="20"/>
          <w:rFonts w:ascii="Times New Roman" w:eastAsia="黑体" w:hAnsi="黑体" w:hint="default"/>
        </w:rPr>
        <w:t xml:space="preserve">Figure </w:t>
      </w:r>
      <w:r>
        <w:rPr>
          <w:color w:val="auto"/>
          <w:position w:val="0"/>
          <w:sz w:val="20"/>
          <w:szCs w:val="20"/>
          <w:rFonts w:ascii="Times New Roman" w:eastAsia="黑体" w:hAnsi="黑体" w:hint="default"/>
        </w:rPr>
        <w:t>2</w:t>
      </w:r>
      <w:ins w:id="81" w:author="HeYang" w:date="2017-06-03T21:39:00Z">
        <w:r>
          <w:rPr>
            <w:color w:val="auto"/>
            <w:position w:val="0"/>
            <w:sz w:val="20"/>
            <w:szCs w:val="20"/>
            <w:rFonts w:ascii="Times New Roman" w:eastAsia="黑体" w:hAnsi="黑体" w:hint="default"/>
          </w:rPr>
          <w:t>-</w:t>
        </w:r>
      </w:ins>
      <w:del w:id="82" w:author="HeYang" w:date="2017-06-03T21:39:00Z">
        <w:r>
          <w:rPr>
            <w:color w:val="auto"/>
            <w:position w:val="0"/>
            <w:sz w:val="20"/>
            <w:szCs w:val="20"/>
            <w:rFonts w:ascii="Times New Roman" w:eastAsia="黑体" w:hAnsi="黑体" w:hint="default"/>
          </w:rPr>
          <w:delText>－</w:delText>
        </w:r>
      </w:del>
      <w:r>
        <w:rPr/>
        <w:rPr>
          <w:rFonts w:ascii="Times New Roman" w:eastAsia="黑体" w:hAnsi="Times New Roman"/>
          <w:shd w:val="clear"/>
          <w:sz w:val="20"/>
          <w:szCs w:val="20"/>
          <w:w w:val="100"/>
        </w:rPr>
        <w:fldChar w:fldCharType="begin"/>
      </w:r>
      <w:r>
        <w:rPr/>
        <w:rPr>
          <w:rFonts w:ascii="Times New Roman" w:eastAsia="黑体" w:hAnsi="Times New Roman"/>
          <w:shd w:val="clear"/>
          <w:sz w:val="20"/>
          <w:szCs w:val="20"/>
          <w:w w:val="100"/>
        </w:rPr>
        <w:instrText xml:space="preserve"> SEQ Figure \* ARABIC \s 1</w:instrText>
      </w:r>
      <w:r>
        <w:rPr/>
        <w:rPr>
          <w:rFonts w:ascii="Times New Roman" w:eastAsia="黑体" w:hAnsi="Times New Roman"/>
          <w:shd w:val="clear"/>
          <w:sz w:val="20"/>
          <w:szCs w:val="20"/>
          <w:w w:val="100"/>
        </w:rPr>
        <w:fldChar w:fldCharType="separate"/>
      </w:r>
      <w:r>
        <w:rPr>
          <w:color w:val="auto"/>
          <w:position w:val="0"/>
          <w:sz w:val="20"/>
          <w:szCs w:val="20"/>
          <w:rFonts w:ascii="Times New Roman" w:eastAsia="黑体" w:hAnsi="黑体" w:hint="default"/>
        </w:rPr>
        <w:t>2</w:t>
      </w:r>
      <w:r>
        <w:rPr/>
        <w:rPr>
          <w:rFonts w:ascii="Times New Roman" w:eastAsia="黑体" w:hAnsi="Times New Roman"/>
          <w:shd w:val="clear"/>
          <w:sz w:val="20"/>
          <w:szCs w:val="20"/>
          <w:w w:val="100"/>
        </w:rPr>
        <w:fldChar w:fldCharType="end"/>
      </w:r>
      <w:r>
        <w:rPr>
          <w:color w:val="auto"/>
          <w:position w:val="0"/>
          <w:sz w:val="20"/>
          <w:szCs w:val="20"/>
          <w:rFonts w:ascii="Times New Roman" w:eastAsia="黑体" w:hAnsi="黑体" w:hint="default"/>
        </w:rPr>
        <w:t xml:space="preserve">　The Figure Of Working Principle</w:t>
      </w:r>
    </w:p>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del w:id="83" w:author="HeYang" w:date="2017-06-03T21:39:00Z"/>
        </w:rPr>
        <w:autoSpaceDE w:val="0"/>
        <w:autoSpaceDN w:val="0"/>
      </w:pPr>
      <w:bookmarkStart w:id="89" w:name="OLE_LINK39"/>
      <w:bookmarkStart w:id="90" w:name="OLE_LINK40"/>
      <w:r>
        <w:rPr>
          <w:color w:val="auto"/>
          <w:position w:val="0"/>
          <w:sz w:val="24"/>
          <w:szCs w:val="24"/>
          <w:rFonts w:ascii="Times New Roman" w:eastAsia="Times New Roman" w:hAnsi="Times New Roman" w:hint="default"/>
        </w:rPr>
        <w:t>使用文字编辑软件（例如记事本、写字板、UltraEdit等）或集成开</w:t>
      </w:r>
      <w:bookmarkEnd w:id="89"/>
      <w:bookmarkEnd w:id="90"/>
      <w:r>
        <w:rPr>
          <w:color w:val="auto"/>
          <w:position w:val="0"/>
          <w:sz w:val="24"/>
          <w:szCs w:val="24"/>
          <w:rFonts w:ascii="Times New Roman" w:eastAsia="Times New Roman" w:hAnsi="Times New Roman" w:hint="default"/>
        </w:rPr>
        <w:t>发环境（Eclipse、</w:t>
      </w:r>
      <w:r>
        <w:rPr>
          <w:color w:val="auto"/>
          <w:position w:val="0"/>
          <w:sz w:val="24"/>
          <w:szCs w:val="24"/>
          <w:rFonts w:ascii="Times New Roman" w:eastAsia="Times New Roman" w:hAnsi="Times New Roman" w:hint="default"/>
        </w:rPr>
        <w:t xml:space="preserve">MyEclipse等）在Java源文件中定义不同的类，通过调用类（这些类实现了Java </w:t>
      </w:r>
      <w:r>
        <w:rPr>
          <w:color w:val="auto"/>
          <w:position w:val="0"/>
          <w:sz w:val="24"/>
          <w:szCs w:val="24"/>
          <w:rFonts w:ascii="Times New Roman" w:eastAsia="Times New Roman" w:hAnsi="Times New Roman" w:hint="default"/>
        </w:rPr>
        <w:t>API）中的方法来访问资源系统，把源文件编译生成一种二进制中间码，存储在class文</w:t>
      </w:r>
      <w:r>
        <w:rPr>
          <w:color w:val="auto"/>
          <w:position w:val="0"/>
          <w:sz w:val="24"/>
          <w:szCs w:val="24"/>
          <w:rFonts w:ascii="Times New Roman" w:eastAsia="Times New Roman" w:hAnsi="Times New Roman" w:hint="default"/>
        </w:rPr>
        <w:t>件中，然后再通过运行与操作系统平台环境相对应的Java虚拟机来运行class文件，执</w:t>
      </w:r>
      <w:r>
        <w:rPr>
          <w:color w:val="auto"/>
          <w:position w:val="0"/>
          <w:sz w:val="24"/>
          <w:szCs w:val="24"/>
          <w:rFonts w:ascii="Times New Roman" w:eastAsia="Times New Roman" w:hAnsi="Times New Roman" w:hint="default"/>
        </w:rPr>
        <w:t xml:space="preserve">行编译产生的字节码，调用class文件中实现的方法来满足程序的Java API调用。 </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p>
    <w:p>
      <w:pPr>
        <w:bidi w:val="0"/>
        <w:numPr>
          <w:ilvl w:val="0"/>
          <w:numId w:val="4"/>
        </w:numPr>
        <w:jc w:val="left"/>
        <w:spacing w:lineRule="auto" w:line="240" w:before="0" w:after="160"/>
        <w:ind w:left="840" w:right="0" w:hanging="42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特性</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1"/>
        <w:autoSpaceDN w:val="1"/>
      </w:pPr>
      <w:r>
        <w:rPr>
          <w:color w:val="auto"/>
          <w:position w:val="0"/>
          <w:sz w:val="24"/>
          <w:szCs w:val="24"/>
          <w:rFonts w:ascii="Times New Roman" w:eastAsia="Times New Roman" w:hAnsi="Times New Roman" w:hint="default"/>
        </w:rPr>
        <w:t>第一，Java语言是简单的。</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1"/>
        <w:autoSpaceDN w:val="1"/>
      </w:pPr>
      <w:r>
        <w:rPr>
          <w:color w:val="auto"/>
          <w:position w:val="0"/>
          <w:sz w:val="24"/>
          <w:szCs w:val="24"/>
          <w:rFonts w:ascii="Times New Roman" w:eastAsia="Times New Roman" w:hAnsi="Times New Roman" w:hint="default"/>
        </w:rPr>
        <w:t>一方面，语法与C语言和C＋＋语言接近，易学习易使用。另一方面，Java丢弃</w:t>
      </w:r>
      <w:r>
        <w:rPr>
          <w:color w:val="auto"/>
          <w:position w:val="0"/>
          <w:sz w:val="24"/>
          <w:szCs w:val="24"/>
          <w:rFonts w:ascii="Times New Roman" w:eastAsia="Times New Roman" w:hAnsi="Times New Roman" w:hint="default"/>
        </w:rPr>
        <w:t xml:space="preserve">了C＋＋中很少使用的、不易理解的特性。 </w:t>
      </w:r>
      <w:r>
        <w:rPr>
          <w:color w:val="auto"/>
          <w:position w:val="0"/>
          <w:sz w:val="24"/>
          <w:szCs w:val="24"/>
          <w:rFonts w:ascii="Times New Roman" w:eastAsia="Times New Roman" w:hAnsi="Times New Roman" w:hint="default"/>
        </w:rPr>
        <w:t>Java语言中不使用指针使用引用并且提供了自动的垃圾回收机制，这使得程序员不必</w:t>
      </w:r>
      <w:r>
        <w:rPr>
          <w:color w:val="auto"/>
          <w:position w:val="0"/>
          <w:sz w:val="24"/>
          <w:szCs w:val="24"/>
          <w:rFonts w:ascii="Times New Roman" w:eastAsia="Times New Roman" w:hAnsi="Times New Roman" w:hint="default"/>
        </w:rPr>
        <w:t>为内存管理而担忧。</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1"/>
        <w:autoSpaceDN w:val="1"/>
      </w:pPr>
      <w:r>
        <w:rPr>
          <w:color w:val="auto"/>
          <w:position w:val="0"/>
          <w:sz w:val="24"/>
          <w:szCs w:val="24"/>
          <w:rFonts w:ascii="Times New Roman" w:eastAsia="Times New Roman" w:hAnsi="Times New Roman" w:hint="default"/>
        </w:rPr>
        <w:t>第二，Java是面向对象的语言。</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1"/>
        <w:autoSpaceDN w:val="1"/>
      </w:pPr>
      <w:r>
        <w:rPr>
          <w:color w:val="auto"/>
          <w:position w:val="0"/>
          <w:sz w:val="24"/>
          <w:szCs w:val="24"/>
          <w:rFonts w:ascii="Times New Roman" w:eastAsia="Times New Roman" w:hAnsi="Times New Roman" w:hint="default"/>
        </w:rPr>
        <w:t>Java提供类、接口和集成等原语，并只支持类之间的单继承，但支持接口之间的多</w:t>
      </w:r>
      <w:r>
        <w:rPr>
          <w:color w:val="auto"/>
          <w:position w:val="0"/>
          <w:sz w:val="24"/>
          <w:szCs w:val="24"/>
          <w:rFonts w:ascii="Times New Roman" w:eastAsia="Times New Roman" w:hAnsi="Times New Roman" w:hint="default"/>
        </w:rPr>
        <w:t xml:space="preserve">继承，支持类与接口之间的实现机制（关键字 </w:t>
      </w:r>
      <w:r>
        <w:rPr>
          <w:color w:val="auto"/>
          <w:position w:val="0"/>
          <w:sz w:val="24"/>
          <w:szCs w:val="24"/>
          <w:rFonts w:ascii="Times New Roman" w:eastAsia="Times New Roman" w:hAnsi="Times New Roman" w:hint="default"/>
        </w:rPr>
        <w:t>implements）。Java语言还全面支持动态绑定。Java程序使用类（class）来组织的，</w:t>
      </w:r>
      <w:r>
        <w:rPr>
          <w:color w:val="auto"/>
          <w:position w:val="0"/>
          <w:sz w:val="24"/>
          <w:szCs w:val="24"/>
          <w:rFonts w:ascii="Times New Roman" w:eastAsia="Times New Roman" w:hAnsi="Times New Roman" w:hint="default"/>
        </w:rPr>
        <w:t>另外它还包括一个类的扩展集合，分别组成各种程序包（Package），用户可以在自己</w:t>
      </w:r>
      <w:r>
        <w:rPr>
          <w:color w:val="auto"/>
          <w:position w:val="0"/>
          <w:sz w:val="24"/>
          <w:szCs w:val="24"/>
          <w:rFonts w:ascii="Times New Roman" w:eastAsia="Times New Roman" w:hAnsi="Times New Roman" w:hint="default"/>
        </w:rPr>
        <w:t>的程序中使用。例如，Java提供产生图形用户接口部件的类（java.awt包），这里</w:t>
      </w:r>
      <w:r>
        <w:rPr>
          <w:color w:val="auto"/>
          <w:position w:val="0"/>
          <w:sz w:val="24"/>
          <w:szCs w:val="24"/>
          <w:rFonts w:ascii="Times New Roman" w:eastAsia="Times New Roman" w:hAnsi="Times New Roman" w:hint="default"/>
        </w:rPr>
        <w:t xml:space="preserve">awt是抽象窗口工具集（abstract windowing </w:t>
      </w:r>
      <w:r>
        <w:rPr>
          <w:color w:val="auto"/>
          <w:position w:val="0"/>
          <w:sz w:val="24"/>
          <w:szCs w:val="24"/>
          <w:rFonts w:ascii="Times New Roman" w:eastAsia="Times New Roman" w:hAnsi="Times New Roman" w:hint="default"/>
        </w:rPr>
        <w:t>toolkit）的缩写，处理输入输出的类（java.io包）和支持网络功能的类（java.net包）。</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1"/>
        <w:autoSpaceDN w:val="1"/>
      </w:pPr>
      <w:r>
        <w:rPr>
          <w:color w:val="auto"/>
          <w:position w:val="0"/>
          <w:sz w:val="24"/>
          <w:szCs w:val="24"/>
          <w:rFonts w:ascii="Times New Roman" w:eastAsia="Times New Roman" w:hAnsi="Times New Roman" w:hint="default"/>
        </w:rPr>
        <w:t>第三，Java语言是分布式的。</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1"/>
        <w:autoSpaceDN w:val="1"/>
      </w:pPr>
      <w:r>
        <w:rPr>
          <w:color w:val="auto"/>
          <w:position w:val="0"/>
          <w:sz w:val="24"/>
          <w:szCs w:val="24"/>
          <w:rFonts w:ascii="Times New Roman" w:eastAsia="Times New Roman" w:hAnsi="Times New Roman" w:hint="default"/>
        </w:rPr>
        <w:t>Java设计成支持在网络上应用，它是分布式语言。Java既支持各种层次的网络连</w:t>
      </w:r>
      <w:r>
        <w:rPr>
          <w:color w:val="auto"/>
          <w:position w:val="0"/>
          <w:sz w:val="24"/>
          <w:szCs w:val="24"/>
          <w:rFonts w:ascii="Times New Roman" w:eastAsia="Times New Roman" w:hAnsi="Times New Roman" w:hint="default"/>
        </w:rPr>
        <w:t>接，又以Socket类支持可靠的流（stream）网络连接，所以用户可以产生分布式的客</w:t>
      </w:r>
      <w:r>
        <w:rPr>
          <w:color w:val="auto"/>
          <w:position w:val="0"/>
          <w:sz w:val="24"/>
          <w:szCs w:val="24"/>
          <w:rFonts w:ascii="Times New Roman" w:eastAsia="Times New Roman" w:hAnsi="Times New Roman" w:hint="default"/>
        </w:rPr>
        <w:t>户机和服务器。</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1"/>
        <w:autoSpaceDN w:val="1"/>
      </w:pPr>
      <w:r>
        <w:rPr>
          <w:color w:val="auto"/>
          <w:position w:val="0"/>
          <w:sz w:val="24"/>
          <w:szCs w:val="24"/>
          <w:rFonts w:ascii="Times New Roman" w:eastAsia="Times New Roman" w:hAnsi="Times New Roman" w:hint="default"/>
        </w:rPr>
        <w:t>第四，Java语言具有健壮性和安全性。</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1"/>
        <w:autoSpaceDN w:val="1"/>
      </w:pPr>
      <w:r>
        <w:rPr>
          <w:color w:val="auto"/>
          <w:position w:val="0"/>
          <w:sz w:val="24"/>
          <w:szCs w:val="24"/>
          <w:rFonts w:ascii="Times New Roman" w:eastAsia="Times New Roman" w:hAnsi="Times New Roman" w:hint="default"/>
        </w:rPr>
        <w:t>Java允许扩展编译时检查潜在类型不匹配问题，不支持隐式声明，不支持指针。它</w:t>
      </w:r>
      <w:r>
        <w:rPr>
          <w:color w:val="auto"/>
          <w:position w:val="0"/>
          <w:sz w:val="24"/>
          <w:szCs w:val="24"/>
          <w:rFonts w:ascii="Times New Roman" w:eastAsia="Times New Roman" w:hAnsi="Times New Roman" w:hint="default"/>
        </w:rPr>
        <w:t>的强类型机制、异常处理以及垃圾回收机制保证了Java程序的健壮性。并且Java还提</w:t>
      </w:r>
      <w:r>
        <w:rPr>
          <w:color w:val="auto"/>
          <w:position w:val="0"/>
          <w:sz w:val="24"/>
          <w:szCs w:val="24"/>
          <w:rFonts w:ascii="Times New Roman" w:eastAsia="Times New Roman" w:hAnsi="Times New Roman" w:hint="default"/>
        </w:rPr>
        <w:t xml:space="preserve">供了Null指针检测、数组边界检测、异常出口、Byte </w:t>
      </w:r>
      <w:r>
        <w:rPr>
          <w:color w:val="auto"/>
          <w:position w:val="0"/>
          <w:sz w:val="24"/>
          <w:szCs w:val="24"/>
          <w:rFonts w:ascii="Times New Roman" w:eastAsia="Times New Roman" w:hAnsi="Times New Roman" w:hint="default"/>
        </w:rPr>
        <w:t>code校验等功能。Java通常被用在网络环境中，具有许多安全特性。</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1"/>
        <w:autoSpaceDN w:val="1"/>
      </w:pPr>
      <w:r>
        <w:rPr>
          <w:color w:val="auto"/>
          <w:position w:val="0"/>
          <w:sz w:val="24"/>
          <w:szCs w:val="24"/>
          <w:rFonts w:ascii="Times New Roman" w:eastAsia="Times New Roman" w:hAnsi="Times New Roman" w:hint="default"/>
        </w:rPr>
        <w:t>第五，Java语言具有多线程性。</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1"/>
        <w:autoSpaceDN w:val="1"/>
      </w:pPr>
      <w:r>
        <w:rPr>
          <w:color w:val="auto"/>
          <w:position w:val="0"/>
          <w:sz w:val="24"/>
          <w:szCs w:val="24"/>
          <w:rFonts w:ascii="Times New Roman" w:eastAsia="Times New Roman" w:hAnsi="Times New Roman" w:hint="default"/>
        </w:rPr>
        <w:t>Java的lang包提供一个Thread类，而线程必须由Thread类或其子（孙）类来创</w:t>
      </w:r>
      <w:r>
        <w:rPr>
          <w:color w:val="auto"/>
          <w:position w:val="0"/>
          <w:sz w:val="24"/>
          <w:szCs w:val="24"/>
          <w:rFonts w:ascii="Times New Roman" w:eastAsia="Times New Roman" w:hAnsi="Times New Roman" w:hint="default"/>
        </w:rPr>
        <w:t>建。通常使用以下俩种方法创建线程：其一，使用Thread(Runnable)的构造将一个实</w:t>
      </w:r>
      <w:r>
        <w:rPr>
          <w:color w:val="auto"/>
          <w:position w:val="0"/>
          <w:sz w:val="24"/>
          <w:szCs w:val="24"/>
          <w:rFonts w:ascii="Times New Roman" w:eastAsia="Times New Roman" w:hAnsi="Times New Roman" w:hint="default"/>
        </w:rPr>
        <w:t>现了Runnable接口的对象包装成一个线程。其二，从Thread类派生出子类并重写run</w:t>
      </w:r>
      <w:r>
        <w:rPr>
          <w:color w:val="auto"/>
          <w:position w:val="0"/>
          <w:sz w:val="24"/>
          <w:szCs w:val="24"/>
          <w:rFonts w:ascii="Times New Roman" w:eastAsia="Times New Roman" w:hAnsi="Times New Roman" w:hint="default"/>
        </w:rPr>
        <w:t>方法。Java语言支持多个线程同时执行，并提供多线程之间的同步机制（关键字</w:t>
      </w:r>
      <w:r>
        <w:rPr>
          <w:color w:val="auto"/>
          <w:position w:val="0"/>
          <w:sz w:val="24"/>
          <w:szCs w:val="24"/>
          <w:rFonts w:ascii="Times New Roman" w:eastAsia="Times New Roman" w:hAnsi="Times New Roman" w:hint="default"/>
        </w:rPr>
        <w:t>synchronized）。</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1"/>
        <w:autoSpaceDN w:val="1"/>
      </w:pPr>
      <w:r>
        <w:rPr>
          <w:color w:val="auto"/>
          <w:position w:val="0"/>
          <w:sz w:val="24"/>
          <w:szCs w:val="24"/>
          <w:rFonts w:ascii="Times New Roman" w:eastAsia="Times New Roman" w:hAnsi="Times New Roman" w:hint="default"/>
        </w:rPr>
        <w:t>第六，Java语言是可解释的。</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1"/>
        <w:autoSpaceDN w:val="1"/>
      </w:pPr>
      <w:r>
        <w:rPr>
          <w:color w:val="auto"/>
          <w:position w:val="0"/>
          <w:sz w:val="24"/>
          <w:szCs w:val="24"/>
          <w:rFonts w:ascii="Times New Roman" w:eastAsia="Times New Roman" w:hAnsi="Times New Roman" w:hint="default"/>
        </w:rPr>
        <w:t>C，C＋＋语言都是针对CPU芯片进行编译，生成机器代码。而Java程序在Java</w:t>
      </w:r>
      <w:r>
        <w:rPr>
          <w:color w:val="auto"/>
          <w:position w:val="0"/>
          <w:sz w:val="24"/>
          <w:szCs w:val="24"/>
          <w:rFonts w:ascii="Times New Roman" w:eastAsia="Times New Roman" w:hAnsi="Times New Roman" w:hint="default"/>
        </w:rPr>
        <w:t>平台上被编译为字节码格式的“中间代码”，可以在有Java虚拟机（JVM）的人和系统</w:t>
      </w:r>
      <w:r>
        <w:rPr>
          <w:color w:val="auto"/>
          <w:position w:val="0"/>
          <w:sz w:val="24"/>
          <w:szCs w:val="24"/>
          <w:rFonts w:ascii="Times New Roman" w:eastAsia="Times New Roman" w:hAnsi="Times New Roman" w:hint="default"/>
        </w:rPr>
        <w:t>上被解释执行。</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1"/>
        <w:autoSpaceDN w:val="1"/>
      </w:pPr>
      <w:r>
        <w:rPr>
          <w:color w:val="auto"/>
          <w:position w:val="0"/>
          <w:sz w:val="24"/>
          <w:szCs w:val="24"/>
          <w:rFonts w:ascii="Times New Roman" w:eastAsia="Times New Roman" w:hAnsi="Times New Roman" w:hint="default"/>
        </w:rPr>
        <w:t>第七，Java语言是动态的。</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1"/>
        <w:autoSpaceDN w:val="1"/>
      </w:pPr>
      <w:r>
        <w:rPr>
          <w:color w:val="auto"/>
          <w:position w:val="0"/>
          <w:sz w:val="24"/>
          <w:szCs w:val="24"/>
          <w:rFonts w:ascii="Times New Roman" w:eastAsia="Times New Roman" w:hAnsi="Times New Roman" w:hint="default"/>
        </w:rPr>
        <w:t>Java语言的设计目标之一是适应于动态变化的环境。Java程序需要的类能够动态</w:t>
      </w:r>
      <w:r>
        <w:rPr>
          <w:color w:val="auto"/>
          <w:position w:val="0"/>
          <w:sz w:val="24"/>
          <w:szCs w:val="24"/>
          <w:rFonts w:ascii="Times New Roman" w:eastAsia="Times New Roman" w:hAnsi="Times New Roman" w:hint="default"/>
        </w:rPr>
        <w:t>地被载入到运行环境，也可以通过网络来载入所需要的类。这也有利于软件的升级。另</w:t>
      </w:r>
      <w:r>
        <w:rPr>
          <w:color w:val="auto"/>
          <w:position w:val="0"/>
          <w:sz w:val="24"/>
          <w:szCs w:val="24"/>
          <w:rFonts w:ascii="Times New Roman" w:eastAsia="Times New Roman" w:hAnsi="Times New Roman" w:hint="default"/>
        </w:rPr>
        <w:t>外，Java中的类有一个运行时刻的表示，能进行运行时刻的类型检查。</w:t>
      </w:r>
    </w:p>
    <w:p>
      <w:pPr>
        <w:bidi w:val="0"/>
        <w:numPr>
          <w:ilvl w:val="1"/>
          <w:numId w:val="1"/>
        </w:numPr>
        <w:jc w:val="left"/>
        <w:spacing w:lineRule="exact" w:line="440" w:before="240" w:after="240"/>
        <w:ind w:right="0" w:left="567" w:hanging="567"/>
        <w:rPr>
          <w:color w:val="auto"/>
          <w:position w:val="0"/>
          <w:sz w:val="30"/>
          <w:szCs w:val="30"/>
          <w:rFonts w:ascii="Times New Roman" w:eastAsia="黑体" w:hAnsi="黑体" w:hint="default"/>
        </w:rPr>
        <w:outlineLvl w:val="1"/>
        <w:autoSpaceDE w:val="1"/>
        <w:autoSpaceDN w:val="1"/>
      </w:pPr>
      <w:bookmarkStart w:id="91" w:name="_Toc421526405"/>
      <w:bookmarkStart w:id="92" w:name="_Toc417887047"/>
      <w:r>
        <w:rPr>
          <w:color w:val="auto"/>
          <w:position w:val="0"/>
          <w:sz w:val="30"/>
          <w:szCs w:val="30"/>
          <w:rFonts w:ascii="Times New Roman" w:eastAsia="黑体" w:hAnsi="黑体" w:hint="default"/>
        </w:rPr>
        <w:t>　　</w:t>
      </w:r>
      <w:bookmarkStart w:id="93" w:name="_Toc484463950"/>
      <w:r>
        <w:rPr>
          <w:color w:val="auto"/>
          <w:position w:val="0"/>
          <w:sz w:val="30"/>
          <w:szCs w:val="30"/>
          <w:rFonts w:ascii="Times New Roman" w:eastAsia="黑体" w:hAnsi="黑体" w:hint="default"/>
        </w:rPr>
        <w:t>相关技术简介</w:t>
      </w:r>
      <w:bookmarkEnd w:id="91"/>
      <w:bookmarkEnd w:id="92"/>
      <w:bookmarkEnd w:id="93"/>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1"/>
        <w:autoSpaceDN w:val="1"/>
      </w:pPr>
      <w:r>
        <w:rPr>
          <w:color w:val="auto"/>
          <w:position w:val="0"/>
          <w:sz w:val="24"/>
          <w:szCs w:val="24"/>
          <w:rFonts w:ascii="Times New Roman" w:eastAsia="Times New Roman" w:hAnsi="Times New Roman" w:hint="default"/>
        </w:rPr>
        <w:t>本次项目开发基于成熟的Java语言，开发环境是Eclipse。Eclipse是一个开放源</w:t>
      </w:r>
      <w:r>
        <w:rPr>
          <w:color w:val="auto"/>
          <w:position w:val="0"/>
          <w:sz w:val="24"/>
          <w:szCs w:val="24"/>
          <w:rFonts w:ascii="Times New Roman" w:eastAsia="Times New Roman" w:hAnsi="Times New Roman" w:hint="default"/>
        </w:rPr>
        <w:t>代码的软件开发项目，专注于为高度集成的工具开发提供一个全功能的、具有商业品质</w:t>
      </w:r>
      <w:r>
        <w:rPr>
          <w:color w:val="auto"/>
          <w:position w:val="0"/>
          <w:sz w:val="24"/>
          <w:szCs w:val="24"/>
          <w:rFonts w:ascii="Times New Roman" w:eastAsia="Times New Roman" w:hAnsi="Times New Roman" w:hint="default"/>
        </w:rPr>
        <w:t>的工业平台，它使用简单，且占用电脑资源也比较少，便于系统的学习Java。Java语</w:t>
      </w:r>
      <w:r>
        <w:rPr>
          <w:color w:val="auto"/>
          <w:position w:val="0"/>
          <w:sz w:val="24"/>
          <w:szCs w:val="24"/>
          <w:rFonts w:ascii="Times New Roman" w:eastAsia="Times New Roman" w:hAnsi="Times New Roman" w:hint="default"/>
        </w:rPr>
        <w:t>言具有良好的特性，是一种应用广泛的面向对象的程序设计语言。</w:t>
      </w:r>
      <w:bookmarkStart w:id="94" w:name="_Toc417887049"/>
      <w:bookmarkStart w:id="95" w:name="_Toc264924202"/>
    </w:p>
    <w:p>
      <w:pPr>
        <w:bidi w:val="0"/>
        <w:numPr>
          <w:ilvl w:val="2"/>
          <w:numId w:val="1"/>
        </w:numPr>
        <w:jc w:val="left"/>
        <w:spacing w:lineRule="exact" w:line="440" w:before="240" w:after="240"/>
        <w:ind w:right="0" w:left="709" w:hanging="709"/>
        <w:rPr>
          <w:color w:val="auto"/>
          <w:position w:val="0"/>
          <w:sz w:val="28"/>
          <w:szCs w:val="28"/>
          <w:rFonts w:ascii="宋体" w:eastAsia="宋体" w:hAnsi="宋体" w:hint="default"/>
        </w:rPr>
        <w:outlineLvl w:val="2"/>
        <w:autoSpaceDE w:val="1"/>
        <w:autoSpaceDN w:val="1"/>
      </w:pPr>
      <w:r>
        <w:rPr>
          <w:color w:val="auto"/>
          <w:position w:val="0"/>
          <w:sz w:val="28"/>
          <w:szCs w:val="28"/>
          <w:rFonts w:ascii="Times New Roman" w:eastAsia="黑体" w:hAnsi="黑体" w:hint="default"/>
        </w:rPr>
        <w:t>　　</w:t>
      </w:r>
      <w:bookmarkStart w:id="96" w:name="_Toc484463951"/>
      <w:r>
        <w:rPr>
          <w:color w:val="auto"/>
          <w:position w:val="0"/>
          <w:sz w:val="28"/>
          <w:szCs w:val="28"/>
          <w:rFonts w:ascii="Times New Roman" w:eastAsia="黑体" w:hAnsi="黑体" w:hint="default"/>
        </w:rPr>
        <w:t>Eclipse的图形界面开发</w:t>
      </w:r>
      <w:bookmarkEnd w:id="96"/>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1"/>
        <w:autoSpaceDN w:val="1"/>
      </w:pPr>
      <w:r>
        <w:rPr>
          <w:color w:val="auto"/>
          <w:position w:val="0"/>
          <w:sz w:val="24"/>
          <w:szCs w:val="24"/>
          <w:rFonts w:ascii="Times New Roman" w:eastAsia="Times New Roman" w:hAnsi="Times New Roman" w:hint="default"/>
        </w:rPr>
        <w:t xml:space="preserve">Eclipse拥有漂亮的开发界面，基于标准部件库（Standard Widget </w:t>
      </w:r>
      <w:r>
        <w:rPr>
          <w:color w:val="auto"/>
          <w:position w:val="0"/>
          <w:sz w:val="24"/>
          <w:szCs w:val="24"/>
          <w:rFonts w:ascii="Times New Roman" w:eastAsia="Times New Roman" w:hAnsi="Times New Roman" w:hint="default"/>
        </w:rPr>
        <w:t>Toolkit，SWT）开发。SWT是基于Java环境下的新类库，它提供了Java环境下的图</w:t>
      </w:r>
      <w:r>
        <w:rPr>
          <w:color w:val="auto"/>
          <w:position w:val="0"/>
          <w:sz w:val="24"/>
          <w:szCs w:val="24"/>
          <w:rFonts w:ascii="Times New Roman" w:eastAsia="Times New Roman" w:hAnsi="Times New Roman" w:hint="default"/>
        </w:rPr>
        <w:t>形编程接口，SWT中的图形库和工具包取代了AWT和Swing。SWT直接调用操作系</w:t>
      </w:r>
      <w:r>
        <w:rPr>
          <w:color w:val="auto"/>
          <w:position w:val="0"/>
          <w:sz w:val="24"/>
          <w:szCs w:val="24"/>
          <w:rFonts w:ascii="Times New Roman" w:eastAsia="Times New Roman" w:hAnsi="Times New Roman" w:hint="default"/>
        </w:rPr>
        <w:t>统的图形库，这使得Java程序的运行速度得到了保证，但是SWT的缺点是支持的平</w:t>
      </w:r>
      <w:r>
        <w:rPr>
          <w:color w:val="auto"/>
          <w:position w:val="0"/>
          <w:sz w:val="24"/>
          <w:szCs w:val="24"/>
          <w:rFonts w:ascii="Times New Roman" w:eastAsia="Times New Roman" w:hAnsi="Times New Roman" w:hint="default"/>
        </w:rPr>
        <w:t>台太少。Eclipse也可以开发基于Swing的程序。</w:t>
      </w:r>
      <w:bookmarkEnd w:id="94"/>
      <w:bookmarkEnd w:id="95"/>
      <w:bookmarkStart w:id="97" w:name="_Toc417887051"/>
      <w:bookmarkEnd w:id="97"/>
    </w:p>
    <w:p>
      <w:pPr>
        <w:bidi w:val="0"/>
        <w:numPr>
          <w:ilvl w:val="2"/>
          <w:numId w:val="1"/>
        </w:numPr>
        <w:jc w:val="left"/>
        <w:spacing w:lineRule="exact" w:line="440" w:before="240" w:after="240"/>
        <w:ind w:right="0" w:left="709" w:hanging="709"/>
        <w:rPr>
          <w:color w:val="auto"/>
          <w:position w:val="0"/>
          <w:sz w:val="28"/>
          <w:szCs w:val="28"/>
          <w:rFonts w:ascii="Times New Roman" w:eastAsia="黑体" w:hAnsi="黑体" w:hint="default"/>
        </w:rPr>
        <w:outlineLvl w:val="2"/>
        <w:autoSpaceDE w:val="1"/>
        <w:autoSpaceDN w:val="1"/>
      </w:pPr>
      <w:bookmarkStart w:id="98" w:name="_Toc421526408"/>
      <w:r>
        <w:rPr>
          <w:color w:val="auto"/>
          <w:position w:val="0"/>
          <w:sz w:val="28"/>
          <w:szCs w:val="28"/>
          <w:rFonts w:ascii="Times New Roman" w:eastAsia="黑体" w:hAnsi="黑体" w:hint="default"/>
        </w:rPr>
        <w:t>　　</w:t>
      </w:r>
      <w:bookmarkStart w:id="99" w:name="_Toc484463952"/>
      <w:r>
        <w:rPr>
          <w:color w:val="auto"/>
          <w:position w:val="0"/>
          <w:sz w:val="28"/>
          <w:szCs w:val="28"/>
          <w:rFonts w:ascii="Times New Roman" w:eastAsia="黑体" w:hAnsi="黑体" w:hint="default"/>
        </w:rPr>
        <w:t>Java技术在游戏开发中的应用</w:t>
      </w:r>
      <w:bookmarkEnd w:id="98"/>
      <w:bookmarkEnd w:id="99"/>
    </w:p>
    <w:p>
      <w:pPr>
        <w:bidi w:val="0"/>
        <w:numPr>
          <w:ilvl w:val="0"/>
          <w:numId w:val="5"/>
        </w:numPr>
        <w:jc w:val="left"/>
        <w:spacing w:lineRule="auto" w:line="240" w:before="0" w:after="160"/>
        <w:ind w:left="840" w:right="0" w:hanging="420"/>
        <w:rPr>
          <w:color w:val="auto"/>
          <w:position w:val="0"/>
          <w:sz w:val="24"/>
          <w:szCs w:val="24"/>
          <w:rFonts w:ascii="Times New Roman" w:eastAsia="Times New Roman" w:hAnsi="Times New Roman" w:hint="default"/>
        </w:rPr>
        <w:autoSpaceDE w:val="1"/>
        <w:autoSpaceDN w:val="1"/>
      </w:pPr>
      <w:r>
        <w:rPr>
          <w:color w:val="auto"/>
          <w:position w:val="0"/>
          <w:sz w:val="24"/>
          <w:szCs w:val="24"/>
          <w:rFonts w:ascii="Times New Roman" w:eastAsia="Times New Roman" w:hAnsi="Times New Roman" w:hint="default"/>
        </w:rPr>
        <w:t xml:space="preserve">图形用户界面（Graphical User Interface，GUI）</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1"/>
        <w:autoSpaceDN w:val="1"/>
      </w:pPr>
      <w:r>
        <w:rPr>
          <w:color w:val="auto"/>
          <w:position w:val="0"/>
          <w:sz w:val="24"/>
          <w:szCs w:val="24"/>
          <w:rFonts w:ascii="Times New Roman" w:eastAsia="Times New Roman" w:hAnsi="Times New Roman" w:hint="default"/>
        </w:rPr>
        <w:t xml:space="preserve">图形用户界面（Graphical User </w:t>
      </w:r>
      <w:r>
        <w:rPr>
          <w:color w:val="auto"/>
          <w:position w:val="0"/>
          <w:sz w:val="24"/>
          <w:szCs w:val="24"/>
          <w:rFonts w:ascii="Times New Roman" w:eastAsia="Times New Roman" w:hAnsi="Times New Roman" w:hint="default"/>
        </w:rPr>
        <w:t>Interface，GUI）与早期命令行界面相比，在视觉上对于用户来说更易于接受。但是，</w:t>
      </w:r>
      <w:r>
        <w:rPr>
          <w:color w:val="auto"/>
          <w:position w:val="0"/>
          <w:sz w:val="24"/>
          <w:szCs w:val="24"/>
          <w:rFonts w:ascii="Times New Roman" w:eastAsia="Times New Roman" w:hAnsi="Times New Roman" w:hint="default"/>
        </w:rPr>
        <w:t>通过在显示屏的特定位置，以各种美观而不单调的视觉消息提示用户状态的改变，势</w:t>
      </w:r>
      <w:r>
        <w:rPr>
          <w:color w:val="auto"/>
          <w:position w:val="0"/>
          <w:sz w:val="24"/>
          <w:szCs w:val="24"/>
          <w:rFonts w:ascii="Times New Roman" w:eastAsia="Times New Roman" w:hAnsi="Times New Roman" w:hint="default"/>
        </w:rPr>
        <w:t>必得比简单的消息呈现花上更多的计算能力。</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1"/>
        <w:autoSpaceDN w:val="1"/>
      </w:pPr>
      <w:r>
        <w:rPr>
          <w:color w:val="auto"/>
          <w:position w:val="0"/>
          <w:sz w:val="24"/>
          <w:szCs w:val="24"/>
          <w:rFonts w:ascii="Times New Roman" w:eastAsia="Times New Roman" w:hAnsi="Times New Roman" w:hint="default"/>
        </w:rPr>
        <w:t>在Java语言中，所有的组件都以类的形式给出，AWT组件放在java.awt包中，</w:t>
      </w:r>
      <w:r>
        <w:rPr>
          <w:color w:val="auto"/>
          <w:position w:val="0"/>
          <w:sz w:val="24"/>
          <w:szCs w:val="24"/>
          <w:rFonts w:ascii="Times New Roman" w:eastAsia="Times New Roman" w:hAnsi="Times New Roman" w:hint="default"/>
        </w:rPr>
        <w:t>Swing组件放在java.swing包中。如图2</w:t>
      </w:r>
      <w:del w:id="84" w:author="HeYang" w:date="2017-06-03T21:44:00Z">
        <w:r>
          <w:rPr>
            <w:color w:val="auto"/>
            <w:position w:val="0"/>
            <w:sz w:val="24"/>
            <w:szCs w:val="24"/>
            <w:rFonts w:ascii="Times New Roman" w:eastAsia="Times New Roman" w:hAnsi="Times New Roman" w:hint="default"/>
          </w:rPr>
          <w:delText>－</w:delText>
        </w:r>
      </w:del>
      <w:ins w:id="85" w:author="HeYang" w:date="2017-06-03T21:44:00Z">
        <w:r>
          <w:rPr>
            <w:color w:val="auto"/>
            <w:position w:val="0"/>
            <w:sz w:val="24"/>
            <w:szCs w:val="24"/>
            <w:rFonts w:ascii="Times New Roman" w:eastAsia="Times New Roman" w:hAnsi="Times New Roman" w:hint="default"/>
          </w:rPr>
          <w:t>-</w:t>
        </w:r>
      </w:ins>
      <w:r>
        <w:rPr>
          <w:color w:val="auto"/>
          <w:position w:val="0"/>
          <w:sz w:val="24"/>
          <w:szCs w:val="24"/>
          <w:rFonts w:ascii="Times New Roman" w:eastAsia="Times New Roman" w:hAnsi="Times New Roman" w:hint="default"/>
        </w:rPr>
        <w:t>3所示，java.awt包中控件类的体系结构。</w:t>
      </w:r>
    </w:p>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sz w:val="20"/>
        </w:rPr>
        <w:drawing>
          <wp:inline distT="0" distB="0" distL="0" distR="0">
            <wp:extent cx="4164965" cy="2096135"/>
            <wp:effectExtent l="0" t="0" r="0" b="5715"/>
            <wp:docPr id="7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Administrator/AppData/Roaming/JisuOffice/ETemp/7952_7660896/image3.png"/>
                    <pic:cNvPicPr>
                      <a:picLocks noChangeAspect="1" noChangeArrowheads="1"/>
                    </pic:cNvPicPr>
                  </pic:nvPicPr>
                  <pic:blipFill>
                    <a:blip r:embed="rId13" cstate="print"/>
                    <a:stretch>
                      <a:fillRect/>
                    </a:stretch>
                  </pic:blipFill>
                  <pic:spPr>
                    <a:xfrm>
                      <a:off x="0" y="0"/>
                      <a:ext cx="4165600" cy="2096770"/>
                    </a:xfrm>
                    <a:prstGeom prst="rect"/>
                    <a:ln cap="flat"/>
                  </pic:spPr>
                </pic:pic>
              </a:graphicData>
            </a:graphic>
          </wp:inline>
        </w:drawing>
      </w:r>
    </w:p>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color w:val="auto"/>
          <w:position w:val="0"/>
          <w:sz w:val="20"/>
          <w:szCs w:val="20"/>
          <w:rFonts w:ascii="Times New Roman" w:eastAsia="黑体" w:hAnsi="黑体" w:hint="default"/>
        </w:rPr>
        <w:t xml:space="preserve">图 </w:t>
      </w:r>
      <w:r>
        <w:rPr>
          <w:color w:val="auto"/>
          <w:position w:val="0"/>
          <w:sz w:val="20"/>
          <w:szCs w:val="20"/>
          <w:rFonts w:ascii="Times New Roman" w:eastAsia="黑体" w:hAnsi="黑体" w:hint="default"/>
        </w:rPr>
        <w:t>2</w:t>
      </w:r>
      <w:ins w:id="86" w:author="HeYang" w:date="2017-06-03T21:40:00Z">
        <w:r>
          <w:rPr>
            <w:color w:val="auto"/>
            <w:position w:val="0"/>
            <w:sz w:val="20"/>
            <w:szCs w:val="20"/>
            <w:rFonts w:ascii="Times New Roman" w:eastAsia="黑体" w:hAnsi="黑体" w:hint="default"/>
          </w:rPr>
          <w:t>-</w:t>
        </w:r>
      </w:ins>
      <w:del w:id="87" w:author="HeYang" w:date="2017-06-03T21:40:00Z">
        <w:r>
          <w:rPr>
            <w:color w:val="auto"/>
            <w:position w:val="0"/>
            <w:sz w:val="20"/>
            <w:szCs w:val="20"/>
            <w:rFonts w:ascii="Times New Roman" w:eastAsia="黑体" w:hAnsi="黑体" w:hint="default"/>
          </w:rPr>
          <w:delText>－</w:delText>
        </w:r>
      </w:del>
      <w:r>
        <w:rPr/>
        <w:rPr>
          <w:rFonts w:ascii="Times New Roman" w:eastAsia="黑体" w:hAnsi="Times New Roman"/>
          <w:shd w:val="clear"/>
          <w:sz w:val="20"/>
          <w:szCs w:val="20"/>
          <w:w w:val="100"/>
        </w:rPr>
        <w:fldChar w:fldCharType="begin"/>
      </w:r>
      <w:r>
        <w:rPr/>
        <w:rPr>
          <w:rFonts w:ascii="Times New Roman" w:eastAsia="黑体" w:hAnsi="Times New Roman"/>
          <w:shd w:val="clear"/>
          <w:sz w:val="20"/>
          <w:szCs w:val="20"/>
          <w:w w:val="100"/>
        </w:rPr>
        <w:instrText xml:space="preserve"> SEQ 图 \* ARABIC \s 1</w:instrText>
      </w:r>
      <w:r>
        <w:rPr/>
        <w:rPr>
          <w:rFonts w:ascii="Times New Roman" w:eastAsia="黑体" w:hAnsi="Times New Roman"/>
          <w:shd w:val="clear"/>
          <w:sz w:val="20"/>
          <w:szCs w:val="20"/>
          <w:w w:val="100"/>
        </w:rPr>
        <w:fldChar w:fldCharType="separate"/>
      </w:r>
      <w:r>
        <w:rPr>
          <w:color w:val="auto"/>
          <w:position w:val="0"/>
          <w:sz w:val="20"/>
          <w:szCs w:val="20"/>
          <w:rFonts w:ascii="Times New Roman" w:eastAsia="黑体" w:hAnsi="黑体" w:hint="default"/>
        </w:rPr>
        <w:t>3</w:t>
      </w:r>
      <w:r>
        <w:rPr/>
        <w:rPr>
          <w:rFonts w:ascii="Times New Roman" w:eastAsia="黑体" w:hAnsi="Times New Roman"/>
          <w:shd w:val="clear"/>
          <w:sz w:val="20"/>
          <w:szCs w:val="20"/>
          <w:w w:val="100"/>
        </w:rPr>
        <w:fldChar w:fldCharType="end"/>
      </w:r>
      <w:r>
        <w:rPr>
          <w:color w:val="auto"/>
          <w:position w:val="0"/>
          <w:sz w:val="20"/>
          <w:szCs w:val="20"/>
          <w:rFonts w:ascii="Times New Roman" w:eastAsia="黑体" w:hAnsi="黑体" w:hint="default"/>
        </w:rPr>
        <w:t>　</w:t>
      </w:r>
      <w:r>
        <w:rPr>
          <w:color w:val="auto"/>
          <w:position w:val="0"/>
          <w:sz w:val="21"/>
          <w:szCs w:val="21"/>
          <w:rFonts w:ascii="Times New Roman" w:eastAsia="黑体" w:hAnsi="黑体" w:hint="default"/>
        </w:rPr>
        <w:t xml:space="preserve"> java.awt包中控件类的体系结构图</w:t>
      </w:r>
    </w:p>
    <w:p>
      <w:pPr>
        <w:numPr>
          <w:ilvl w:val="0"/>
          <w:numId w:val="0"/>
        </w:numPr>
        <w:jc w:val="left"/>
        <w:spacing w:lineRule="auto" w:line="240" w:before="0" w:after="160"/>
        <w:ind w:right="0" w:firstLine="0"/>
        <w:rPr>
          <w:color w:val="auto"/>
          <w:position w:val="0"/>
          <w:sz w:val="20"/>
          <w:szCs w:val="20"/>
          <w:rFonts w:ascii="Times New Roman" w:eastAsia="黑体" w:hAnsi="黑体" w:hint="default"/>
          <w:del w:id="88" w:author="HeYang" w:date="2017-06-03T21:40:00Z"/>
        </w:rPr>
        <w:autoSpaceDE w:val="1"/>
        <w:autoSpaceDN w:val="1"/>
      </w:pPr>
      <w:r>
        <w:rPr>
          <w:color w:val="auto"/>
          <w:position w:val="0"/>
          <w:sz w:val="20"/>
          <w:szCs w:val="20"/>
          <w:rFonts w:ascii="Times New Roman" w:eastAsia="黑体" w:hAnsi="黑体" w:hint="default"/>
        </w:rPr>
        <w:t xml:space="preserve">Figure </w:t>
      </w:r>
      <w:r>
        <w:rPr>
          <w:color w:val="auto"/>
          <w:position w:val="0"/>
          <w:sz w:val="20"/>
          <w:szCs w:val="20"/>
          <w:rFonts w:ascii="Times New Roman" w:eastAsia="黑体" w:hAnsi="黑体" w:hint="default"/>
        </w:rPr>
        <w:t>2</w:t>
      </w:r>
      <w:ins w:id="89" w:author="HeYang" w:date="2017-06-03T21:40:00Z">
        <w:r>
          <w:rPr>
            <w:color w:val="auto"/>
            <w:position w:val="0"/>
            <w:sz w:val="20"/>
            <w:szCs w:val="20"/>
            <w:rFonts w:ascii="Times New Roman" w:eastAsia="黑体" w:hAnsi="黑体" w:hint="default"/>
          </w:rPr>
          <w:t>-</w:t>
        </w:r>
      </w:ins>
      <w:del w:id="90" w:author="HeYang" w:date="2017-06-03T21:40:00Z">
        <w:r>
          <w:rPr>
            <w:color w:val="auto"/>
            <w:position w:val="0"/>
            <w:sz w:val="20"/>
            <w:szCs w:val="20"/>
            <w:rFonts w:ascii="Times New Roman" w:eastAsia="黑体" w:hAnsi="黑体" w:hint="default"/>
          </w:rPr>
          <w:delText>－</w:delText>
        </w:r>
      </w:del>
      <w:r>
        <w:rPr/>
        <w:rPr>
          <w:rFonts w:ascii="Times New Roman" w:eastAsia="黑体" w:hAnsi="Times New Roman"/>
          <w:shd w:val="clear"/>
          <w:sz w:val="20"/>
          <w:szCs w:val="20"/>
          <w:w w:val="100"/>
        </w:rPr>
        <w:fldChar w:fldCharType="begin"/>
      </w:r>
      <w:r>
        <w:rPr/>
        <w:rPr>
          <w:rFonts w:ascii="Times New Roman" w:eastAsia="黑体" w:hAnsi="Times New Roman"/>
          <w:shd w:val="clear"/>
          <w:sz w:val="20"/>
          <w:szCs w:val="20"/>
          <w:w w:val="100"/>
        </w:rPr>
        <w:instrText xml:space="preserve"> SEQ Figure \* ARABIC \s 1</w:instrText>
      </w:r>
      <w:r>
        <w:rPr/>
        <w:rPr>
          <w:rFonts w:ascii="Times New Roman" w:eastAsia="黑体" w:hAnsi="Times New Roman"/>
          <w:shd w:val="clear"/>
          <w:sz w:val="20"/>
          <w:szCs w:val="20"/>
          <w:w w:val="100"/>
        </w:rPr>
        <w:fldChar w:fldCharType="separate"/>
      </w:r>
      <w:r>
        <w:rPr>
          <w:color w:val="auto"/>
          <w:position w:val="0"/>
          <w:sz w:val="20"/>
          <w:szCs w:val="20"/>
          <w:rFonts w:ascii="Times New Roman" w:eastAsia="黑体" w:hAnsi="黑体" w:hint="default"/>
        </w:rPr>
        <w:t>3</w:t>
      </w:r>
      <w:r>
        <w:rPr/>
        <w:rPr>
          <w:rFonts w:ascii="Times New Roman" w:eastAsia="黑体" w:hAnsi="Times New Roman"/>
          <w:shd w:val="clear"/>
          <w:sz w:val="20"/>
          <w:szCs w:val="20"/>
          <w:w w:val="100"/>
        </w:rPr>
        <w:fldChar w:fldCharType="end"/>
      </w:r>
      <w:r>
        <w:rPr>
          <w:color w:val="auto"/>
          <w:position w:val="0"/>
          <w:sz w:val="20"/>
          <w:szCs w:val="20"/>
          <w:rFonts w:ascii="Times New Roman" w:eastAsia="黑体" w:hAnsi="黑体" w:hint="default"/>
        </w:rPr>
        <w:t xml:space="preserve">　 The Architecture Diagram For The Control Class In The java.awt Package</w:t>
      </w:r>
    </w:p>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1"/>
        <w:autoSpaceDN w:val="1"/>
      </w:pPr>
      <w:r>
        <w:rPr>
          <w:color w:val="auto"/>
          <w:position w:val="0"/>
          <w:sz w:val="24"/>
          <w:szCs w:val="24"/>
          <w:rFonts w:ascii="Times New Roman" w:eastAsia="Times New Roman" w:hAnsi="Times New Roman" w:hint="default"/>
        </w:rPr>
        <w:t>Java.awt是Java内置的包，属于Java基本库（JFC）一部分，要使用到该包中的</w:t>
      </w:r>
      <w:r>
        <w:rPr>
          <w:color w:val="auto"/>
          <w:position w:val="0"/>
          <w:sz w:val="24"/>
          <w:szCs w:val="24"/>
          <w:rFonts w:ascii="Times New Roman" w:eastAsia="Times New Roman" w:hAnsi="Times New Roman" w:hint="default"/>
        </w:rPr>
        <w:t xml:space="preserve">类，必须显式声明import </w:t>
      </w:r>
      <w:r>
        <w:rPr>
          <w:color w:val="auto"/>
          <w:position w:val="0"/>
          <w:sz w:val="24"/>
          <w:szCs w:val="24"/>
          <w:rFonts w:ascii="Times New Roman" w:eastAsia="Times New Roman" w:hAnsi="Times New Roman" w:hint="default"/>
        </w:rPr>
        <w:t>java.awt.*。Component是所有组件的父类，Component类或之类创建的对象叫组件。</w:t>
      </w:r>
      <w:r>
        <w:rPr>
          <w:color w:val="auto"/>
          <w:position w:val="0"/>
          <w:sz w:val="24"/>
          <w:szCs w:val="24"/>
          <w:rFonts w:ascii="Times New Roman" w:eastAsia="Times New Roman" w:hAnsi="Times New Roman" w:hint="default"/>
        </w:rPr>
        <w:t>Button、Scrollbar、Canvas、List、Checkbox、TextField、TextArea、Label是包java.awt中</w:t>
      </w:r>
      <w:r>
        <w:rPr>
          <w:color w:val="auto"/>
          <w:position w:val="0"/>
          <w:sz w:val="24"/>
          <w:szCs w:val="24"/>
          <w:rFonts w:ascii="Times New Roman" w:eastAsia="Times New Roman" w:hAnsi="Times New Roman" w:hint="default"/>
        </w:rPr>
        <w:t>的类，并且是包中Component的子类。容器也是组件，可以嵌套。上图中，Applet不是</w:t>
      </w:r>
      <w:r>
        <w:rPr>
          <w:color w:val="auto"/>
          <w:position w:val="0"/>
          <w:sz w:val="24"/>
          <w:szCs w:val="24"/>
          <w:rFonts w:ascii="Times New Roman" w:eastAsia="Times New Roman" w:hAnsi="Times New Roman" w:hint="default"/>
        </w:rPr>
        <w:t>java.awt中的类。</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1"/>
        <w:autoSpaceDN w:val="1"/>
      </w:pPr>
      <w:r>
        <w:rPr>
          <w:color w:val="auto"/>
          <w:position w:val="0"/>
          <w:sz w:val="24"/>
          <w:szCs w:val="24"/>
          <w:rFonts w:ascii="Times New Roman" w:eastAsia="Times New Roman" w:hAnsi="Times New Roman" w:hint="default"/>
        </w:rPr>
        <w:t>Javax.swing包包含了一系列Swing控件，如果要使用该包中的类，则必须显式声</w:t>
      </w:r>
      <w:r>
        <w:rPr>
          <w:color w:val="auto"/>
          <w:position w:val="0"/>
          <w:sz w:val="24"/>
          <w:szCs w:val="24"/>
          <w:rFonts w:ascii="Times New Roman" w:eastAsia="Times New Roman" w:hAnsi="Times New Roman" w:hint="default"/>
        </w:rPr>
        <w:t xml:space="preserve">明import </w:t>
      </w:r>
      <w:r>
        <w:rPr>
          <w:color w:val="auto"/>
          <w:position w:val="0"/>
          <w:sz w:val="24"/>
          <w:szCs w:val="24"/>
          <w:rFonts w:ascii="Times New Roman" w:eastAsia="Times New Roman" w:hAnsi="Times New Roman" w:hint="default"/>
        </w:rPr>
        <w:t>javax.swing.*。Javax.swing包中类有：Japplet、JFrame、JDialog、Jcomponent。Swing组</w:t>
      </w:r>
      <w:r>
        <w:rPr>
          <w:color w:val="auto"/>
          <w:position w:val="0"/>
          <w:sz w:val="24"/>
          <w:szCs w:val="24"/>
          <w:rFonts w:ascii="Times New Roman" w:eastAsia="Times New Roman" w:hAnsi="Times New Roman" w:hint="default"/>
        </w:rPr>
        <w:t>件类的设计原理建立在MVC（Model</w:t>
      </w:r>
      <w:del w:id="91" w:author="HeYang" w:date="2017-06-03T21:44:00Z">
        <w:r>
          <w:rPr>
            <w:color w:val="auto"/>
            <w:position w:val="0"/>
            <w:sz w:val="24"/>
            <w:szCs w:val="24"/>
            <w:rFonts w:ascii="Times New Roman" w:eastAsia="Times New Roman" w:hAnsi="Times New Roman" w:hint="default"/>
          </w:rPr>
          <w:delText>－</w:delText>
        </w:r>
      </w:del>
      <w:ins w:id="92" w:author="HeYang" w:date="2017-06-03T21:44:00Z">
        <w:r>
          <w:rPr>
            <w:color w:val="auto"/>
            <w:position w:val="0"/>
            <w:sz w:val="24"/>
            <w:szCs w:val="24"/>
            <w:rFonts w:ascii="Times New Roman" w:eastAsia="Times New Roman" w:hAnsi="Times New Roman" w:hint="default"/>
          </w:rPr>
          <w:t>-</w:t>
        </w:r>
      </w:ins>
      <w:r>
        <w:rPr>
          <w:color w:val="auto"/>
          <w:position w:val="0"/>
          <w:sz w:val="24"/>
          <w:szCs w:val="24"/>
          <w:rFonts w:ascii="Times New Roman" w:eastAsia="Times New Roman" w:hAnsi="Times New Roman" w:hint="default"/>
        </w:rPr>
        <w:t>view</w:t>
      </w:r>
      <w:del w:id="93" w:author="HeYang" w:date="2017-06-03T21:44:00Z">
        <w:r>
          <w:rPr>
            <w:color w:val="auto"/>
            <w:position w:val="0"/>
            <w:sz w:val="24"/>
            <w:szCs w:val="24"/>
            <w:rFonts w:ascii="Times New Roman" w:eastAsia="Times New Roman" w:hAnsi="Times New Roman" w:hint="default"/>
          </w:rPr>
          <w:delText>－</w:delText>
        </w:r>
      </w:del>
      <w:ins w:id="94" w:author="HeYang" w:date="2017-06-03T21:44:00Z">
        <w:r>
          <w:rPr>
            <w:color w:val="auto"/>
            <w:position w:val="0"/>
            <w:sz w:val="24"/>
            <w:szCs w:val="24"/>
            <w:rFonts w:ascii="Times New Roman" w:eastAsia="Times New Roman" w:hAnsi="Times New Roman" w:hint="default"/>
          </w:rPr>
          <w:t>-</w:t>
        </w:r>
      </w:ins>
      <w:r>
        <w:rPr>
          <w:color w:val="auto"/>
          <w:position w:val="0"/>
          <w:sz w:val="24"/>
          <w:szCs w:val="24"/>
          <w:rFonts w:ascii="Times New Roman" w:eastAsia="Times New Roman" w:hAnsi="Times New Roman" w:hint="default"/>
        </w:rPr>
        <w:t>Controller）结构基础上。MVC模式由图2</w:t>
      </w:r>
      <w:del w:id="95" w:author="HeYang" w:date="2017-06-03T21:44:00Z">
        <w:r>
          <w:rPr>
            <w:color w:val="auto"/>
            <w:position w:val="0"/>
            <w:sz w:val="24"/>
            <w:szCs w:val="24"/>
            <w:rFonts w:ascii="Times New Roman" w:eastAsia="Times New Roman" w:hAnsi="Times New Roman" w:hint="default"/>
          </w:rPr>
          <w:delText>－</w:delText>
        </w:r>
      </w:del>
      <w:ins w:id="96" w:author="HeYang" w:date="2017-06-03T21:44:00Z">
        <w:r>
          <w:rPr>
            <w:color w:val="auto"/>
            <w:position w:val="0"/>
            <w:sz w:val="24"/>
            <w:szCs w:val="24"/>
            <w:rFonts w:ascii="Times New Roman" w:eastAsia="Times New Roman" w:hAnsi="Times New Roman" w:hint="default"/>
          </w:rPr>
          <w:t>-</w:t>
        </w:r>
      </w:ins>
      <w:r>
        <w:rPr>
          <w:color w:val="auto"/>
          <w:position w:val="0"/>
          <w:sz w:val="24"/>
          <w:szCs w:val="24"/>
          <w:rFonts w:ascii="Times New Roman" w:eastAsia="Times New Roman" w:hAnsi="Times New Roman" w:hint="default"/>
        </w:rPr>
        <w:t>4所示。</w:t>
      </w:r>
    </w:p>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sz w:val="20"/>
        </w:rPr>
        <w:drawing>
          <wp:inline distT="0" distB="0" distL="0" distR="0">
            <wp:extent cx="3618230" cy="928370"/>
            <wp:effectExtent l="0" t="0" r="0" b="0"/>
            <wp:docPr id="71"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Administrator/AppData/Roaming/JisuOffice/ETemp/7952_7660896/image4.png"/>
                    <pic:cNvPicPr>
                      <a:picLocks noChangeAspect="1" noChangeArrowheads="1"/>
                    </pic:cNvPicPr>
                  </pic:nvPicPr>
                  <pic:blipFill>
                    <a:blip r:embed="rId14" cstate="print"/>
                    <a:stretch>
                      <a:fillRect/>
                    </a:stretch>
                  </pic:blipFill>
                  <pic:spPr>
                    <a:xfrm>
                      <a:off x="0" y="0"/>
                      <a:ext cx="3618865" cy="929005"/>
                    </a:xfrm>
                    <a:prstGeom prst="rect"/>
                    <a:ln cap="flat"/>
                  </pic:spPr>
                </pic:pic>
              </a:graphicData>
            </a:graphic>
          </wp:inline>
        </w:drawing>
      </w:r>
    </w:p>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color w:val="auto"/>
          <w:position w:val="0"/>
          <w:sz w:val="20"/>
          <w:szCs w:val="20"/>
          <w:rFonts w:ascii="Times New Roman" w:eastAsia="黑体" w:hAnsi="黑体" w:hint="default"/>
        </w:rPr>
        <w:t xml:space="preserve">图 </w:t>
      </w:r>
      <w:r>
        <w:rPr>
          <w:color w:val="auto"/>
          <w:position w:val="0"/>
          <w:sz w:val="20"/>
          <w:szCs w:val="20"/>
          <w:rFonts w:ascii="Times New Roman" w:eastAsia="黑体" w:hAnsi="黑体" w:hint="default"/>
        </w:rPr>
        <w:t>2</w:t>
      </w:r>
      <w:ins w:id="97" w:author="HeYang" w:date="2017-06-03T21:41:00Z">
        <w:r>
          <w:rPr>
            <w:color w:val="auto"/>
            <w:position w:val="0"/>
            <w:sz w:val="20"/>
            <w:szCs w:val="20"/>
            <w:rFonts w:ascii="Times New Roman" w:eastAsia="黑体" w:hAnsi="黑体" w:hint="default"/>
          </w:rPr>
          <w:t>-</w:t>
        </w:r>
      </w:ins>
      <w:del w:id="98" w:author="HeYang" w:date="2017-06-03T21:41:00Z">
        <w:r>
          <w:rPr>
            <w:color w:val="auto"/>
            <w:position w:val="0"/>
            <w:sz w:val="20"/>
            <w:szCs w:val="20"/>
            <w:rFonts w:ascii="Times New Roman" w:eastAsia="黑体" w:hAnsi="黑体" w:hint="default"/>
          </w:rPr>
          <w:delText>－</w:delText>
        </w:r>
      </w:del>
      <w:r>
        <w:rPr/>
        <w:rPr>
          <w:rFonts w:ascii="Times New Roman" w:eastAsia="黑体" w:hAnsi="Times New Roman"/>
          <w:shd w:val="clear"/>
          <w:sz w:val="20"/>
          <w:szCs w:val="20"/>
          <w:w w:val="100"/>
        </w:rPr>
        <w:fldChar w:fldCharType="begin"/>
      </w:r>
      <w:r>
        <w:rPr/>
        <w:rPr>
          <w:rFonts w:ascii="Times New Roman" w:eastAsia="黑体" w:hAnsi="Times New Roman"/>
          <w:shd w:val="clear"/>
          <w:sz w:val="20"/>
          <w:szCs w:val="20"/>
          <w:w w:val="100"/>
        </w:rPr>
        <w:instrText xml:space="preserve"> SEQ 图 \* ARABIC \s 1</w:instrText>
      </w:r>
      <w:r>
        <w:rPr/>
        <w:rPr>
          <w:rFonts w:ascii="Times New Roman" w:eastAsia="黑体" w:hAnsi="Times New Roman"/>
          <w:shd w:val="clear"/>
          <w:sz w:val="20"/>
          <w:szCs w:val="20"/>
          <w:w w:val="100"/>
        </w:rPr>
        <w:fldChar w:fldCharType="separate"/>
      </w:r>
      <w:r>
        <w:rPr>
          <w:color w:val="auto"/>
          <w:position w:val="0"/>
          <w:sz w:val="20"/>
          <w:szCs w:val="20"/>
          <w:rFonts w:ascii="Times New Roman" w:eastAsia="黑体" w:hAnsi="黑体" w:hint="default"/>
        </w:rPr>
        <w:t>4</w:t>
      </w:r>
      <w:r>
        <w:rPr/>
        <w:rPr>
          <w:rFonts w:ascii="Times New Roman" w:eastAsia="黑体" w:hAnsi="Times New Roman"/>
          <w:shd w:val="clear"/>
          <w:sz w:val="20"/>
          <w:szCs w:val="20"/>
          <w:w w:val="100"/>
        </w:rPr>
        <w:fldChar w:fldCharType="end"/>
      </w:r>
      <w:r>
        <w:rPr>
          <w:color w:val="auto"/>
          <w:position w:val="0"/>
          <w:sz w:val="20"/>
          <w:szCs w:val="20"/>
          <w:rFonts w:ascii="Times New Roman" w:eastAsia="黑体" w:hAnsi="黑体" w:hint="default"/>
        </w:rPr>
        <w:t>　MVC模式图</w:t>
      </w:r>
    </w:p>
    <w:p>
      <w:pPr>
        <w:numPr>
          <w:ilvl w:val="0"/>
          <w:numId w:val="0"/>
        </w:numPr>
        <w:jc w:val="left"/>
        <w:spacing w:lineRule="auto" w:line="240" w:before="0" w:after="160"/>
        <w:ind w:right="0" w:firstLine="0"/>
        <w:rPr>
          <w:color w:val="auto"/>
          <w:position w:val="0"/>
          <w:sz w:val="20"/>
          <w:szCs w:val="20"/>
          <w:rFonts w:ascii="Times New Roman" w:eastAsia="黑体" w:hAnsi="黑体" w:hint="default"/>
          <w:del w:id="99" w:author="HeYang" w:date="2017-06-03T21:41:00Z"/>
        </w:rPr>
        <w:autoSpaceDE w:val="1"/>
        <w:autoSpaceDN w:val="1"/>
      </w:pPr>
      <w:r>
        <w:rPr>
          <w:color w:val="auto"/>
          <w:position w:val="0"/>
          <w:sz w:val="20"/>
          <w:szCs w:val="20"/>
          <w:rFonts w:ascii="Times New Roman" w:eastAsia="黑体" w:hAnsi="黑体" w:hint="default"/>
        </w:rPr>
        <w:t xml:space="preserve">Figure </w:t>
      </w:r>
      <w:r>
        <w:rPr>
          <w:color w:val="auto"/>
          <w:position w:val="0"/>
          <w:sz w:val="20"/>
          <w:szCs w:val="20"/>
          <w:rFonts w:ascii="Times New Roman" w:eastAsia="黑体" w:hAnsi="黑体" w:hint="default"/>
        </w:rPr>
        <w:t>2</w:t>
      </w:r>
      <w:ins w:id="100" w:author="HeYang" w:date="2017-06-03T21:41:00Z">
        <w:r>
          <w:rPr>
            <w:color w:val="auto"/>
            <w:position w:val="0"/>
            <w:sz w:val="20"/>
            <w:szCs w:val="20"/>
            <w:rFonts w:ascii="Times New Roman" w:eastAsia="黑体" w:hAnsi="黑体" w:hint="default"/>
          </w:rPr>
          <w:t>-</w:t>
        </w:r>
      </w:ins>
      <w:del w:id="101" w:author="HeYang" w:date="2017-06-03T21:41:00Z">
        <w:r>
          <w:rPr>
            <w:color w:val="auto"/>
            <w:position w:val="0"/>
            <w:sz w:val="20"/>
            <w:szCs w:val="20"/>
            <w:rFonts w:ascii="Times New Roman" w:eastAsia="黑体" w:hAnsi="黑体" w:hint="default"/>
          </w:rPr>
          <w:delText>－</w:delText>
        </w:r>
      </w:del>
      <w:r>
        <w:rPr/>
        <w:rPr>
          <w:rFonts w:ascii="Times New Roman" w:eastAsia="黑体" w:hAnsi="Times New Roman"/>
          <w:shd w:val="clear"/>
          <w:sz w:val="20"/>
          <w:szCs w:val="20"/>
          <w:w w:val="100"/>
        </w:rPr>
        <w:fldChar w:fldCharType="begin"/>
      </w:r>
      <w:r>
        <w:rPr/>
        <w:rPr>
          <w:rFonts w:ascii="Times New Roman" w:eastAsia="黑体" w:hAnsi="Times New Roman"/>
          <w:shd w:val="clear"/>
          <w:sz w:val="20"/>
          <w:szCs w:val="20"/>
          <w:w w:val="100"/>
        </w:rPr>
        <w:instrText xml:space="preserve"> SEQ Figure \* ARABIC \s 1</w:instrText>
      </w:r>
      <w:r>
        <w:rPr/>
        <w:rPr>
          <w:rFonts w:ascii="Times New Roman" w:eastAsia="黑体" w:hAnsi="Times New Roman"/>
          <w:shd w:val="clear"/>
          <w:sz w:val="20"/>
          <w:szCs w:val="20"/>
          <w:w w:val="100"/>
        </w:rPr>
        <w:fldChar w:fldCharType="separate"/>
      </w:r>
      <w:r>
        <w:rPr>
          <w:color w:val="auto"/>
          <w:position w:val="0"/>
          <w:sz w:val="20"/>
          <w:szCs w:val="20"/>
          <w:rFonts w:ascii="Times New Roman" w:eastAsia="黑体" w:hAnsi="黑体" w:hint="default"/>
        </w:rPr>
        <w:t>4</w:t>
      </w:r>
      <w:r>
        <w:rPr/>
        <w:rPr>
          <w:rFonts w:ascii="Times New Roman" w:eastAsia="黑体" w:hAnsi="Times New Roman"/>
          <w:shd w:val="clear"/>
          <w:sz w:val="20"/>
          <w:szCs w:val="20"/>
          <w:w w:val="100"/>
        </w:rPr>
        <w:fldChar w:fldCharType="end"/>
      </w:r>
      <w:r>
        <w:rPr>
          <w:color w:val="auto"/>
          <w:position w:val="0"/>
          <w:sz w:val="20"/>
          <w:szCs w:val="20"/>
          <w:rFonts w:ascii="Times New Roman" w:eastAsia="黑体" w:hAnsi="黑体" w:hint="default"/>
        </w:rPr>
        <w:t xml:space="preserve">　MVC Model</w:t>
      </w:r>
    </w:p>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1"/>
        <w:autoSpaceDN w:val="1"/>
      </w:pPr>
      <w:r>
        <w:rPr>
          <w:color w:val="auto"/>
          <w:position w:val="0"/>
          <w:sz w:val="24"/>
          <w:szCs w:val="24"/>
          <w:rFonts w:ascii="Times New Roman" w:eastAsia="Times New Roman" w:hAnsi="Times New Roman" w:hint="default"/>
        </w:rPr>
        <w:t xml:space="preserve">抽象窗口工具包（Abstract Window Toolkit，AWT）是SUN专门针对Java </w:t>
      </w:r>
      <w:r>
        <w:rPr>
          <w:color w:val="auto"/>
          <w:position w:val="0"/>
          <w:sz w:val="24"/>
          <w:szCs w:val="24"/>
          <w:rFonts w:ascii="Times New Roman" w:eastAsia="Times New Roman" w:hAnsi="Times New Roman" w:hint="default"/>
        </w:rPr>
        <w:t>GUI编程提供的最早的也是最初的开发工具包，用来建立和设置Java图形用户界面，</w:t>
      </w:r>
      <w:r>
        <w:rPr>
          <w:color w:val="auto"/>
          <w:position w:val="0"/>
          <w:sz w:val="24"/>
          <w:szCs w:val="24"/>
          <w:rFonts w:ascii="Times New Roman" w:eastAsia="Times New Roman" w:hAnsi="Times New Roman" w:hint="default"/>
        </w:rPr>
        <w:t>这个工具包提供了一套与本地图形界面交互的接口。AWT使用的技术是对等设计模式</w:t>
      </w:r>
      <w:r>
        <w:rPr>
          <w:color w:val="auto"/>
          <w:position w:val="0"/>
          <w:sz w:val="24"/>
          <w:szCs w:val="24"/>
          <w:rFonts w:ascii="Times New Roman" w:eastAsia="Times New Roman" w:hAnsi="Times New Roman" w:hint="default"/>
        </w:rPr>
        <w:t xml:space="preserve">即（AWT </w:t>
      </w:r>
      <w:r>
        <w:rPr>
          <w:color w:val="auto"/>
          <w:position w:val="0"/>
          <w:sz w:val="24"/>
          <w:szCs w:val="24"/>
          <w:rFonts w:ascii="Times New Roman" w:eastAsia="Times New Roman" w:hAnsi="Times New Roman" w:hint="default"/>
        </w:rPr>
        <w:t>中的图形函数与操作系统所提供的图形函数之间有着一一对应的关系）。所以它建立图</w:t>
      </w:r>
      <w:r>
        <w:rPr>
          <w:color w:val="auto"/>
          <w:position w:val="0"/>
          <w:sz w:val="24"/>
          <w:szCs w:val="24"/>
          <w:rFonts w:ascii="Times New Roman" w:eastAsia="Times New Roman" w:hAnsi="Times New Roman" w:hint="default"/>
        </w:rPr>
        <w:t>形用户界面时，是利用操作系统所提供的图形库，这使得不同操作系统上显示不同的</w:t>
      </w:r>
      <w:r>
        <w:rPr>
          <w:color w:val="auto"/>
          <w:position w:val="0"/>
          <w:sz w:val="24"/>
          <w:szCs w:val="24"/>
          <w:rFonts w:ascii="Times New Roman" w:eastAsia="Times New Roman" w:hAnsi="Times New Roman" w:hint="default"/>
        </w:rPr>
        <w:t>界面，因此AWT组件集遵循最大公约数原则，即AWT只拥有所有平台上都存在的组</w:t>
      </w:r>
      <w:r>
        <w:rPr>
          <w:color w:val="auto"/>
          <w:position w:val="0"/>
          <w:sz w:val="24"/>
          <w:szCs w:val="24"/>
          <w:rFonts w:ascii="Times New Roman" w:eastAsia="Times New Roman" w:hAnsi="Times New Roman" w:hint="default"/>
        </w:rPr>
        <w:t>件的交集。AWT具有两面性，不被Sun推荐使用，只是为了确保向下兼容和支持</w:t>
      </w:r>
      <w:r>
        <w:rPr>
          <w:color w:val="auto"/>
          <w:position w:val="0"/>
          <w:sz w:val="24"/>
          <w:szCs w:val="24"/>
          <w:rFonts w:ascii="Times New Roman" w:eastAsia="Times New Roman" w:hAnsi="Times New Roman" w:hint="default"/>
        </w:rPr>
        <w:t>Swing。</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1"/>
        <w:autoSpaceDN w:val="1"/>
      </w:pPr>
      <w:r>
        <w:rPr>
          <w:color w:val="auto"/>
          <w:position w:val="0"/>
          <w:sz w:val="24"/>
          <w:szCs w:val="24"/>
          <w:rFonts w:ascii="Times New Roman" w:eastAsia="Times New Roman" w:hAnsi="Times New Roman" w:hint="default"/>
        </w:rPr>
        <w:t>Swing是在AWT的基础上构建的图形界面系统，它最初是为解决AWT不能满足</w:t>
      </w:r>
      <w:r>
        <w:rPr>
          <w:color w:val="auto"/>
          <w:position w:val="0"/>
          <w:sz w:val="24"/>
          <w:szCs w:val="24"/>
          <w:rFonts w:ascii="Times New Roman" w:eastAsia="Times New Roman" w:hAnsi="Times New Roman" w:hint="default"/>
        </w:rPr>
        <w:t>用户需求的发展。Swing提供了AWT能提供的所有功能，并且用纯粹的Java代码对</w:t>
      </w:r>
      <w:r>
        <w:rPr>
          <w:color w:val="auto"/>
          <w:position w:val="0"/>
          <w:sz w:val="24"/>
          <w:szCs w:val="24"/>
          <w:rFonts w:ascii="Times New Roman" w:eastAsia="Times New Roman" w:hAnsi="Times New Roman" w:hint="default"/>
        </w:rPr>
        <w:t>AWT的功能进行了扩充。Swing遵从组件按照某种布局摆放在容器里的原理。当界面完</w:t>
      </w:r>
      <w:r>
        <w:rPr>
          <w:color w:val="auto"/>
          <w:position w:val="0"/>
          <w:sz w:val="24"/>
          <w:szCs w:val="24"/>
          <w:rFonts w:ascii="Times New Roman" w:eastAsia="Times New Roman" w:hAnsi="Times New Roman" w:hint="default"/>
        </w:rPr>
        <w:t>成之后，必须能进行事件处理，AWT和Swing之间的事件处理基本是一致的。Swing</w:t>
      </w:r>
      <w:r>
        <w:rPr>
          <w:color w:val="auto"/>
          <w:position w:val="0"/>
          <w:sz w:val="24"/>
          <w:szCs w:val="24"/>
          <w:rFonts w:ascii="Times New Roman" w:eastAsia="Times New Roman" w:hAnsi="Times New Roman" w:hint="default"/>
        </w:rPr>
        <w:t xml:space="preserve">组件是用Java实现的轻量级( light</w:t>
      </w:r>
      <w:del w:id="102" w:author="HeYang" w:date="2017-06-03T21:44:00Z">
        <w:r>
          <w:rPr>
            <w:color w:val="auto"/>
            <w:position w:val="0"/>
            <w:sz w:val="24"/>
            <w:szCs w:val="24"/>
            <w:rFonts w:ascii="Times New Roman" w:eastAsia="Times New Roman" w:hAnsi="Times New Roman" w:hint="default"/>
          </w:rPr>
          <w:delText>－</w:delText>
        </w:r>
      </w:del>
      <w:ins w:id="103" w:author="HeYang" w:date="2017-06-03T21:44:00Z">
        <w:r>
          <w:rPr>
            <w:color w:val="auto"/>
            <w:position w:val="0"/>
            <w:sz w:val="24"/>
            <w:szCs w:val="24"/>
            <w:rFonts w:ascii="Times New Roman" w:eastAsia="Times New Roman" w:hAnsi="Times New Roman" w:hint="default"/>
          </w:rPr>
          <w:t>-</w:t>
        </w:r>
      </w:ins>
      <w:r>
        <w:rPr>
          <w:color w:val="auto"/>
          <w:position w:val="0"/>
          <w:sz w:val="24"/>
          <w:szCs w:val="24"/>
          <w:rFonts w:ascii="Times New Roman" w:eastAsia="Times New Roman" w:hAnsi="Times New Roman" w:hint="default"/>
        </w:rPr>
        <w:t>weight)组件，没有本地代码，不依赖操作系统的支持，这是它与AWT组件的最大区</w:t>
      </w:r>
      <w:r>
        <w:rPr>
          <w:color w:val="auto"/>
          <w:position w:val="0"/>
          <w:sz w:val="24"/>
          <w:szCs w:val="24"/>
          <w:rFonts w:ascii="Times New Roman" w:eastAsia="Times New Roman" w:hAnsi="Times New Roman" w:hint="default"/>
        </w:rPr>
        <w:t>别。Swing采用了一种MVC的设计范式，即“模型</w:t>
      </w:r>
      <w:del w:id="104" w:author="HeYang" w:date="2017-06-03T21:44:00Z">
        <w:r>
          <w:rPr>
            <w:color w:val="auto"/>
            <w:position w:val="0"/>
            <w:sz w:val="24"/>
            <w:szCs w:val="24"/>
            <w:rFonts w:ascii="Times New Roman" w:eastAsia="Times New Roman" w:hAnsi="Times New Roman" w:hint="default"/>
          </w:rPr>
          <w:delText>－</w:delText>
        </w:r>
      </w:del>
      <w:ins w:id="105" w:author="HeYang" w:date="2017-06-03T21:44:00Z">
        <w:r>
          <w:rPr>
            <w:color w:val="auto"/>
            <w:position w:val="0"/>
            <w:sz w:val="24"/>
            <w:szCs w:val="24"/>
            <w:rFonts w:ascii="Times New Roman" w:eastAsia="Times New Roman" w:hAnsi="Times New Roman" w:hint="default"/>
          </w:rPr>
          <w:t>-</w:t>
        </w:r>
      </w:ins>
      <w:r>
        <w:rPr>
          <w:color w:val="auto"/>
          <w:position w:val="0"/>
          <w:sz w:val="24"/>
          <w:szCs w:val="24"/>
          <w:rFonts w:ascii="Times New Roman" w:eastAsia="Times New Roman" w:hAnsi="Times New Roman" w:hint="default"/>
        </w:rPr>
        <w:t>视图</w:t>
      </w:r>
      <w:del w:id="106" w:author="HeYang" w:date="2017-06-03T21:44:00Z">
        <w:r>
          <w:rPr>
            <w:color w:val="auto"/>
            <w:position w:val="0"/>
            <w:sz w:val="24"/>
            <w:szCs w:val="24"/>
            <w:rFonts w:ascii="Times New Roman" w:eastAsia="Times New Roman" w:hAnsi="Times New Roman" w:hint="default"/>
          </w:rPr>
          <w:delText>－</w:delText>
        </w:r>
      </w:del>
      <w:ins w:id="107" w:author="HeYang" w:date="2017-06-03T21:44:00Z">
        <w:r>
          <w:rPr>
            <w:color w:val="auto"/>
            <w:position w:val="0"/>
            <w:sz w:val="24"/>
            <w:szCs w:val="24"/>
            <w:rFonts w:ascii="Times New Roman" w:eastAsia="Times New Roman" w:hAnsi="Times New Roman" w:hint="default"/>
          </w:rPr>
          <w:t>-</w:t>
        </w:r>
      </w:ins>
      <w:r>
        <w:rPr>
          <w:color w:val="auto"/>
          <w:position w:val="0"/>
          <w:sz w:val="24"/>
          <w:szCs w:val="24"/>
          <w:rFonts w:ascii="Times New Roman" w:eastAsia="Times New Roman" w:hAnsi="Times New Roman" w:hint="default"/>
        </w:rPr>
        <w:t xml:space="preserve">控制”。 </w:t>
      </w:r>
      <w:r>
        <w:rPr>
          <w:color w:val="auto"/>
          <w:position w:val="0"/>
          <w:sz w:val="24"/>
          <w:szCs w:val="24"/>
          <w:rFonts w:ascii="Times New Roman" w:eastAsia="Times New Roman" w:hAnsi="Times New Roman" w:hint="default"/>
        </w:rPr>
        <w:t>Swing构建界面包括以下几个步骤：导入Swing包；选择界面风格；设置顶层容器；</w:t>
      </w:r>
      <w:r>
        <w:rPr>
          <w:color w:val="auto"/>
          <w:position w:val="0"/>
          <w:sz w:val="24"/>
          <w:szCs w:val="24"/>
          <w:rFonts w:ascii="Times New Roman" w:eastAsia="Times New Roman" w:hAnsi="Times New Roman" w:hint="default"/>
        </w:rPr>
        <w:t>设置按钮和标签；将组件放到容器上；为组件增加边框；处理事件；辅助技术支持。</w:t>
      </w:r>
      <w:r>
        <w:rPr>
          <w:color w:val="auto"/>
          <w:position w:val="0"/>
          <w:sz w:val="24"/>
          <w:szCs w:val="24"/>
          <w:rFonts w:ascii="Times New Roman" w:eastAsia="Times New Roman" w:hAnsi="Times New Roman" w:hint="default"/>
        </w:rPr>
        <w:t>Swing组件的层次结构图如图2</w:t>
      </w:r>
      <w:del w:id="108" w:author="HeYang" w:date="2017-06-03T21:44:00Z">
        <w:r>
          <w:rPr>
            <w:color w:val="auto"/>
            <w:position w:val="0"/>
            <w:sz w:val="24"/>
            <w:szCs w:val="24"/>
            <w:rFonts w:ascii="Times New Roman" w:eastAsia="Times New Roman" w:hAnsi="Times New Roman" w:hint="default"/>
          </w:rPr>
          <w:delText>－</w:delText>
        </w:r>
      </w:del>
      <w:ins w:id="109" w:author="HeYang" w:date="2017-06-03T21:44:00Z">
        <w:r>
          <w:rPr>
            <w:color w:val="auto"/>
            <w:position w:val="0"/>
            <w:sz w:val="24"/>
            <w:szCs w:val="24"/>
            <w:rFonts w:ascii="Times New Roman" w:eastAsia="Times New Roman" w:hAnsi="Times New Roman" w:hint="default"/>
          </w:rPr>
          <w:t>-</w:t>
        </w:r>
      </w:ins>
      <w:r>
        <w:rPr>
          <w:color w:val="auto"/>
          <w:position w:val="0"/>
          <w:sz w:val="24"/>
          <w:szCs w:val="24"/>
          <w:rFonts w:ascii="Times New Roman" w:eastAsia="Times New Roman" w:hAnsi="Times New Roman" w:hint="default"/>
        </w:rPr>
        <w:t>5所示。</w:t>
      </w:r>
    </w:p>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sz w:val="20"/>
        </w:rPr>
        <w:drawing>
          <wp:inline distT="0" distB="0" distL="0" distR="0">
            <wp:extent cx="3552190" cy="2086610"/>
            <wp:effectExtent l="0" t="0" r="0" b="1270"/>
            <wp:docPr id="7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Administrator/AppData/Roaming/JisuOffice/ETemp/7952_7660896/image5.png"/>
                    <pic:cNvPicPr>
                      <a:picLocks noChangeAspect="1" noChangeArrowheads="1"/>
                    </pic:cNvPicPr>
                  </pic:nvPicPr>
                  <pic:blipFill>
                    <a:blip r:embed="rId15" cstate="print"/>
                    <a:stretch>
                      <a:fillRect/>
                    </a:stretch>
                  </pic:blipFill>
                  <pic:spPr>
                    <a:xfrm>
                      <a:off x="0" y="0"/>
                      <a:ext cx="3552825" cy="2087245"/>
                    </a:xfrm>
                    <a:prstGeom prst="rect"/>
                    <a:ln cap="flat"/>
                  </pic:spPr>
                </pic:pic>
              </a:graphicData>
            </a:graphic>
          </wp:inline>
        </w:drawing>
      </w:r>
    </w:p>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color w:val="auto"/>
          <w:position w:val="0"/>
          <w:sz w:val="20"/>
          <w:szCs w:val="20"/>
          <w:rFonts w:ascii="Times New Roman" w:eastAsia="黑体" w:hAnsi="黑体" w:hint="default"/>
        </w:rPr>
        <w:t xml:space="preserve">图 </w:t>
      </w:r>
      <w:r>
        <w:rPr>
          <w:color w:val="auto"/>
          <w:position w:val="0"/>
          <w:sz w:val="20"/>
          <w:szCs w:val="20"/>
          <w:rFonts w:ascii="Times New Roman" w:eastAsia="黑体" w:hAnsi="黑体" w:hint="default"/>
        </w:rPr>
        <w:t>2</w:t>
      </w:r>
      <w:ins w:id="110" w:author="HeYang" w:date="2017-06-03T21:41:00Z">
        <w:r>
          <w:rPr>
            <w:color w:val="auto"/>
            <w:position w:val="0"/>
            <w:sz w:val="20"/>
            <w:szCs w:val="20"/>
            <w:rFonts w:ascii="Times New Roman" w:eastAsia="黑体" w:hAnsi="黑体" w:hint="default"/>
          </w:rPr>
          <w:t>-</w:t>
        </w:r>
      </w:ins>
      <w:del w:id="111" w:author="HeYang" w:date="2017-06-03T21:41:00Z">
        <w:r>
          <w:rPr>
            <w:color w:val="auto"/>
            <w:position w:val="0"/>
            <w:sz w:val="20"/>
            <w:szCs w:val="20"/>
            <w:rFonts w:ascii="Times New Roman" w:eastAsia="黑体" w:hAnsi="黑体" w:hint="default"/>
          </w:rPr>
          <w:delText>－</w:delText>
        </w:r>
      </w:del>
      <w:r>
        <w:rPr/>
        <w:rPr>
          <w:rFonts w:ascii="Times New Roman" w:eastAsia="黑体" w:hAnsi="Times New Roman"/>
          <w:shd w:val="clear"/>
          <w:sz w:val="20"/>
          <w:szCs w:val="20"/>
          <w:w w:val="100"/>
        </w:rPr>
        <w:fldChar w:fldCharType="begin"/>
      </w:r>
      <w:r>
        <w:rPr/>
        <w:rPr>
          <w:rFonts w:ascii="Times New Roman" w:eastAsia="黑体" w:hAnsi="Times New Roman"/>
          <w:shd w:val="clear"/>
          <w:sz w:val="20"/>
          <w:szCs w:val="20"/>
          <w:w w:val="100"/>
        </w:rPr>
        <w:instrText xml:space="preserve"> SEQ 图 \* ARABIC \s 1</w:instrText>
      </w:r>
      <w:r>
        <w:rPr/>
        <w:rPr>
          <w:rFonts w:ascii="Times New Roman" w:eastAsia="黑体" w:hAnsi="Times New Roman"/>
          <w:shd w:val="clear"/>
          <w:sz w:val="20"/>
          <w:szCs w:val="20"/>
          <w:w w:val="100"/>
        </w:rPr>
        <w:fldChar w:fldCharType="separate"/>
      </w:r>
      <w:r>
        <w:rPr>
          <w:color w:val="auto"/>
          <w:position w:val="0"/>
          <w:sz w:val="20"/>
          <w:szCs w:val="20"/>
          <w:rFonts w:ascii="Times New Roman" w:eastAsia="黑体" w:hAnsi="黑体" w:hint="default"/>
        </w:rPr>
        <w:t>5</w:t>
      </w:r>
      <w:r>
        <w:rPr/>
        <w:rPr>
          <w:rFonts w:ascii="Times New Roman" w:eastAsia="黑体" w:hAnsi="Times New Roman"/>
          <w:shd w:val="clear"/>
          <w:sz w:val="20"/>
          <w:szCs w:val="20"/>
          <w:w w:val="100"/>
        </w:rPr>
        <w:fldChar w:fldCharType="end"/>
      </w:r>
      <w:r>
        <w:rPr>
          <w:color w:val="auto"/>
          <w:position w:val="0"/>
          <w:sz w:val="20"/>
          <w:szCs w:val="20"/>
          <w:rFonts w:ascii="Times New Roman" w:eastAsia="黑体" w:hAnsi="黑体" w:hint="default"/>
        </w:rPr>
        <w:t xml:space="preserve">　 Swing组件的层次结构图</w:t>
      </w:r>
    </w:p>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color w:val="auto"/>
          <w:position w:val="0"/>
          <w:sz w:val="20"/>
          <w:szCs w:val="20"/>
          <w:rFonts w:ascii="Times New Roman" w:eastAsia="黑体" w:hAnsi="黑体" w:hint="default"/>
        </w:rPr>
        <w:t xml:space="preserve">Figure </w:t>
      </w:r>
      <w:r>
        <w:rPr>
          <w:color w:val="auto"/>
          <w:position w:val="0"/>
          <w:sz w:val="20"/>
          <w:szCs w:val="20"/>
          <w:rFonts w:ascii="Times New Roman" w:eastAsia="黑体" w:hAnsi="黑体" w:hint="default"/>
        </w:rPr>
        <w:t>2</w:t>
      </w:r>
      <w:ins w:id="112" w:author="HeYang" w:date="2017-06-03T21:41:00Z">
        <w:r>
          <w:rPr>
            <w:color w:val="auto"/>
            <w:position w:val="0"/>
            <w:sz w:val="20"/>
            <w:szCs w:val="20"/>
            <w:rFonts w:ascii="Times New Roman" w:eastAsia="黑体" w:hAnsi="黑体" w:hint="default"/>
          </w:rPr>
          <w:t>-</w:t>
        </w:r>
      </w:ins>
      <w:del w:id="113" w:author="HeYang" w:date="2017-06-03T21:41:00Z">
        <w:r>
          <w:rPr>
            <w:color w:val="auto"/>
            <w:position w:val="0"/>
            <w:sz w:val="20"/>
            <w:szCs w:val="20"/>
            <w:rFonts w:ascii="Times New Roman" w:eastAsia="黑体" w:hAnsi="黑体" w:hint="default"/>
          </w:rPr>
          <w:delText>－</w:delText>
        </w:r>
      </w:del>
      <w:r>
        <w:rPr/>
        <w:rPr>
          <w:rFonts w:ascii="Times New Roman" w:eastAsia="黑体" w:hAnsi="Times New Roman"/>
          <w:shd w:val="clear"/>
          <w:sz w:val="20"/>
          <w:szCs w:val="20"/>
          <w:w w:val="100"/>
        </w:rPr>
        <w:fldChar w:fldCharType="begin"/>
      </w:r>
      <w:r>
        <w:rPr/>
        <w:rPr>
          <w:rFonts w:ascii="Times New Roman" w:eastAsia="黑体" w:hAnsi="Times New Roman"/>
          <w:shd w:val="clear"/>
          <w:sz w:val="20"/>
          <w:szCs w:val="20"/>
          <w:w w:val="100"/>
        </w:rPr>
        <w:instrText xml:space="preserve"> SEQ Figure \* ARABIC \s 1</w:instrText>
      </w:r>
      <w:r>
        <w:rPr/>
        <w:rPr>
          <w:rFonts w:ascii="Times New Roman" w:eastAsia="黑体" w:hAnsi="Times New Roman"/>
          <w:shd w:val="clear"/>
          <w:sz w:val="20"/>
          <w:szCs w:val="20"/>
          <w:w w:val="100"/>
        </w:rPr>
        <w:fldChar w:fldCharType="separate"/>
      </w:r>
      <w:r>
        <w:rPr>
          <w:color w:val="auto"/>
          <w:position w:val="0"/>
          <w:sz w:val="20"/>
          <w:szCs w:val="20"/>
          <w:rFonts w:ascii="Times New Roman" w:eastAsia="黑体" w:hAnsi="黑体" w:hint="default"/>
        </w:rPr>
        <w:t>5</w:t>
      </w:r>
      <w:r>
        <w:rPr/>
        <w:rPr>
          <w:rFonts w:ascii="Times New Roman" w:eastAsia="黑体" w:hAnsi="Times New Roman"/>
          <w:shd w:val="clear"/>
          <w:sz w:val="20"/>
          <w:szCs w:val="20"/>
          <w:w w:val="100"/>
        </w:rPr>
        <w:fldChar w:fldCharType="end"/>
      </w:r>
      <w:r>
        <w:rPr>
          <w:color w:val="auto"/>
          <w:position w:val="0"/>
          <w:sz w:val="20"/>
          <w:szCs w:val="20"/>
          <w:rFonts w:ascii="Times New Roman" w:eastAsia="黑体" w:hAnsi="黑体" w:hint="default"/>
        </w:rPr>
        <w:t xml:space="preserve">　  Hierarchy Diagram For Swing Components</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del w:id="114" w:author="HeYang" w:date="2017-06-03T21:41:00Z"/>
        </w:rPr>
        <w:autoSpaceDE w:val="1"/>
        <w:autoSpaceDN w:val="1"/>
      </w:pPr>
      <w:r>
        <w:rPr>
          <w:color w:val="auto"/>
          <w:position w:val="0"/>
          <w:sz w:val="24"/>
          <w:szCs w:val="24"/>
          <w:rFonts w:ascii="Times New Roman" w:eastAsia="Times New Roman" w:hAnsi="Times New Roman" w:hint="default"/>
        </w:rPr>
        <w:t xml:space="preserve">SWT是Standard Widget </w:t>
      </w:r>
      <w:r>
        <w:rPr>
          <w:color w:val="auto"/>
          <w:position w:val="0"/>
          <w:sz w:val="24"/>
          <w:szCs w:val="24"/>
          <w:rFonts w:ascii="Times New Roman" w:eastAsia="Times New Roman" w:hAnsi="Times New Roman" w:hint="default"/>
        </w:rPr>
        <w:t>Toolkit的缩写，是IBM为尝试解决AWT和Swing带来的诸多问题而构建的一个开源</w:t>
      </w:r>
      <w:r>
        <w:rPr>
          <w:color w:val="auto"/>
          <w:position w:val="0"/>
          <w:sz w:val="24"/>
          <w:szCs w:val="24"/>
          <w:rFonts w:ascii="Times New Roman" w:eastAsia="Times New Roman" w:hAnsi="Times New Roman" w:hint="default"/>
        </w:rPr>
        <w:t xml:space="preserve">的GUI编程框架，它提供了比AWT更为丰富的组件集。与 AWT 的概念相比，SWT </w:t>
      </w:r>
      <w:r>
        <w:rPr>
          <w:color w:val="auto"/>
          <w:position w:val="0"/>
          <w:sz w:val="24"/>
          <w:szCs w:val="24"/>
          <w:rFonts w:ascii="Times New Roman" w:eastAsia="Times New Roman" w:hAnsi="Times New Roman" w:hint="default"/>
        </w:rPr>
        <w:t xml:space="preserve">是一个低级的 GUI 工具包，在构建SWT的过程中，构建者从 AWT 和 Swing </w:t>
      </w:r>
      <w:r>
        <w:rPr>
          <w:color w:val="auto"/>
          <w:position w:val="0"/>
          <w:sz w:val="24"/>
          <w:szCs w:val="24"/>
          <w:rFonts w:ascii="Times New Roman" w:eastAsia="Times New Roman" w:hAnsi="Times New Roman" w:hint="default"/>
        </w:rPr>
        <w:t>实现中学习了很多经验，他们试图构建一个集二者优点于一体而没有二者的缺点的系</w:t>
      </w:r>
      <w:r>
        <w:rPr>
          <w:color w:val="auto"/>
          <w:position w:val="0"/>
          <w:sz w:val="24"/>
          <w:szCs w:val="24"/>
          <w:rFonts w:ascii="Times New Roman" w:eastAsia="Times New Roman" w:hAnsi="Times New Roman" w:hint="default"/>
        </w:rPr>
        <w:t>统。因此SWT可以说是AWT与swing的融合体。</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1"/>
        <w:autoSpaceDN w:val="1"/>
      </w:pPr>
    </w:p>
    <w:p>
      <w:pPr>
        <w:bidi w:val="0"/>
        <w:numPr>
          <w:ilvl w:val="0"/>
          <w:numId w:val="5"/>
        </w:numPr>
        <w:jc w:val="left"/>
        <w:spacing w:lineRule="auto" w:line="240" w:before="0" w:after="160"/>
        <w:ind w:left="840" w:right="0" w:hanging="420"/>
        <w:rPr>
          <w:color w:val="auto"/>
          <w:position w:val="0"/>
          <w:sz w:val="21"/>
          <w:szCs w:val="21"/>
          <w:rFonts w:ascii="Times New Roman" w:eastAsia="Times New Roman" w:hAnsi="Times New Roman" w:hint="default"/>
        </w:rPr>
        <w:autoSpaceDE w:val="1"/>
        <w:autoSpaceDN w:val="1"/>
      </w:pPr>
      <w:r>
        <w:rPr>
          <w:color w:val="auto"/>
          <w:position w:val="0"/>
          <w:sz w:val="24"/>
          <w:szCs w:val="24"/>
          <w:rFonts w:ascii="Times New Roman" w:eastAsia="Times New Roman" w:hAnsi="Times New Roman" w:hint="default"/>
        </w:rPr>
        <w:t>绘图技术</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 xml:space="preserve">由Sun公司与Adobe系统公司合作推出的Java 2D </w:t>
      </w:r>
      <w:r>
        <w:rPr>
          <w:color w:val="auto"/>
          <w:position w:val="0"/>
          <w:sz w:val="24"/>
          <w:szCs w:val="24"/>
          <w:rFonts w:ascii="Times New Roman" w:eastAsia="Times New Roman" w:hAnsi="Times New Roman" w:hint="default"/>
        </w:rPr>
        <w:t xml:space="preserve">API，提供了一个功能强大而且非常灵活的二维图形框架。Java 2D </w:t>
      </w:r>
      <w:r>
        <w:rPr>
          <w:color w:val="auto"/>
          <w:position w:val="0"/>
          <w:sz w:val="24"/>
          <w:szCs w:val="24"/>
          <w:rFonts w:ascii="Times New Roman" w:eastAsia="Times New Roman" w:hAnsi="Times New Roman" w:hint="default"/>
        </w:rPr>
        <w:t>API扩展了java.awt包中定义的Graphics类和Image类，提供了高性能的二维图形、图像</w:t>
      </w:r>
      <w:r>
        <w:rPr>
          <w:color w:val="auto"/>
          <w:position w:val="0"/>
          <w:sz w:val="24"/>
          <w:szCs w:val="24"/>
          <w:rFonts w:ascii="Times New Roman" w:eastAsia="Times New Roman" w:hAnsi="Times New Roman" w:hint="default"/>
        </w:rPr>
        <w:t>和文字，同时又维持了对现有AWT应用的兼容。</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J</w:t>
      </w:r>
      <w:bookmarkStart w:id="100" w:name="OLE_LINK41"/>
      <w:r>
        <w:rPr>
          <w:color w:val="auto"/>
          <w:position w:val="0"/>
          <w:sz w:val="24"/>
          <w:szCs w:val="24"/>
          <w:rFonts w:ascii="Times New Roman" w:eastAsia="Times New Roman" w:hAnsi="Times New Roman" w:hint="default"/>
        </w:rPr>
        <w:t xml:space="preserve">ava 2D </w:t>
      </w:r>
      <w:r>
        <w:rPr>
          <w:color w:val="auto"/>
          <w:position w:val="0"/>
          <w:sz w:val="24"/>
          <w:szCs w:val="24"/>
          <w:rFonts w:ascii="Times New Roman" w:eastAsia="Times New Roman" w:hAnsi="Times New Roman" w:hint="default"/>
        </w:rPr>
        <w:t>API是JFC(Java Fundation Classes)的一员，加强了传统AWT的描绘功能。</w:t>
      </w:r>
      <w:bookmarkEnd w:id="100"/>
      <w:r>
        <w:rPr>
          <w:color w:val="auto"/>
          <w:position w:val="0"/>
          <w:sz w:val="24"/>
          <w:szCs w:val="24"/>
          <w:rFonts w:ascii="Times New Roman" w:eastAsia="Times New Roman" w:hAnsi="Times New Roman" w:hint="default"/>
        </w:rPr>
        <w:t>在 JDK1.2中已</w:t>
      </w:r>
      <w:r>
        <w:rPr>
          <w:color w:val="auto"/>
          <w:position w:val="0"/>
          <w:sz w:val="24"/>
          <w:szCs w:val="24"/>
          <w:rFonts w:ascii="Times New Roman" w:eastAsia="Times New Roman" w:hAnsi="Times New Roman" w:hint="default"/>
        </w:rPr>
        <w:t>经支援 Java 2D 的使用。透过Java 2D API ，程序员可以轻松地描绘出任意的几何图形、</w:t>
      </w:r>
      <w:r>
        <w:rPr>
          <w:color w:val="auto"/>
          <w:position w:val="0"/>
          <w:sz w:val="24"/>
          <w:szCs w:val="24"/>
          <w:rFonts w:ascii="Times New Roman" w:eastAsia="Times New Roman" w:hAnsi="Times New Roman" w:hint="default"/>
        </w:rPr>
        <w:t>运用不同的填色效果、对图形做旋转（ rotate）、缩放（ scale）、扭曲（ shear）等。</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Applet程序中所采用的AWT的绘图机制主要涉及三个方法：paint()方法、update()方</w:t>
      </w:r>
      <w:r>
        <w:rPr>
          <w:color w:val="auto"/>
          <w:position w:val="0"/>
          <w:sz w:val="24"/>
          <w:szCs w:val="24"/>
          <w:rFonts w:ascii="Times New Roman" w:eastAsia="Times New Roman" w:hAnsi="Times New Roman" w:hint="default"/>
        </w:rPr>
        <w:t>法和repaint()方法，update()方法和paint()方法都有一个Graphics类参数。Graphics是画图</w:t>
      </w:r>
      <w:r>
        <w:rPr>
          <w:color w:val="auto"/>
          <w:position w:val="0"/>
          <w:sz w:val="24"/>
          <w:szCs w:val="24"/>
          <w:rFonts w:ascii="Times New Roman" w:eastAsia="Times New Roman" w:hAnsi="Times New Roman" w:hint="default"/>
        </w:rPr>
        <w:t>的关键，它可以支持两种绘图：一种是基本的绘图，如：画线、矩形、圆等；另一种是</w:t>
      </w:r>
      <w:r>
        <w:rPr>
          <w:color w:val="auto"/>
          <w:position w:val="0"/>
          <w:sz w:val="24"/>
          <w:szCs w:val="24"/>
          <w:rFonts w:ascii="Times New Roman" w:eastAsia="Times New Roman" w:hAnsi="Times New Roman" w:hint="default"/>
        </w:rPr>
        <w:t>画图像，主要用于动画制作。处理图形则包括两个步骤：创建Graphics对象和使用</w:t>
      </w:r>
      <w:r>
        <w:rPr>
          <w:color w:val="auto"/>
          <w:position w:val="0"/>
          <w:sz w:val="24"/>
          <w:szCs w:val="24"/>
          <w:rFonts w:ascii="Times New Roman" w:eastAsia="Times New Roman" w:hAnsi="Times New Roman" w:hint="default"/>
        </w:rPr>
        <w:t>Graphics对象绘制线条和形状、呈现文本或显示与操作图像。</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Graphics中提供的图形绘制方法有：</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 xml:space="preserve">paint( )：进行绘图的具体操作，必须有程序员重写，系统自动调用；</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 xml:space="preserve">update( )：用于更新图形，先清除背景、前景，再调用paint()；</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因为update()方法和paint()方法所传递的参数是Graphics类的对象，所以通常用于</w:t>
      </w:r>
      <w:r>
        <w:rPr>
          <w:color w:val="auto"/>
          <w:position w:val="0"/>
          <w:sz w:val="24"/>
          <w:szCs w:val="24"/>
          <w:rFonts w:ascii="Times New Roman" w:eastAsia="Times New Roman" w:hAnsi="Times New Roman" w:hint="default"/>
        </w:rPr>
        <w:t>在动画程序中通过重载进行绘画。</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del w:id="115" w:author="HeYang" w:date="2017-06-03T21:41:00Z"/>
        </w:rPr>
        <w:autoSpaceDE w:val="0"/>
        <w:autoSpaceDN w:val="0"/>
      </w:pPr>
      <w:r>
        <w:rPr>
          <w:color w:val="auto"/>
          <w:position w:val="0"/>
          <w:sz w:val="24"/>
          <w:szCs w:val="24"/>
          <w:rFonts w:ascii="Times New Roman" w:eastAsia="Times New Roman" w:hAnsi="Times New Roman" w:hint="default"/>
        </w:rPr>
        <w:t xml:space="preserve">repaint( </w:t>
      </w:r>
      <w:r>
        <w:rPr>
          <w:color w:val="auto"/>
          <w:position w:val="0"/>
          <w:sz w:val="24"/>
          <w:szCs w:val="24"/>
          <w:rFonts w:ascii="Times New Roman" w:eastAsia="Times New Roman" w:hAnsi="Times New Roman" w:hint="default"/>
        </w:rPr>
        <w:t>)：用于重绘图形，在组件外形发生变化，即大小改变或位置移动</w:t>
      </w:r>
      <w:r>
        <w:rPr>
          <w:color w:val="auto"/>
          <w:position w:val="0"/>
          <w:sz w:val="24"/>
          <w:szCs w:val="24"/>
          <w:rFonts w:ascii="Times New Roman" w:eastAsia="Times New Roman" w:hAnsi="Times New Roman" w:hint="default"/>
        </w:rPr>
        <w:t xml:space="preserve">repaint( )方法立即被系统自动调用，而实际上repaint()方法是自动调用update()方法。</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p>
    <w:p>
      <w:pPr>
        <w:bidi w:val="0"/>
        <w:numPr>
          <w:ilvl w:val="0"/>
          <w:numId w:val="5"/>
        </w:numPr>
        <w:jc w:val="left"/>
        <w:spacing w:lineRule="auto" w:line="240" w:before="0" w:after="160"/>
        <w:ind w:left="840" w:right="0" w:hanging="42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事件处理机制</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除了友好的图形用户界面，流畅的人机交互也是必不可少的要素。在游戏过程中，</w:t>
      </w:r>
      <w:r>
        <w:rPr>
          <w:color w:val="auto"/>
          <w:position w:val="0"/>
          <w:sz w:val="24"/>
          <w:szCs w:val="24"/>
          <w:rFonts w:ascii="Times New Roman" w:eastAsia="Times New Roman" w:hAnsi="Times New Roman" w:hint="default"/>
        </w:rPr>
        <w:t>正确且及时的对用户操作做出响应会给用户带来很好的游戏体验。所以说，游戏开发中</w:t>
      </w:r>
      <w:r>
        <w:rPr>
          <w:color w:val="auto"/>
          <w:position w:val="0"/>
          <w:sz w:val="24"/>
          <w:szCs w:val="24"/>
          <w:rFonts w:ascii="Times New Roman" w:eastAsia="Times New Roman" w:hAnsi="Times New Roman" w:hint="default"/>
        </w:rPr>
        <w:t>的交互与其他技术有着相同的地位，是一个游戏必备的核心。Java的事件处理机制能够</w:t>
      </w:r>
      <w:r>
        <w:rPr>
          <w:color w:val="auto"/>
          <w:position w:val="0"/>
          <w:sz w:val="24"/>
          <w:szCs w:val="24"/>
          <w:rFonts w:ascii="Times New Roman" w:eastAsia="Times New Roman" w:hAnsi="Times New Roman" w:hint="default"/>
        </w:rPr>
        <w:t>提供良好的交互。</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Java的事件处理机制中，有以下几个概念：</w:t>
      </w:r>
    </w:p>
    <w:p>
      <w:pPr>
        <w:bidi w:val="0"/>
        <w:numPr>
          <w:ilvl w:val="0"/>
          <w:numId w:val="6"/>
        </w:numPr>
        <w:jc w:val="left"/>
        <w:spacing w:lineRule="auto" w:line="240" w:before="0" w:after="160"/>
        <w:ind w:left="900" w:right="0" w:hanging="42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事件Event：一个状态的改变或者一个活动的发生。Java中的事件主要有两种：</w:t>
      </w:r>
      <w:r>
        <w:rPr>
          <w:color w:val="auto"/>
          <w:position w:val="0"/>
          <w:sz w:val="24"/>
          <w:szCs w:val="24"/>
          <w:rFonts w:ascii="Times New Roman" w:eastAsia="Times New Roman" w:hAnsi="Times New Roman" w:hint="default"/>
        </w:rPr>
        <w:t>组件类事件、动作类事件。</w:t>
      </w:r>
    </w:p>
    <w:p>
      <w:pPr>
        <w:bidi w:val="0"/>
        <w:numPr>
          <w:ilvl w:val="0"/>
          <w:numId w:val="6"/>
        </w:numPr>
        <w:jc w:val="left"/>
        <w:spacing w:lineRule="auto" w:line="240" w:before="0" w:after="160"/>
        <w:ind w:left="900" w:right="0" w:hanging="42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 xml:space="preserve">事件源Event Source：产生事件的对象。</w:t>
      </w:r>
    </w:p>
    <w:p>
      <w:pPr>
        <w:bidi w:val="0"/>
        <w:numPr>
          <w:ilvl w:val="0"/>
          <w:numId w:val="6"/>
        </w:numPr>
        <w:jc w:val="left"/>
        <w:spacing w:lineRule="auto" w:line="240" w:before="0" w:after="160"/>
        <w:ind w:left="900" w:right="0" w:hanging="42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 xml:space="preserve">事件监听器Event </w:t>
      </w:r>
      <w:r>
        <w:rPr>
          <w:color w:val="auto"/>
          <w:position w:val="0"/>
          <w:sz w:val="24"/>
          <w:szCs w:val="24"/>
          <w:rFonts w:ascii="Times New Roman" w:eastAsia="Times New Roman" w:hAnsi="Times New Roman" w:hint="default"/>
        </w:rPr>
        <w:t>Listener：监听事件源的对象，包含事件处理器，并负责检查事件是否发生，</w:t>
      </w:r>
      <w:r>
        <w:rPr>
          <w:color w:val="auto"/>
          <w:position w:val="0"/>
          <w:sz w:val="24"/>
          <w:szCs w:val="24"/>
          <w:rFonts w:ascii="Times New Roman" w:eastAsia="Times New Roman" w:hAnsi="Times New Roman" w:hint="default"/>
        </w:rPr>
        <w:t>若发生就激活事件处理器进行处理的类叫做事件监听器类。其实例就是事件监</w:t>
      </w:r>
      <w:r>
        <w:rPr>
          <w:color w:val="auto"/>
          <w:position w:val="0"/>
          <w:sz w:val="24"/>
          <w:szCs w:val="24"/>
          <w:rFonts w:ascii="Times New Roman" w:eastAsia="Times New Roman" w:hAnsi="Times New Roman" w:hint="default"/>
        </w:rPr>
        <w:t>听器对象。事件监听器类必须实现事件监听器接口或继承事件监听器适配器类。</w:t>
      </w:r>
      <w:r>
        <w:rPr>
          <w:color w:val="auto"/>
          <w:position w:val="0"/>
          <w:sz w:val="24"/>
          <w:szCs w:val="24"/>
          <w:rFonts w:ascii="Times New Roman" w:eastAsia="Times New Roman" w:hAnsi="Times New Roman" w:hint="default"/>
        </w:rPr>
        <w:t>事件源通过调用相应的方法将某个对象作为自己的监听器。在事件发生时，事</w:t>
      </w:r>
      <w:r>
        <w:rPr>
          <w:color w:val="auto"/>
          <w:position w:val="0"/>
          <w:sz w:val="24"/>
          <w:szCs w:val="24"/>
          <w:rFonts w:ascii="Times New Roman" w:eastAsia="Times New Roman" w:hAnsi="Times New Roman" w:hint="default"/>
        </w:rPr>
        <w:t>件源负责给予通知的一种对象。接收到事件通知的监听器进行处理。事件监听</w:t>
      </w:r>
      <w:r>
        <w:rPr>
          <w:color w:val="auto"/>
          <w:position w:val="0"/>
          <w:sz w:val="24"/>
          <w:szCs w:val="24"/>
          <w:rFonts w:ascii="Times New Roman" w:eastAsia="Times New Roman" w:hAnsi="Times New Roman" w:hint="default"/>
        </w:rPr>
        <w:t>器接口和事件监听器适配器类也都包含在java.awt.event和javax.swing.event包</w:t>
      </w:r>
      <w:r>
        <w:rPr>
          <w:color w:val="auto"/>
          <w:position w:val="0"/>
          <w:sz w:val="24"/>
          <w:szCs w:val="24"/>
          <w:rFonts w:ascii="Times New Roman" w:eastAsia="Times New Roman" w:hAnsi="Times New Roman" w:hint="default"/>
        </w:rPr>
        <w:t>中。</w:t>
      </w:r>
    </w:p>
    <w:p>
      <w:pPr>
        <w:bidi w:val="0"/>
        <w:numPr>
          <w:ilvl w:val="0"/>
          <w:numId w:val="6"/>
        </w:numPr>
        <w:jc w:val="left"/>
        <w:spacing w:lineRule="auto" w:line="240" w:before="0" w:after="160"/>
        <w:ind w:left="900" w:right="0" w:hanging="42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 xml:space="preserve">事件处理器Event </w:t>
      </w:r>
      <w:r>
        <w:rPr>
          <w:color w:val="auto"/>
          <w:position w:val="0"/>
          <w:sz w:val="24"/>
          <w:szCs w:val="24"/>
          <w:rFonts w:ascii="Times New Roman" w:eastAsia="Times New Roman" w:hAnsi="Times New Roman" w:hint="default"/>
        </w:rPr>
        <w:t>Handler：事件处理方法，接收事件并处理事件的方法。事件处理器包含在一个</w:t>
      </w:r>
      <w:r>
        <w:rPr>
          <w:color w:val="auto"/>
          <w:position w:val="0"/>
          <w:sz w:val="24"/>
          <w:szCs w:val="24"/>
          <w:rFonts w:ascii="Times New Roman" w:eastAsia="Times New Roman" w:hAnsi="Times New Roman" w:hint="default"/>
        </w:rPr>
        <w:t>类中，这个类的对象负责检查事件是否发生，若发生就激活事件处理器进行</w:t>
      </w:r>
      <w:r>
        <w:rPr>
          <w:color w:val="auto"/>
          <w:position w:val="0"/>
          <w:sz w:val="24"/>
          <w:szCs w:val="24"/>
          <w:rFonts w:ascii="Times New Roman" w:eastAsia="Times New Roman" w:hAnsi="Times New Roman" w:hint="default"/>
        </w:rPr>
        <w:t>处理。</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事件处理机制图详见图2</w:t>
      </w:r>
      <w:del w:id="116" w:author="HeYang" w:date="2017-06-03T21:44:00Z">
        <w:r>
          <w:rPr>
            <w:color w:val="auto"/>
            <w:position w:val="0"/>
            <w:sz w:val="24"/>
            <w:szCs w:val="24"/>
            <w:rFonts w:ascii="Times New Roman" w:eastAsia="Times New Roman" w:hAnsi="Times New Roman" w:hint="default"/>
          </w:rPr>
          <w:delText>－</w:delText>
        </w:r>
      </w:del>
      <w:ins w:id="117" w:author="HeYang" w:date="2017-06-03T21:44:00Z">
        <w:r>
          <w:rPr>
            <w:color w:val="auto"/>
            <w:position w:val="0"/>
            <w:sz w:val="24"/>
            <w:szCs w:val="24"/>
            <w:rFonts w:ascii="Times New Roman" w:eastAsia="Times New Roman" w:hAnsi="Times New Roman" w:hint="default"/>
          </w:rPr>
          <w:t>-</w:t>
        </w:r>
      </w:ins>
      <w:r>
        <w:rPr>
          <w:color w:val="auto"/>
          <w:position w:val="0"/>
          <w:sz w:val="24"/>
          <w:szCs w:val="24"/>
          <w:rFonts w:ascii="Times New Roman" w:eastAsia="Times New Roman" w:hAnsi="Times New Roman" w:hint="default"/>
        </w:rPr>
        <w:t>6。当事情发生时，由事件源委托给事件监听器进行处理，继而执行事件处理代码，产</w:t>
      </w:r>
      <w:r>
        <w:rPr>
          <w:color w:val="auto"/>
          <w:position w:val="0"/>
          <w:sz w:val="24"/>
          <w:szCs w:val="24"/>
          <w:rFonts w:ascii="Times New Roman" w:eastAsia="Times New Roman" w:hAnsi="Times New Roman" w:hint="default"/>
        </w:rPr>
        <w:t>生执行效果。</w:t>
      </w:r>
    </w:p>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sz w:val="20"/>
        </w:rPr>
        <w:drawing>
          <wp:inline distT="0" distB="0" distL="0" distR="0">
            <wp:extent cx="3584575" cy="2334260"/>
            <wp:effectExtent l="0" t="0" r="0" b="0"/>
            <wp:docPr id="7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Administrator/AppData/Roaming/JisuOffice/ETemp/7952_7660896/image6.png"/>
                    <pic:cNvPicPr>
                      <a:picLocks noChangeAspect="1" noChangeArrowheads="1"/>
                    </pic:cNvPicPr>
                  </pic:nvPicPr>
                  <pic:blipFill>
                    <a:blip r:embed="rId16" cstate="print"/>
                    <a:stretch>
                      <a:fillRect/>
                    </a:stretch>
                  </pic:blipFill>
                  <pic:spPr>
                    <a:xfrm>
                      <a:off x="0" y="0"/>
                      <a:ext cx="3585210" cy="2334895"/>
                    </a:xfrm>
                    <a:prstGeom prst="rect"/>
                    <a:ln cap="flat"/>
                  </pic:spPr>
                </pic:pic>
              </a:graphicData>
            </a:graphic>
          </wp:inline>
        </w:drawing>
      </w:r>
    </w:p>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color w:val="auto"/>
          <w:position w:val="0"/>
          <w:sz w:val="20"/>
          <w:szCs w:val="20"/>
          <w:rFonts w:ascii="Times New Roman" w:eastAsia="黑体" w:hAnsi="黑体" w:hint="default"/>
        </w:rPr>
        <w:t xml:space="preserve">图 </w:t>
      </w:r>
      <w:r>
        <w:rPr>
          <w:color w:val="auto"/>
          <w:position w:val="0"/>
          <w:sz w:val="20"/>
          <w:szCs w:val="20"/>
          <w:rFonts w:ascii="Times New Roman" w:eastAsia="黑体" w:hAnsi="黑体" w:hint="default"/>
        </w:rPr>
        <w:t>2</w:t>
      </w:r>
      <w:ins w:id="118" w:author="HeYang" w:date="2017-06-03T21:41:00Z">
        <w:r>
          <w:rPr>
            <w:color w:val="auto"/>
            <w:position w:val="0"/>
            <w:sz w:val="20"/>
            <w:szCs w:val="20"/>
            <w:rFonts w:ascii="Times New Roman" w:eastAsia="黑体" w:hAnsi="黑体" w:hint="default"/>
          </w:rPr>
          <w:t>-</w:t>
        </w:r>
      </w:ins>
      <w:del w:id="119" w:author="HeYang" w:date="2017-06-03T21:41:00Z">
        <w:r>
          <w:rPr>
            <w:color w:val="auto"/>
            <w:position w:val="0"/>
            <w:sz w:val="20"/>
            <w:szCs w:val="20"/>
            <w:rFonts w:ascii="Times New Roman" w:eastAsia="黑体" w:hAnsi="黑体" w:hint="default"/>
          </w:rPr>
          <w:delText>－</w:delText>
        </w:r>
      </w:del>
      <w:r>
        <w:rPr/>
        <w:rPr>
          <w:rFonts w:ascii="Times New Roman" w:eastAsia="黑体" w:hAnsi="Times New Roman"/>
          <w:shd w:val="clear"/>
          <w:sz w:val="20"/>
          <w:szCs w:val="20"/>
          <w:w w:val="100"/>
        </w:rPr>
        <w:fldChar w:fldCharType="begin"/>
      </w:r>
      <w:r>
        <w:rPr/>
        <w:rPr>
          <w:rFonts w:ascii="Times New Roman" w:eastAsia="黑体" w:hAnsi="Times New Roman"/>
          <w:shd w:val="clear"/>
          <w:sz w:val="20"/>
          <w:szCs w:val="20"/>
          <w:w w:val="100"/>
        </w:rPr>
        <w:instrText xml:space="preserve"> SEQ 图 \* ARABIC \s 1</w:instrText>
      </w:r>
      <w:r>
        <w:rPr/>
        <w:rPr>
          <w:rFonts w:ascii="Times New Roman" w:eastAsia="黑体" w:hAnsi="Times New Roman"/>
          <w:shd w:val="clear"/>
          <w:sz w:val="20"/>
          <w:szCs w:val="20"/>
          <w:w w:val="100"/>
        </w:rPr>
        <w:fldChar w:fldCharType="separate"/>
      </w:r>
      <w:r>
        <w:rPr>
          <w:color w:val="auto"/>
          <w:position w:val="0"/>
          <w:sz w:val="20"/>
          <w:szCs w:val="20"/>
          <w:rFonts w:ascii="Times New Roman" w:eastAsia="黑体" w:hAnsi="黑体" w:hint="default"/>
        </w:rPr>
        <w:t>6</w:t>
      </w:r>
      <w:r>
        <w:rPr/>
        <w:rPr>
          <w:rFonts w:ascii="Times New Roman" w:eastAsia="黑体" w:hAnsi="Times New Roman"/>
          <w:shd w:val="clear"/>
          <w:sz w:val="20"/>
          <w:szCs w:val="20"/>
          <w:w w:val="100"/>
        </w:rPr>
        <w:fldChar w:fldCharType="end"/>
      </w:r>
      <w:r>
        <w:rPr>
          <w:color w:val="auto"/>
          <w:position w:val="0"/>
          <w:sz w:val="20"/>
          <w:szCs w:val="20"/>
          <w:rFonts w:ascii="Times New Roman" w:eastAsia="黑体" w:hAnsi="黑体" w:hint="default"/>
        </w:rPr>
        <w:t>　事件机制图</w:t>
      </w:r>
    </w:p>
    <w:p>
      <w:pPr>
        <w:numPr>
          <w:ilvl w:val="0"/>
          <w:numId w:val="0"/>
        </w:numPr>
        <w:jc w:val="left"/>
        <w:spacing w:lineRule="auto" w:line="240" w:before="0" w:after="160"/>
        <w:ind w:right="0" w:firstLine="0"/>
        <w:rPr>
          <w:color w:val="auto"/>
          <w:position w:val="0"/>
          <w:sz w:val="20"/>
          <w:szCs w:val="20"/>
          <w:rFonts w:ascii="Times New Roman" w:eastAsia="黑体" w:hAnsi="黑体" w:hint="default"/>
          <w:del w:id="120" w:author="HeYang" w:date="2017-06-03T21:41:00Z"/>
        </w:rPr>
        <w:autoSpaceDE w:val="1"/>
        <w:autoSpaceDN w:val="1"/>
      </w:pPr>
      <w:r>
        <w:rPr>
          <w:color w:val="auto"/>
          <w:position w:val="0"/>
          <w:sz w:val="20"/>
          <w:szCs w:val="20"/>
          <w:rFonts w:ascii="Times New Roman" w:eastAsia="黑体" w:hAnsi="黑体" w:hint="default"/>
        </w:rPr>
        <w:t xml:space="preserve">Figure </w:t>
      </w:r>
      <w:r>
        <w:rPr>
          <w:color w:val="auto"/>
          <w:position w:val="0"/>
          <w:sz w:val="20"/>
          <w:szCs w:val="20"/>
          <w:rFonts w:ascii="Times New Roman" w:eastAsia="黑体" w:hAnsi="黑体" w:hint="default"/>
        </w:rPr>
        <w:t>2</w:t>
      </w:r>
      <w:ins w:id="121" w:author="HeYang" w:date="2017-06-03T21:41:00Z">
        <w:r>
          <w:rPr>
            <w:color w:val="auto"/>
            <w:position w:val="0"/>
            <w:sz w:val="20"/>
            <w:szCs w:val="20"/>
            <w:rFonts w:ascii="Times New Roman" w:eastAsia="黑体" w:hAnsi="黑体" w:hint="default"/>
          </w:rPr>
          <w:t>-</w:t>
        </w:r>
      </w:ins>
      <w:del w:id="122" w:author="HeYang" w:date="2017-06-03T21:41:00Z">
        <w:r>
          <w:rPr>
            <w:color w:val="auto"/>
            <w:position w:val="0"/>
            <w:sz w:val="20"/>
            <w:szCs w:val="20"/>
            <w:rFonts w:ascii="Times New Roman" w:eastAsia="黑体" w:hAnsi="黑体" w:hint="default"/>
          </w:rPr>
          <w:delText>－</w:delText>
        </w:r>
      </w:del>
      <w:r>
        <w:rPr/>
        <w:rPr>
          <w:rFonts w:ascii="Times New Roman" w:eastAsia="黑体" w:hAnsi="Times New Roman"/>
          <w:shd w:val="clear"/>
          <w:sz w:val="20"/>
          <w:szCs w:val="20"/>
          <w:w w:val="100"/>
        </w:rPr>
        <w:fldChar w:fldCharType="begin"/>
      </w:r>
      <w:r>
        <w:rPr/>
        <w:rPr>
          <w:rFonts w:ascii="Times New Roman" w:eastAsia="黑体" w:hAnsi="Times New Roman"/>
          <w:shd w:val="clear"/>
          <w:sz w:val="20"/>
          <w:szCs w:val="20"/>
          <w:w w:val="100"/>
        </w:rPr>
        <w:instrText xml:space="preserve"> SEQ Figure \* ARABIC \s 1</w:instrText>
      </w:r>
      <w:r>
        <w:rPr/>
        <w:rPr>
          <w:rFonts w:ascii="Times New Roman" w:eastAsia="黑体" w:hAnsi="Times New Roman"/>
          <w:shd w:val="clear"/>
          <w:sz w:val="20"/>
          <w:szCs w:val="20"/>
          <w:w w:val="100"/>
        </w:rPr>
        <w:fldChar w:fldCharType="separate"/>
      </w:r>
      <w:r>
        <w:rPr>
          <w:color w:val="auto"/>
          <w:position w:val="0"/>
          <w:sz w:val="20"/>
          <w:szCs w:val="20"/>
          <w:rFonts w:ascii="Times New Roman" w:eastAsia="黑体" w:hAnsi="黑体" w:hint="default"/>
        </w:rPr>
        <w:t>6</w:t>
      </w:r>
      <w:r>
        <w:rPr/>
        <w:rPr>
          <w:rFonts w:ascii="Times New Roman" w:eastAsia="黑体" w:hAnsi="Times New Roman"/>
          <w:shd w:val="clear"/>
          <w:sz w:val="20"/>
          <w:szCs w:val="20"/>
          <w:w w:val="100"/>
        </w:rPr>
        <w:fldChar w:fldCharType="end"/>
      </w:r>
      <w:r>
        <w:rPr>
          <w:color w:val="auto"/>
          <w:position w:val="0"/>
          <w:sz w:val="20"/>
          <w:szCs w:val="20"/>
          <w:rFonts w:ascii="Times New Roman" w:eastAsia="黑体" w:hAnsi="黑体" w:hint="default"/>
        </w:rPr>
        <w:t xml:space="preserve">　Event Mechanism Diagram</w:t>
      </w:r>
    </w:p>
    <w:p>
      <w:pPr>
        <w:numPr>
          <w:ilvl w:val="0"/>
          <w:numId w:val="0"/>
        </w:numPr>
        <w:jc w:val="left"/>
        <w:spacing w:lineRule="auto" w:line="240" w:before="0" w:after="160"/>
        <w:ind w:right="0" w:firstLine="0"/>
        <w:rPr>
          <w:color w:val="auto"/>
          <w:position w:val="0"/>
          <w:sz w:val="21"/>
          <w:szCs w:val="21"/>
          <w:rFonts w:ascii="宋体" w:eastAsia="宋体" w:hAnsi="宋体" w:hint="default"/>
        </w:rPr>
        <w:autoSpaceDE w:val="1"/>
        <w:autoSpaceDN w:val="1"/>
      </w:pPr>
    </w:p>
    <w:p>
      <w:pPr>
        <w:bidi w:val="0"/>
        <w:numPr>
          <w:ilvl w:val="0"/>
          <w:numId w:val="5"/>
        </w:numPr>
        <w:jc w:val="left"/>
        <w:spacing w:lineRule="auto" w:line="240" w:before="0" w:after="160"/>
        <w:ind w:left="840" w:right="0" w:hanging="420"/>
        <w:rPr>
          <w:color w:val="auto"/>
          <w:position w:val="0"/>
          <w:sz w:val="21"/>
          <w:szCs w:val="21"/>
          <w:rFonts w:ascii="宋体" w:eastAsia="宋体" w:hAnsi="宋体" w:hint="default"/>
        </w:rPr>
        <w:autoSpaceDE w:val="0"/>
        <w:autoSpaceDN w:val="0"/>
      </w:pPr>
      <w:r>
        <w:rPr>
          <w:color w:val="auto"/>
          <w:position w:val="0"/>
          <w:sz w:val="24"/>
          <w:szCs w:val="24"/>
          <w:rFonts w:ascii="Times New Roman" w:eastAsia="Times New Roman" w:hAnsi="Times New Roman" w:hint="default"/>
        </w:rPr>
        <w:t>多线程的应用</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在Java中，线程有两个指代含义：其一是指java.lang.Thread类的一个实例；其二是</w:t>
      </w:r>
      <w:r>
        <w:rPr>
          <w:color w:val="auto"/>
          <w:position w:val="0"/>
          <w:sz w:val="24"/>
          <w:szCs w:val="24"/>
          <w:rFonts w:ascii="Times New Roman" w:eastAsia="Times New Roman" w:hAnsi="Times New Roman" w:hint="default"/>
        </w:rPr>
        <w:t>指线程的执行。如图2</w:t>
      </w:r>
      <w:del w:id="123" w:author="HeYang" w:date="2017-06-03T21:44:00Z">
        <w:r>
          <w:rPr>
            <w:color w:val="auto"/>
            <w:position w:val="0"/>
            <w:sz w:val="24"/>
            <w:szCs w:val="24"/>
            <w:rFonts w:ascii="Times New Roman" w:eastAsia="Times New Roman" w:hAnsi="Times New Roman" w:hint="default"/>
          </w:rPr>
          <w:delText>－</w:delText>
        </w:r>
      </w:del>
      <w:ins w:id="124" w:author="HeYang" w:date="2017-06-03T21:44:00Z">
        <w:r>
          <w:rPr>
            <w:color w:val="auto"/>
            <w:position w:val="0"/>
            <w:sz w:val="24"/>
            <w:szCs w:val="24"/>
            <w:rFonts w:ascii="Times New Roman" w:eastAsia="Times New Roman" w:hAnsi="Times New Roman" w:hint="default"/>
          </w:rPr>
          <w:t>-</w:t>
        </w:r>
      </w:ins>
      <w:r>
        <w:rPr>
          <w:color w:val="auto"/>
          <w:position w:val="0"/>
          <w:sz w:val="24"/>
          <w:szCs w:val="24"/>
          <w:rFonts w:ascii="Times New Roman" w:eastAsia="Times New Roman" w:hAnsi="Times New Roman" w:hint="default"/>
        </w:rPr>
        <w:t>7所示，Java线程有五种基本状态：新建状态（New）、就绪状态（Runnable）、运行状</w:t>
      </w:r>
      <w:r>
        <w:rPr>
          <w:color w:val="auto"/>
          <w:position w:val="0"/>
          <w:sz w:val="24"/>
          <w:szCs w:val="24"/>
          <w:rFonts w:ascii="Times New Roman" w:eastAsia="Times New Roman" w:hAnsi="Times New Roman" w:hint="default"/>
        </w:rPr>
        <w:t>态（Running）、阻塞状态（Blocked）和死亡状态（Dead）。</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p>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sz w:val="20"/>
        </w:rPr>
        <w:drawing>
          <wp:inline distT="0" distB="0" distL="0" distR="0">
            <wp:extent cx="3997325" cy="2713355"/>
            <wp:effectExtent l="0" t="0" r="0" b="9525"/>
            <wp:docPr id="7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Administrator/AppData/Roaming/JisuOffice/ETemp/7952_7660896/image7.png"/>
                    <pic:cNvPicPr>
                      <a:picLocks noChangeAspect="1" noChangeArrowheads="1"/>
                    </pic:cNvPicPr>
                  </pic:nvPicPr>
                  <pic:blipFill>
                    <a:blip r:embed="rId17" cstate="print"/>
                    <a:stretch>
                      <a:fillRect/>
                    </a:stretch>
                  </pic:blipFill>
                  <pic:spPr>
                    <a:xfrm>
                      <a:off x="0" y="0"/>
                      <a:ext cx="3997960" cy="2713990"/>
                    </a:xfrm>
                    <a:prstGeom prst="rect"/>
                    <a:ln cap="flat"/>
                  </pic:spPr>
                </pic:pic>
              </a:graphicData>
            </a:graphic>
          </wp:inline>
        </w:drawing>
      </w:r>
    </w:p>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color w:val="auto"/>
          <w:position w:val="0"/>
          <w:sz w:val="20"/>
          <w:szCs w:val="20"/>
          <w:rFonts w:ascii="Times New Roman" w:eastAsia="黑体" w:hAnsi="黑体" w:hint="default"/>
        </w:rPr>
        <w:t xml:space="preserve">图 </w:t>
      </w:r>
      <w:r>
        <w:rPr>
          <w:color w:val="auto"/>
          <w:position w:val="0"/>
          <w:sz w:val="20"/>
          <w:szCs w:val="20"/>
          <w:rFonts w:ascii="Times New Roman" w:eastAsia="黑体" w:hAnsi="黑体" w:hint="default"/>
        </w:rPr>
        <w:t>2</w:t>
      </w:r>
      <w:ins w:id="125" w:author="HeYang" w:date="2017-06-03T21:41:00Z">
        <w:r>
          <w:rPr>
            <w:color w:val="auto"/>
            <w:position w:val="0"/>
            <w:sz w:val="20"/>
            <w:szCs w:val="20"/>
            <w:rFonts w:ascii="Times New Roman" w:eastAsia="黑体" w:hAnsi="黑体" w:hint="default"/>
          </w:rPr>
          <w:t>-</w:t>
        </w:r>
      </w:ins>
      <w:del w:id="126" w:author="HeYang" w:date="2017-06-03T21:41:00Z">
        <w:r>
          <w:rPr>
            <w:color w:val="auto"/>
            <w:position w:val="0"/>
            <w:sz w:val="20"/>
            <w:szCs w:val="20"/>
            <w:rFonts w:ascii="Times New Roman" w:eastAsia="黑体" w:hAnsi="黑体" w:hint="default"/>
          </w:rPr>
          <w:delText>－</w:delText>
        </w:r>
      </w:del>
      <w:r>
        <w:rPr/>
        <w:rPr>
          <w:rFonts w:ascii="Times New Roman" w:eastAsia="黑体" w:hAnsi="Times New Roman"/>
          <w:shd w:val="clear"/>
          <w:sz w:val="20"/>
          <w:szCs w:val="20"/>
          <w:w w:val="100"/>
        </w:rPr>
        <w:fldChar w:fldCharType="begin"/>
      </w:r>
      <w:r>
        <w:rPr/>
        <w:rPr>
          <w:rFonts w:ascii="Times New Roman" w:eastAsia="黑体" w:hAnsi="Times New Roman"/>
          <w:shd w:val="clear"/>
          <w:sz w:val="20"/>
          <w:szCs w:val="20"/>
          <w:w w:val="100"/>
        </w:rPr>
        <w:instrText xml:space="preserve"> SEQ 图 \* ARABIC \s 1</w:instrText>
      </w:r>
      <w:r>
        <w:rPr/>
        <w:rPr>
          <w:rFonts w:ascii="Times New Roman" w:eastAsia="黑体" w:hAnsi="Times New Roman"/>
          <w:shd w:val="clear"/>
          <w:sz w:val="20"/>
          <w:szCs w:val="20"/>
          <w:w w:val="100"/>
        </w:rPr>
        <w:fldChar w:fldCharType="separate"/>
      </w:r>
      <w:r>
        <w:rPr>
          <w:color w:val="auto"/>
          <w:position w:val="0"/>
          <w:sz w:val="20"/>
          <w:szCs w:val="20"/>
          <w:rFonts w:ascii="Times New Roman" w:eastAsia="黑体" w:hAnsi="黑体" w:hint="default"/>
        </w:rPr>
        <w:t>7</w:t>
      </w:r>
      <w:r>
        <w:rPr/>
        <w:rPr>
          <w:rFonts w:ascii="Times New Roman" w:eastAsia="黑体" w:hAnsi="Times New Roman"/>
          <w:shd w:val="clear"/>
          <w:sz w:val="20"/>
          <w:szCs w:val="20"/>
          <w:w w:val="100"/>
        </w:rPr>
        <w:fldChar w:fldCharType="end"/>
      </w:r>
      <w:r>
        <w:rPr>
          <w:color w:val="auto"/>
          <w:position w:val="0"/>
          <w:sz w:val="20"/>
          <w:szCs w:val="20"/>
          <w:rFonts w:ascii="Times New Roman" w:eastAsia="黑体" w:hAnsi="黑体" w:hint="default"/>
        </w:rPr>
        <w:t>　线程生命周期图</w:t>
      </w:r>
    </w:p>
    <w:p>
      <w:pPr>
        <w:numPr>
          <w:ilvl w:val="0"/>
          <w:numId w:val="0"/>
        </w:numPr>
        <w:jc w:val="left"/>
        <w:spacing w:lineRule="auto" w:line="240" w:before="0" w:after="160"/>
        <w:ind w:right="0" w:firstLine="0"/>
        <w:rPr>
          <w:color w:val="auto"/>
          <w:position w:val="0"/>
          <w:sz w:val="20"/>
          <w:szCs w:val="20"/>
          <w:rFonts w:ascii="Times New Roman" w:eastAsia="黑体" w:hAnsi="黑体" w:hint="default"/>
          <w:del w:id="127" w:author="HeYang" w:date="2017-06-03T21:42:00Z"/>
        </w:rPr>
        <w:autoSpaceDE w:val="1"/>
        <w:autoSpaceDN w:val="1"/>
      </w:pPr>
      <w:r>
        <w:rPr>
          <w:color w:val="auto"/>
          <w:position w:val="0"/>
          <w:sz w:val="20"/>
          <w:szCs w:val="20"/>
          <w:rFonts w:ascii="Times New Roman" w:eastAsia="黑体" w:hAnsi="黑体" w:hint="default"/>
        </w:rPr>
        <w:t xml:space="preserve">Figure </w:t>
      </w:r>
      <w:r>
        <w:rPr>
          <w:color w:val="auto"/>
          <w:position w:val="0"/>
          <w:sz w:val="20"/>
          <w:szCs w:val="20"/>
          <w:rFonts w:ascii="Times New Roman" w:eastAsia="黑体" w:hAnsi="黑体" w:hint="default"/>
        </w:rPr>
        <w:t>2</w:t>
      </w:r>
      <w:ins w:id="128" w:author="HeYang" w:date="2017-06-03T21:42:00Z">
        <w:r>
          <w:rPr>
            <w:color w:val="auto"/>
            <w:position w:val="0"/>
            <w:sz w:val="20"/>
            <w:szCs w:val="20"/>
            <w:rFonts w:ascii="Times New Roman" w:eastAsia="黑体" w:hAnsi="黑体" w:hint="default"/>
          </w:rPr>
          <w:t>-</w:t>
        </w:r>
      </w:ins>
      <w:del w:id="129" w:author="HeYang" w:date="2017-06-03T21:42:00Z">
        <w:r>
          <w:rPr>
            <w:color w:val="auto"/>
            <w:position w:val="0"/>
            <w:sz w:val="20"/>
            <w:szCs w:val="20"/>
            <w:rFonts w:ascii="Times New Roman" w:eastAsia="黑体" w:hAnsi="黑体" w:hint="default"/>
          </w:rPr>
          <w:delText>－</w:delText>
        </w:r>
      </w:del>
      <w:r>
        <w:rPr/>
        <w:rPr>
          <w:rFonts w:ascii="Times New Roman" w:eastAsia="黑体" w:hAnsi="Times New Roman"/>
          <w:shd w:val="clear"/>
          <w:sz w:val="20"/>
          <w:szCs w:val="20"/>
          <w:w w:val="100"/>
        </w:rPr>
        <w:fldChar w:fldCharType="begin"/>
      </w:r>
      <w:r>
        <w:rPr/>
        <w:rPr>
          <w:rFonts w:ascii="Times New Roman" w:eastAsia="黑体" w:hAnsi="Times New Roman"/>
          <w:shd w:val="clear"/>
          <w:sz w:val="20"/>
          <w:szCs w:val="20"/>
          <w:w w:val="100"/>
        </w:rPr>
        <w:instrText xml:space="preserve"> SEQ Figure \* ARABIC \s 1</w:instrText>
      </w:r>
      <w:r>
        <w:rPr/>
        <w:rPr>
          <w:rFonts w:ascii="Times New Roman" w:eastAsia="黑体" w:hAnsi="Times New Roman"/>
          <w:shd w:val="clear"/>
          <w:sz w:val="20"/>
          <w:szCs w:val="20"/>
          <w:w w:val="100"/>
        </w:rPr>
        <w:fldChar w:fldCharType="separate"/>
      </w:r>
      <w:r>
        <w:rPr>
          <w:color w:val="auto"/>
          <w:position w:val="0"/>
          <w:sz w:val="20"/>
          <w:szCs w:val="20"/>
          <w:rFonts w:ascii="Times New Roman" w:eastAsia="黑体" w:hAnsi="黑体" w:hint="default"/>
        </w:rPr>
        <w:t>7</w:t>
      </w:r>
      <w:r>
        <w:rPr/>
        <w:rPr>
          <w:rFonts w:ascii="Times New Roman" w:eastAsia="黑体" w:hAnsi="Times New Roman"/>
          <w:shd w:val="clear"/>
          <w:sz w:val="20"/>
          <w:szCs w:val="20"/>
          <w:w w:val="100"/>
        </w:rPr>
        <w:fldChar w:fldCharType="end"/>
      </w:r>
      <w:r>
        <w:rPr>
          <w:color w:val="auto"/>
          <w:position w:val="0"/>
          <w:sz w:val="20"/>
          <w:szCs w:val="20"/>
          <w:rFonts w:ascii="Times New Roman" w:eastAsia="黑体" w:hAnsi="黑体" w:hint="default"/>
        </w:rPr>
        <w:t xml:space="preserve">　The Thread Lifecycle Diagram</w:t>
      </w:r>
    </w:p>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在Java中，线程的创建常见的有以下三种形式。</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第一种，继承Thread类，重写该类的run()方法。其中，run()方法的方法体也称之为</w:t>
      </w:r>
      <w:r>
        <w:rPr>
          <w:color w:val="auto"/>
          <w:position w:val="0"/>
          <w:sz w:val="24"/>
          <w:szCs w:val="24"/>
          <w:rFonts w:ascii="Times New Roman" w:eastAsia="Times New Roman" w:hAnsi="Times New Roman" w:hint="default"/>
        </w:rPr>
        <w:t>线程执行体，是线程需要完成的任务。当创建此线程类对象时会创建一个新的线程，并</w:t>
      </w:r>
      <w:r>
        <w:rPr>
          <w:color w:val="auto"/>
          <w:position w:val="0"/>
          <w:sz w:val="24"/>
          <w:szCs w:val="24"/>
          <w:rFonts w:ascii="Times New Roman" w:eastAsia="Times New Roman" w:hAnsi="Times New Roman" w:hint="default"/>
        </w:rPr>
        <w:t>且使得线程进入新建状态。通过调用线程对象引用的start()方法，使得该线程进入到就</w:t>
      </w:r>
      <w:r>
        <w:rPr>
          <w:color w:val="auto"/>
          <w:position w:val="0"/>
          <w:sz w:val="24"/>
          <w:szCs w:val="24"/>
          <w:rFonts w:ascii="Times New Roman" w:eastAsia="Times New Roman" w:hAnsi="Times New Roman" w:hint="default"/>
        </w:rPr>
        <w:t>绪状态，此时此线程并不一定会马上得以执行，这取决于CPU调度时机。</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第二种，实现Runnable接口，并重写该接口的run()方法，该run()方法同样是线程</w:t>
      </w:r>
      <w:r>
        <w:rPr>
          <w:color w:val="auto"/>
          <w:position w:val="0"/>
          <w:sz w:val="24"/>
          <w:szCs w:val="24"/>
          <w:rFonts w:ascii="Times New Roman" w:eastAsia="Times New Roman" w:hAnsi="Times New Roman" w:hint="default"/>
        </w:rPr>
        <w:t>执行体，创建Runnable实现类的实例，并以此实例作为Thread类的target来创建Thread</w:t>
      </w:r>
      <w:r>
        <w:rPr>
          <w:color w:val="auto"/>
          <w:position w:val="0"/>
          <w:sz w:val="24"/>
          <w:szCs w:val="24"/>
          <w:rFonts w:ascii="Times New Roman" w:eastAsia="Times New Roman" w:hAnsi="Times New Roman" w:hint="default"/>
        </w:rPr>
        <w:t>对象，该Thread对象才是真正的线程对象。</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第三种，使用Callable和Future接口创建线程。具体是创建Callable接口的实现类，</w:t>
      </w:r>
      <w:r>
        <w:rPr>
          <w:color w:val="auto"/>
          <w:position w:val="0"/>
          <w:sz w:val="24"/>
          <w:szCs w:val="24"/>
          <w:rFonts w:ascii="Times New Roman" w:eastAsia="Times New Roman" w:hAnsi="Times New Roman" w:hint="default"/>
        </w:rPr>
        <w:t>并实现clall()方法。并使用FutureTask类来包装Callable实现类的对象，且以此FutureTask</w:t>
      </w:r>
      <w:r>
        <w:rPr>
          <w:color w:val="auto"/>
          <w:position w:val="0"/>
          <w:sz w:val="24"/>
          <w:szCs w:val="24"/>
          <w:rFonts w:ascii="Times New Roman" w:eastAsia="Times New Roman" w:hAnsi="Times New Roman" w:hint="default"/>
        </w:rPr>
        <w:t>对象作为Thread对象的target来创建线程。</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对于线程的启动而言，三种方法都是调用线程对象的start()方法，需要特别注意的</w:t>
      </w:r>
      <w:r>
        <w:rPr>
          <w:color w:val="auto"/>
          <w:position w:val="0"/>
          <w:sz w:val="24"/>
          <w:szCs w:val="24"/>
          <w:rFonts w:ascii="Times New Roman" w:eastAsia="Times New Roman" w:hAnsi="Times New Roman" w:hint="default"/>
        </w:rPr>
        <w:t>是：不能对同一线程对象两次调用start()方法。在Java中，一旦创建一个新的线程，就</w:t>
      </w:r>
      <w:r>
        <w:rPr>
          <w:color w:val="auto"/>
          <w:position w:val="0"/>
          <w:sz w:val="24"/>
          <w:szCs w:val="24"/>
          <w:rFonts w:ascii="Times New Roman" w:eastAsia="Times New Roman" w:hAnsi="Times New Roman" w:hint="default"/>
        </w:rPr>
        <w:t>产生一个新的调用栈，每个线程都有一个调用栈，即使不在程序中创建任何新的线程，</w:t>
      </w:r>
      <w:r>
        <w:rPr>
          <w:color w:val="auto"/>
          <w:position w:val="0"/>
          <w:sz w:val="24"/>
          <w:szCs w:val="24"/>
          <w:rFonts w:ascii="Times New Roman" w:eastAsia="Times New Roman" w:hAnsi="Times New Roman" w:hint="default"/>
        </w:rPr>
        <w:t>线程也在后台运行着。一个Java应用总是从main()方法开始运行，mian()方法运行在一</w:t>
      </w:r>
      <w:r>
        <w:rPr>
          <w:color w:val="auto"/>
          <w:position w:val="0"/>
          <w:sz w:val="24"/>
          <w:szCs w:val="24"/>
          <w:rFonts w:ascii="Times New Roman" w:eastAsia="Times New Roman" w:hAnsi="Times New Roman" w:hint="default"/>
        </w:rPr>
        <w:t>个线程内，它被称为主线程。</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JDK1.6之后增加了线程池的概念，使用线程池对线程的操作性能更优于传统的线</w:t>
      </w:r>
      <w:r>
        <w:rPr>
          <w:color w:val="auto"/>
          <w:position w:val="0"/>
          <w:sz w:val="24"/>
          <w:szCs w:val="24"/>
          <w:rFonts w:ascii="Times New Roman" w:eastAsia="Times New Roman" w:hAnsi="Times New Roman" w:hint="default"/>
        </w:rPr>
        <w:t>程操作，线程操作更加灵活、安全。</w:t>
      </w:r>
      <w:bookmarkStart w:id="101" w:name="_Toc421526409"/>
    </w:p>
    <w:p>
      <w:pPr>
        <w:bidi w:val="0"/>
        <w:numPr>
          <w:ilvl w:val="1"/>
          <w:numId w:val="1"/>
        </w:numPr>
        <w:jc w:val="left"/>
        <w:spacing w:lineRule="exact" w:line="440" w:before="240" w:after="240"/>
        <w:ind w:right="0" w:left="567" w:hanging="567"/>
        <w:rPr>
          <w:color w:val="auto"/>
          <w:position w:val="0"/>
          <w:sz w:val="30"/>
          <w:szCs w:val="30"/>
          <w:rFonts w:ascii="Times New Roman" w:eastAsia="黑体" w:hAnsi="黑体" w:hint="default"/>
        </w:rPr>
        <w:outlineLvl w:val="1"/>
        <w:autoSpaceDE w:val="1"/>
        <w:autoSpaceDN w:val="1"/>
      </w:pPr>
      <w:r>
        <w:rPr>
          <w:color w:val="auto"/>
          <w:position w:val="0"/>
          <w:sz w:val="30"/>
          <w:szCs w:val="30"/>
          <w:rFonts w:ascii="Times New Roman" w:eastAsia="黑体" w:hAnsi="黑体" w:hint="default"/>
        </w:rPr>
        <w:t>　　</w:t>
      </w:r>
      <w:bookmarkStart w:id="102" w:name="_Toc484463953"/>
      <w:r>
        <w:rPr>
          <w:color w:val="auto"/>
          <w:position w:val="0"/>
          <w:sz w:val="30"/>
          <w:szCs w:val="30"/>
          <w:rFonts w:ascii="Times New Roman" w:eastAsia="黑体" w:hAnsi="黑体" w:hint="default"/>
        </w:rPr>
        <w:t>本章小结</w:t>
      </w:r>
      <w:bookmarkEnd w:id="102"/>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本章主要介绍了Eclipse和Java的相关内容和本次项目涉及到的相关技术，通过对</w:t>
      </w:r>
      <w:r>
        <w:rPr>
          <w:color w:val="auto"/>
          <w:position w:val="0"/>
          <w:sz w:val="24"/>
          <w:szCs w:val="24"/>
          <w:rFonts w:ascii="Times New Roman" w:eastAsia="Times New Roman" w:hAnsi="Times New Roman" w:hint="default"/>
        </w:rPr>
        <w:t>比GUI三种工作集：AWT、SWT、Swing，加深对图形用户界面开发的理解和对于AWT、</w:t>
      </w:r>
      <w:r>
        <w:rPr>
          <w:color w:val="auto"/>
          <w:position w:val="0"/>
          <w:sz w:val="24"/>
          <w:szCs w:val="24"/>
          <w:rFonts w:ascii="Times New Roman" w:eastAsia="Times New Roman" w:hAnsi="Times New Roman" w:hint="default"/>
        </w:rPr>
        <w:t>Swing组件层次结构的掌握。通过学习总结Java的事件处理机制的概念和过程，为项目</w:t>
      </w:r>
      <w:r>
        <w:rPr>
          <w:color w:val="auto"/>
          <w:position w:val="0"/>
          <w:sz w:val="24"/>
          <w:szCs w:val="24"/>
          <w:rFonts w:ascii="Times New Roman" w:eastAsia="Times New Roman" w:hAnsi="Times New Roman" w:hint="default"/>
        </w:rPr>
        <w:t>的设计和实现打下理论基础。</w:t>
      </w:r>
      <w:bookmarkEnd w:id="101"/>
    </w:p>
    <w:p>
      <w:pPr>
        <w:bidi w:val="0"/>
        <w:numPr>
          <w:ilvl w:val="0"/>
          <w:numId w:val="1"/>
        </w:numPr>
        <w:jc w:val="left"/>
        <w:spacing w:lineRule="exact" w:line="440" w:before="240" w:after="240"/>
        <w:pageBreakBefore w:val="1"/>
        <w:ind w:right="0" w:left="425" w:hanging="425"/>
        <w:rPr>
          <w:color w:val="auto"/>
          <w:position w:val="0"/>
          <w:sz w:val="36"/>
          <w:szCs w:val="36"/>
          <w:rFonts w:ascii="Times New Roman" w:eastAsia="黑体" w:hAnsi="黑体" w:hint="default"/>
        </w:rPr>
        <w:outlineLvl w:val="0"/>
        <w:autoSpaceDE w:val="1"/>
        <w:autoSpaceDN w:val="1"/>
      </w:pPr>
      <w:ins w:id="130" w:author="HeYang" w:date="2017-06-04T15:36:00Z">
        <w:r>
          <w:rPr>
            <w:color w:val="auto"/>
            <w:position w:val="0"/>
            <w:sz w:val="36"/>
            <w:szCs w:val="36"/>
            <w:rFonts w:ascii="Times New Roman" w:eastAsia="黑体" w:hAnsi="黑体" w:hint="default"/>
          </w:rPr>
          <w:t>　　</w:t>
        </w:r>
      </w:ins>
      <w:del w:id="131" w:author="Administrator" w:date="2017-06-03T18:13:00Z">
        <w:r>
          <w:rPr>
            <w:color w:val="auto"/>
            <w:position w:val="0"/>
            <w:sz w:val="36"/>
            <w:szCs w:val="36"/>
            <w:rFonts w:ascii="Times New Roman" w:eastAsia="黑体" w:hAnsi="黑体" w:hint="default"/>
          </w:rPr>
          <w:delText>　　</w:delText>
        </w:r>
      </w:del>
      <w:bookmarkStart w:id="103" w:name="OLE_LINK42"/>
      <w:bookmarkStart w:id="104" w:name="_Toc484463954"/>
      <w:r>
        <w:rPr>
          <w:color w:val="auto"/>
          <w:position w:val="0"/>
          <w:sz w:val="36"/>
          <w:szCs w:val="36"/>
          <w:rFonts w:ascii="Times New Roman" w:eastAsia="黑体" w:hAnsi="黑体" w:hint="default"/>
        </w:rPr>
        <w:t>需求分析</w:t>
      </w:r>
      <w:bookmarkEnd w:id="103"/>
      <w:bookmarkEnd w:id="104"/>
    </w:p>
    <w:p>
      <w:pPr>
        <w:numPr>
          <w:ilvl w:val="0"/>
          <w:numId w:val="0"/>
        </w:numPr>
        <w:jc w:val="left"/>
        <w:spacing w:lineRule="auto" w:line="240" w:before="0" w:after="160"/>
        <w:ind w:right="0" w:firstLine="480"/>
        <w:rPr>
          <w:color w:val="auto"/>
          <w:position w:val="0"/>
          <w:sz w:val="21"/>
          <w:szCs w:val="21"/>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软件需求分析就是通过调查研究和有效的沟通以及建立系统的数据模型、功能模型</w:t>
      </w:r>
      <w:r>
        <w:rPr>
          <w:color w:val="auto"/>
          <w:position w:val="0"/>
          <w:sz w:val="24"/>
          <w:szCs w:val="24"/>
          <w:rFonts w:ascii="Times New Roman" w:eastAsia="Times New Roman" w:hAnsi="Times New Roman" w:hint="default"/>
        </w:rPr>
        <w:t>和行为模型，使用户和开发人员就“系统必须做什么”这个问题达成一致意见，最后生</w:t>
      </w:r>
      <w:r>
        <w:rPr>
          <w:color w:val="auto"/>
          <w:position w:val="0"/>
          <w:sz w:val="24"/>
          <w:szCs w:val="24"/>
          <w:rFonts w:ascii="Times New Roman" w:eastAsia="Times New Roman" w:hAnsi="Times New Roman" w:hint="default"/>
        </w:rPr>
        <w:t>成软件需求规格说明的过程。软件需求分析的过程就是对用户或企业意图不断揭示的过</w:t>
      </w:r>
      <w:r>
        <w:rPr>
          <w:color w:val="auto"/>
          <w:position w:val="0"/>
          <w:sz w:val="24"/>
          <w:szCs w:val="24"/>
          <w:rFonts w:ascii="Times New Roman" w:eastAsia="Times New Roman" w:hAnsi="Times New Roman" w:hint="default"/>
        </w:rPr>
        <w:t>程，需要对系统进行可行性研究之后，对系统目标做出分为详细的描述。</w:t>
      </w:r>
    </w:p>
    <w:p>
      <w:pPr>
        <w:bidi w:val="0"/>
        <w:numPr>
          <w:ilvl w:val="1"/>
          <w:numId w:val="1"/>
        </w:numPr>
        <w:jc w:val="left"/>
        <w:spacing w:lineRule="exact" w:line="440" w:before="240" w:after="240"/>
        <w:ind w:right="0" w:left="567" w:hanging="567"/>
        <w:rPr>
          <w:color w:val="auto"/>
          <w:position w:val="0"/>
          <w:sz w:val="30"/>
          <w:szCs w:val="30"/>
          <w:rFonts w:ascii="Times New Roman" w:eastAsia="黑体" w:hAnsi="黑体" w:hint="default"/>
        </w:rPr>
        <w:outlineLvl w:val="1"/>
        <w:autoSpaceDE w:val="1"/>
        <w:autoSpaceDN w:val="1"/>
      </w:pPr>
      <w:ins w:id="132" w:author="HeYang" w:date="2017-06-04T15:36:00Z">
        <w:r>
          <w:rPr>
            <w:color w:val="auto"/>
            <w:position w:val="0"/>
            <w:sz w:val="30"/>
            <w:szCs w:val="30"/>
            <w:rFonts w:ascii="Times New Roman" w:eastAsia="黑体" w:hAnsi="黑体" w:hint="default"/>
          </w:rPr>
          <w:t>　　</w:t>
        </w:r>
      </w:ins>
      <w:commentRangeStart w:id="3"/>
      <w:del w:id="133" w:author="Administrator" w:date="2017-06-03T18:14:00Z">
        <w:r>
          <w:rPr>
            <w:color w:val="auto"/>
            <w:position w:val="0"/>
            <w:sz w:val="30"/>
            <w:szCs w:val="30"/>
            <w:rFonts w:ascii="Times New Roman" w:eastAsia="黑体" w:hAnsi="黑体" w:hint="default"/>
          </w:rPr>
          <w:delText>　　</w:delText>
        </w:r>
      </w:del>
      <w:bookmarkStart w:id="105" w:name="_Toc484463955"/>
      <w:r>
        <w:rPr>
          <w:color w:val="auto"/>
          <w:position w:val="0"/>
          <w:sz w:val="30"/>
          <w:szCs w:val="30"/>
          <w:rFonts w:ascii="Times New Roman" w:eastAsia="黑体" w:hAnsi="黑体" w:hint="default"/>
        </w:rPr>
        <w:t>可</w:t>
      </w:r>
      <w:commentRangeEnd w:id="3"/>
      <w:r>
        <w:rPr>
          <w:rStyle w:val="a4"/>
        </w:rPr>
        <w:commentReference w:id="3"/>
      </w:r>
      <w:r>
        <w:rPr>
          <w:color w:val="auto"/>
          <w:position w:val="0"/>
          <w:sz w:val="30"/>
          <w:szCs w:val="30"/>
          <w:rFonts w:ascii="Times New Roman" w:eastAsia="黑体" w:hAnsi="黑体" w:hint="default"/>
        </w:rPr>
        <w:t>行性分析</w:t>
      </w:r>
      <w:bookmarkEnd w:id="105"/>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del w:id="134" w:author="HeYang" w:date="2017-06-04T15:25:00Z">
        <w:r>
          <w:rPr>
            <w:color w:val="auto"/>
            <w:position w:val="0"/>
            <w:sz w:val="24"/>
            <w:szCs w:val="24"/>
            <w:rFonts w:ascii="Times New Roman" w:eastAsia="Times New Roman" w:hAnsi="Times New Roman" w:hint="default"/>
          </w:rPr>
          <w:delText>可行性研究</w:delText>
        </w:r>
      </w:del>
      <w:del w:id="135" w:author="HeYang" w:date="2017-06-04T15:25:00Z">
        <w:r>
          <w:rPr>
            <w:color w:val="auto"/>
            <w:position w:val="0"/>
            <w:sz w:val="24"/>
            <w:szCs w:val="24"/>
            <w:rFonts w:ascii="Times New Roman" w:eastAsia="Times New Roman" w:hAnsi="Times New Roman" w:hint="default"/>
          </w:rPr>
          <w:delText>指明现有的软件、硬件技术能否实现用户对系统的要求，从业务角度来决定系统开发是否可行以及在预算范围内能否开发出来。</w:delText>
        </w:r>
      </w:del>
      <w:del w:id="136" w:author="HeYang" w:date="2017-06-04T15:25:00Z">
        <w:r>
          <w:rPr>
            <w:color w:val="auto"/>
            <w:position w:val="0"/>
            <w:sz w:val="24"/>
            <w:szCs w:val="24"/>
            <w:rFonts w:ascii="Times New Roman" w:eastAsia="Times New Roman" w:hAnsi="Times New Roman" w:hint="default"/>
          </w:rPr>
          <w:delText>通过经济可行性、技术可行性、</w:delText>
        </w:r>
      </w:del>
      <w:del w:id="137" w:author="HeYang" w:date="2017-06-04T15:24:00Z">
        <w:r>
          <w:rPr>
            <w:color w:val="auto"/>
            <w:position w:val="0"/>
            <w:sz w:val="24"/>
            <w:szCs w:val="24"/>
            <w:rFonts w:ascii="Times New Roman" w:eastAsia="Times New Roman" w:hAnsi="Times New Roman" w:hint="default"/>
          </w:rPr>
          <w:delText>应用</w:delText>
        </w:r>
      </w:del>
      <w:del w:id="138" w:author="HeYang" w:date="2017-06-04T15:25:00Z">
        <w:r>
          <w:rPr>
            <w:color w:val="auto"/>
            <w:position w:val="0"/>
            <w:sz w:val="24"/>
            <w:szCs w:val="24"/>
            <w:rFonts w:ascii="Times New Roman" w:eastAsia="Times New Roman" w:hAnsi="Times New Roman" w:hint="default"/>
          </w:rPr>
          <w:delText>可行性、运行可行性等方面的分析说明本工程的技术成熟、完备，测试手段可靠，具有良好的市场拓展，它追求的简单易学易懂易用。</w:delText>
        </w:r>
      </w:del>
      <w:r>
        <w:rPr>
          <w:color w:val="auto"/>
          <w:position w:val="0"/>
          <w:sz w:val="24"/>
          <w:szCs w:val="24"/>
          <w:rFonts w:ascii="Times New Roman" w:eastAsia="Times New Roman" w:hAnsi="Times New Roman" w:hint="default"/>
        </w:rPr>
        <w:t>可行性研究的结果是清楚的回答：该系统是否值得开发</w:t>
      </w:r>
      <w:ins w:id="139" w:author="HeYang" w:date="2017-06-04T15:26:00Z">
        <w:r>
          <w:rPr>
            <w:color w:val="auto"/>
            <w:position w:val="0"/>
            <w:sz w:val="24"/>
            <w:szCs w:val="24"/>
            <w:rFonts w:ascii="Times New Roman" w:eastAsia="Times New Roman" w:hAnsi="Times New Roman" w:hint="default"/>
          </w:rPr>
          <w:t>。</w:t>
        </w:r>
      </w:ins>
      <w:del w:id="140" w:author="HeYang" w:date="2017-06-04T15:26:00Z">
        <w:r>
          <w:rPr>
            <w:color w:val="auto"/>
            <w:position w:val="0"/>
            <w:sz w:val="24"/>
            <w:szCs w:val="24"/>
            <w:rFonts w:ascii="Times New Roman" w:eastAsia="Times New Roman" w:hAnsi="Times New Roman" w:hint="default"/>
          </w:rPr>
          <w:delText>，并</w:delText>
        </w:r>
      </w:del>
      <w:del w:id="141" w:author="HeYang" w:date="2017-06-04T15:26:00Z">
        <w:r>
          <w:rPr>
            <w:color w:val="auto"/>
            <w:position w:val="0"/>
            <w:sz w:val="24"/>
            <w:szCs w:val="24"/>
            <w:rFonts w:ascii="Times New Roman" w:eastAsia="Times New Roman" w:hAnsi="Times New Roman" w:hint="default"/>
          </w:rPr>
          <w:delText>对整个可行性研究提出综合分析评价，提出优缺点和建议。为了结论的需要以及增强可行性报告的说服力，往往还需要加上一些附件，如试验数据、论证材料，计算图表、附图等，然后从用户角度考虑本系统是否能在最短的时间内以最低的成本实现，具体地分析系统开发的可行性。</w:delText>
        </w:r>
      </w:del>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下面将分别从技术、经济、社会</w:t>
      </w:r>
      <w:ins w:id="142" w:author="HeYang" w:date="2017-06-04T15:54:00Z">
        <w:r>
          <w:rPr>
            <w:color w:val="auto"/>
            <w:position w:val="0"/>
            <w:sz w:val="24"/>
            <w:szCs w:val="24"/>
            <w:rFonts w:ascii="Times New Roman" w:eastAsia="Times New Roman" w:hAnsi="Times New Roman" w:hint="default"/>
          </w:rPr>
          <w:t>、操作四</w:t>
        </w:r>
      </w:ins>
      <w:del w:id="143" w:author="HeYang" w:date="2017-06-04T15:54:00Z">
        <w:r>
          <w:rPr>
            <w:color w:val="auto"/>
            <w:position w:val="0"/>
            <w:sz w:val="24"/>
            <w:szCs w:val="24"/>
            <w:rFonts w:ascii="Times New Roman" w:eastAsia="Times New Roman" w:hAnsi="Times New Roman" w:hint="default"/>
          </w:rPr>
          <w:delText>三</w:delText>
        </w:r>
      </w:del>
      <w:r>
        <w:rPr>
          <w:color w:val="auto"/>
          <w:position w:val="0"/>
          <w:sz w:val="24"/>
          <w:szCs w:val="24"/>
          <w:rFonts w:ascii="Times New Roman" w:eastAsia="Times New Roman" w:hAnsi="Times New Roman" w:hint="default"/>
        </w:rPr>
        <w:t>个方面对基于</w:t>
      </w:r>
      <w:ins w:id="144" w:author="HeYang" w:date="2017-06-04T15:26:00Z">
        <w:r>
          <w:rPr>
            <w:color w:val="auto"/>
            <w:position w:val="0"/>
            <w:sz w:val="24"/>
            <w:szCs w:val="24"/>
            <w:rFonts w:ascii="Times New Roman" w:eastAsia="Times New Roman" w:hAnsi="Times New Roman" w:hint="default"/>
          </w:rPr>
          <w:t>J</w:t>
        </w:r>
      </w:ins>
      <w:del w:id="145" w:author="HeYang" w:date="2017-06-04T15:26:00Z">
        <w:r>
          <w:rPr>
            <w:color w:val="auto"/>
            <w:position w:val="0"/>
            <w:sz w:val="24"/>
            <w:szCs w:val="24"/>
            <w:rFonts w:ascii="Times New Roman" w:eastAsia="Times New Roman" w:hAnsi="Times New Roman" w:hint="default"/>
          </w:rPr>
          <w:delText>j</w:delText>
        </w:r>
      </w:del>
      <w:r>
        <w:rPr>
          <w:color w:val="auto"/>
          <w:position w:val="0"/>
          <w:sz w:val="24"/>
          <w:szCs w:val="24"/>
          <w:rFonts w:ascii="Times New Roman" w:eastAsia="Times New Roman" w:hAnsi="Times New Roman" w:hint="default"/>
        </w:rPr>
        <w:t>ava的连连看游戏的</w:t>
      </w:r>
      <w:ins w:id="146" w:author="HeYang" w:date="2017-06-04T15:26:00Z">
        <w:r>
          <w:rPr>
            <w:color w:val="auto"/>
            <w:position w:val="0"/>
            <w:sz w:val="24"/>
            <w:szCs w:val="24"/>
            <w:rFonts w:ascii="Times New Roman" w:eastAsia="Times New Roman" w:hAnsi="Times New Roman" w:hint="default"/>
          </w:rPr>
          <w:t>设计与</w:t>
        </w:r>
      </w:ins>
      <w:ins w:id="146" w:author="HeYang" w:date="2017-06-04T15:26:00Z">
        <w:r>
          <w:rPr>
            <w:color w:val="auto"/>
            <w:position w:val="0"/>
            <w:sz w:val="24"/>
            <w:szCs w:val="24"/>
            <w:rFonts w:ascii="Times New Roman" w:eastAsia="Times New Roman" w:hAnsi="Times New Roman" w:hint="default"/>
          </w:rPr>
          <w:t>实现</w:t>
        </w:r>
      </w:ins>
      <w:del w:id="147" w:author="HeYang" w:date="2017-06-04T15:26:00Z">
        <w:r>
          <w:rPr>
            <w:color w:val="auto"/>
            <w:position w:val="0"/>
            <w:sz w:val="24"/>
            <w:szCs w:val="24"/>
            <w:rFonts w:ascii="Times New Roman" w:eastAsia="Times New Roman" w:hAnsi="Times New Roman" w:hint="default"/>
          </w:rPr>
          <w:delText>建设</w:delText>
        </w:r>
      </w:del>
      <w:r>
        <w:rPr>
          <w:color w:val="auto"/>
          <w:position w:val="0"/>
          <w:sz w:val="24"/>
          <w:szCs w:val="24"/>
          <w:rFonts w:ascii="Times New Roman" w:eastAsia="Times New Roman" w:hAnsi="Times New Roman" w:hint="default"/>
        </w:rPr>
        <w:t>进行</w:t>
      </w:r>
      <w:ins w:id="148" w:author="HeYang" w:date="2017-06-04T16:05:00Z">
        <w:r>
          <w:rPr>
            <w:color w:val="auto"/>
            <w:position w:val="0"/>
            <w:sz w:val="24"/>
            <w:szCs w:val="24"/>
            <w:rFonts w:ascii="Times New Roman" w:eastAsia="Times New Roman" w:hAnsi="Times New Roman" w:hint="default"/>
          </w:rPr>
          <w:t>可行性</w:t>
        </w:r>
      </w:ins>
      <w:r>
        <w:rPr>
          <w:color w:val="auto"/>
          <w:position w:val="0"/>
          <w:sz w:val="24"/>
          <w:szCs w:val="24"/>
          <w:rFonts w:ascii="Times New Roman" w:eastAsia="Times New Roman" w:hAnsi="Times New Roman" w:hint="default"/>
        </w:rPr>
        <w:t>分析和研究。</w:t>
      </w:r>
    </w:p>
    <w:p>
      <w:pPr>
        <w:bidi w:val="0"/>
        <w:numPr>
          <w:ilvl w:val="2"/>
          <w:numId w:val="1"/>
        </w:numPr>
        <w:jc w:val="left"/>
        <w:spacing w:lineRule="exact" w:line="440" w:before="240" w:after="240"/>
        <w:ind w:right="0" w:left="709" w:hanging="709"/>
        <w:rPr>
          <w:b w:val="1"/>
          <w:color w:val="auto"/>
          <w:position w:val="0"/>
          <w:sz w:val="28"/>
          <w:szCs w:val="28"/>
          <w:rFonts w:ascii="Times New Roman" w:eastAsia="黑体" w:hAnsi="黑体" w:hint="default"/>
        </w:rPr>
        <w:outlineLvl w:val="2"/>
        <w:autoSpaceDE w:val="1"/>
        <w:autoSpaceDN w:val="1"/>
      </w:pPr>
      <w:ins w:id="149" w:author="HeYang" w:date="2017-06-04T15:36:00Z">
        <w:r>
          <w:rPr>
            <w:color w:val="auto"/>
            <w:position w:val="0"/>
            <w:sz w:val="28"/>
            <w:szCs w:val="28"/>
            <w:rFonts w:ascii="Times New Roman" w:eastAsia="黑体" w:hAnsi="黑体" w:hint="default"/>
          </w:rPr>
          <w:t>　　</w:t>
        </w:r>
      </w:ins>
      <w:del w:id="150" w:author="Administrator" w:date="2017-06-03T18:14:00Z">
        <w:r>
          <w:rPr>
            <w:color w:val="auto"/>
            <w:position w:val="0"/>
            <w:sz w:val="28"/>
            <w:szCs w:val="28"/>
            <w:rFonts w:ascii="Times New Roman" w:eastAsia="黑体" w:hAnsi="黑体" w:hint="default"/>
          </w:rPr>
          <w:delText>　　</w:delText>
        </w:r>
      </w:del>
      <w:bookmarkStart w:id="106" w:name="_Toc484463956"/>
      <w:r>
        <w:rPr>
          <w:color w:val="auto"/>
          <w:position w:val="0"/>
          <w:sz w:val="28"/>
          <w:szCs w:val="28"/>
          <w:rFonts w:ascii="Times New Roman" w:eastAsia="黑体" w:hAnsi="黑体" w:hint="default"/>
        </w:rPr>
        <w:t>技术可行性</w:t>
      </w:r>
      <w:bookmarkEnd w:id="106"/>
    </w:p>
    <w:p>
      <w:pPr>
        <w:numPr>
          <w:ilvl w:val="0"/>
          <w:numId w:val="0"/>
        </w:numPr>
        <w:jc w:val="left"/>
        <w:spacing w:lineRule="auto" w:line="240" w:before="0" w:after="160"/>
        <w:ind w:right="0" w:firstLine="496"/>
        <w:rPr>
          <w:spacing w:val="4"/>
          <w:color w:val="auto"/>
          <w:position w:val="0"/>
          <w:sz w:val="24"/>
          <w:szCs w:val="24"/>
          <w:rFonts w:ascii="宋体" w:eastAsia="宋体" w:hAnsi="宋体" w:hint="default"/>
          <w:ins w:id="151" w:author="HeYang" w:date="2017-06-04T15:52:00Z"/>
        </w:rPr>
        <w:autoSpaceDE w:val="1"/>
        <w:autoSpaceDN w:val="1"/>
      </w:pPr>
      <w:ins w:id="152" w:author="HeYang" w:date="2017-06-04T15:52:00Z">
        <w:r>
          <w:rPr>
            <w:spacing w:val="4"/>
            <w:color w:val="auto"/>
            <w:position w:val="0"/>
            <w:sz w:val="24"/>
            <w:szCs w:val="24"/>
            <w:rFonts w:ascii="宋体" w:eastAsia="宋体" w:hAnsi="宋体" w:hint="default"/>
          </w:rPr>
          <w:t>技术可行性分析一般可以理解为项目开发涉及到的技术、环境是否符合开发标</w:t>
        </w:r>
      </w:ins>
    </w:p>
    <w:p>
      <w:pPr>
        <w:numPr>
          <w:ilvl w:val="0"/>
          <w:numId w:val="0"/>
        </w:numPr>
        <w:jc w:val="left"/>
        <w:spacing w:lineRule="auto" w:line="240" w:before="0" w:after="160"/>
        <w:ind w:right="0" w:firstLine="0"/>
        <w:rPr>
          <w:spacing w:val="4"/>
          <w:color w:val="auto"/>
          <w:position w:val="0"/>
          <w:sz w:val="24"/>
          <w:szCs w:val="24"/>
          <w:rFonts w:ascii="宋体" w:eastAsia="宋体" w:hAnsi="宋体" w:hint="default"/>
          <w:ins w:id="153" w:author="HeYang" w:date="2017-06-04T15:53:00Z"/>
        </w:rPr>
        <w:autoSpaceDE w:val="1"/>
        <w:autoSpaceDN w:val="1"/>
      </w:pPr>
      <w:ins w:id="154" w:author="HeYang" w:date="2017-06-04T15:52:00Z">
        <w:r>
          <w:rPr>
            <w:spacing w:val="4"/>
            <w:color w:val="auto"/>
            <w:position w:val="0"/>
            <w:sz w:val="24"/>
            <w:szCs w:val="24"/>
            <w:rFonts w:ascii="宋体" w:eastAsia="宋体" w:hAnsi="宋体" w:hint="default"/>
          </w:rPr>
          <w:t>准，能够达到预期效果；</w:t>
        </w:r>
      </w:ins>
      <w:ins w:id="155" w:author="HeYang" w:date="2017-06-04T15:52:00Z">
        <w:r>
          <w:rPr>
            <w:color w:val="auto"/>
            <w:position w:val="0"/>
            <w:sz w:val="24"/>
            <w:szCs w:val="24"/>
            <w:rFonts w:ascii="宋体" w:eastAsia="宋体" w:hAnsi="宋体" w:hint="default"/>
          </w:rPr>
          <w:t>它是项目成功运行的一个必不可少的条件</w:t>
        </w:r>
      </w:ins>
      <w:ins w:id="156" w:author="HeYang" w:date="2017-06-04T15:52:00Z">
        <w:r>
          <w:rPr>
            <w:spacing w:val="4"/>
            <w:color w:val="auto"/>
            <w:position w:val="0"/>
            <w:sz w:val="24"/>
            <w:szCs w:val="24"/>
            <w:rFonts w:ascii="宋体" w:eastAsia="宋体" w:hAnsi="宋体" w:hint="default"/>
          </w:rPr>
          <w:t>；因此，对技术</w:t>
        </w:r>
      </w:ins>
      <w:ins w:id="156" w:author="HeYang" w:date="2017-06-04T15:52:00Z">
        <w:r>
          <w:rPr>
            <w:spacing w:val="4"/>
            <w:color w:val="auto"/>
            <w:position w:val="0"/>
            <w:sz w:val="24"/>
            <w:szCs w:val="24"/>
            <w:rFonts w:ascii="宋体" w:eastAsia="宋体" w:hAnsi="宋体" w:hint="default"/>
          </w:rPr>
          <w:t>可行性分析需要进行全面化的评估。</w:t>
        </w:r>
      </w:ins>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del w:id="157" w:author="HeYang" w:date="2017-06-04T15:52:00Z"/>
        </w:rPr>
        <w:autoSpaceDE w:val="0"/>
        <w:autoSpaceDN w:val="0"/>
      </w:pPr>
      <w:del w:id="158" w:author="HeYang" w:date="2017-06-04T15:52:00Z">
        <w:r>
          <w:rPr>
            <w:color w:val="auto"/>
            <w:position w:val="0"/>
            <w:sz w:val="24"/>
            <w:szCs w:val="24"/>
            <w:rFonts w:ascii="Times New Roman" w:eastAsia="Times New Roman" w:hAnsi="Times New Roman" w:hint="default"/>
          </w:rPr>
          <w:delText>技术可行性是</w:delText>
        </w:r>
      </w:del>
      <w:del w:id="159" w:author="HeYang" w:date="2017-06-04T15:31:00Z">
        <w:r>
          <w:rPr>
            <w:color w:val="auto"/>
            <w:position w:val="0"/>
            <w:sz w:val="24"/>
            <w:szCs w:val="24"/>
            <w:rFonts w:ascii="Times New Roman" w:eastAsia="Times New Roman" w:hAnsi="Times New Roman" w:hint="default"/>
          </w:rPr>
          <w:delText>指决策的技术和决策方案的技术</w:delText>
        </w:r>
      </w:del>
      <w:del w:id="160" w:author="HeYang" w:date="2017-06-04T15:52:00Z">
        <w:r>
          <w:rPr>
            <w:color w:val="auto"/>
            <w:position w:val="0"/>
            <w:sz w:val="24"/>
            <w:szCs w:val="24"/>
            <w:rFonts w:ascii="Times New Roman" w:eastAsia="Times New Roman" w:hAnsi="Times New Roman" w:hint="default"/>
          </w:rPr>
          <w:delText>不能突破组织所拥有的或有关人员所掌握的技术资源条件的边界。</w:delText>
        </w:r>
      </w:del>
      <w:del w:id="161" w:author="HeYang" w:date="2017-06-04T15:34:00Z">
        <w:r>
          <w:rPr>
            <w:color w:val="auto"/>
            <w:position w:val="0"/>
            <w:sz w:val="24"/>
            <w:szCs w:val="24"/>
            <w:rFonts w:ascii="Times New Roman" w:eastAsia="Times New Roman" w:hAnsi="Times New Roman" w:hint="default"/>
          </w:rPr>
          <w:delText>具体的技术可行性分析应该包括以下几个方面：竞争对手功能比较、技术风险及规避方法、易用性及用户使用门槛、产品环境依赖性以及技术要求。鉴于本次开发项目不存在产品市场竞争且项目规模小易实现，在此处不做过多详细分析。</w:delText>
        </w:r>
      </w:del>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ins w:id="162" w:author="HeYang" w:date="2017-06-04T15:37:00Z"/>
        </w:rPr>
        <w:autoSpaceDE w:val="0"/>
        <w:autoSpaceDN w:val="0"/>
      </w:pPr>
      <w:r>
        <w:rPr>
          <w:color w:val="auto"/>
          <w:position w:val="0"/>
          <w:sz w:val="24"/>
          <w:szCs w:val="24"/>
          <w:rFonts w:ascii="Times New Roman" w:eastAsia="Times New Roman" w:hAnsi="Times New Roman" w:hint="default"/>
        </w:rPr>
        <w:t>本次</w:t>
      </w:r>
      <w:del w:id="163" w:author="HeYang" w:date="2017-06-04T15:36:00Z">
        <w:r>
          <w:rPr>
            <w:color w:val="auto"/>
            <w:position w:val="0"/>
            <w:sz w:val="24"/>
            <w:szCs w:val="24"/>
            <w:rFonts w:ascii="Times New Roman" w:eastAsia="Times New Roman" w:hAnsi="Times New Roman" w:hint="default"/>
          </w:rPr>
          <w:delText>项目</w:delText>
        </w:r>
      </w:del>
      <w:r>
        <w:rPr>
          <w:color w:val="auto"/>
          <w:position w:val="0"/>
          <w:sz w:val="24"/>
          <w:szCs w:val="24"/>
          <w:rFonts w:ascii="Times New Roman" w:eastAsia="Times New Roman" w:hAnsi="Times New Roman" w:hint="default"/>
        </w:rPr>
        <w:t>连连看游戏采用的开发工具是功能强大的Eclipse</w:t>
      </w:r>
      <w:ins w:id="164" w:author="HeYang" w:date="2017-06-04T15:28:00Z">
        <w:r>
          <w:rPr>
            <w:color w:val="auto"/>
            <w:position w:val="0"/>
            <w:sz w:val="24"/>
            <w:szCs w:val="24"/>
            <w:rFonts w:ascii="Times New Roman" w:eastAsia="Times New Roman" w:hAnsi="Times New Roman" w:hint="default"/>
          </w:rPr>
          <w:t>，</w:t>
        </w:r>
      </w:ins>
      <w:del w:id="165" w:author="HeYang" w:date="2017-06-04T15:28:00Z">
        <w:r>
          <w:rPr>
            <w:color w:val="auto"/>
            <w:position w:val="0"/>
            <w:sz w:val="24"/>
            <w:szCs w:val="24"/>
            <w:rFonts w:ascii="Times New Roman" w:eastAsia="Times New Roman" w:hAnsi="Times New Roman" w:hint="default"/>
          </w:rPr>
          <w:delText>，如前文所述，</w:delText>
        </w:r>
      </w:del>
      <w:r>
        <w:rPr>
          <w:color w:val="auto"/>
          <w:position w:val="0"/>
          <w:sz w:val="24"/>
          <w:szCs w:val="24"/>
          <w:rFonts w:ascii="Times New Roman" w:eastAsia="Times New Roman" w:hAnsi="Times New Roman" w:hint="default"/>
        </w:rPr>
        <w:t>它具有十分强大的</w:t>
      </w:r>
      <w:ins w:id="166" w:author="HeYang" w:date="2017-06-04T15:28:00Z">
        <w:r>
          <w:rPr>
            <w:color w:val="auto"/>
            <w:position w:val="0"/>
            <w:sz w:val="24"/>
            <w:szCs w:val="24"/>
            <w:rFonts w:ascii="Times New Roman" w:eastAsia="Times New Roman" w:hAnsi="Times New Roman" w:hint="default"/>
          </w:rPr>
          <w:t>可扩展</w:t>
        </w:r>
      </w:ins>
      <w:r>
        <w:rPr>
          <w:color w:val="auto"/>
          <w:position w:val="0"/>
          <w:sz w:val="24"/>
          <w:szCs w:val="24"/>
          <w:rFonts w:ascii="Times New Roman" w:eastAsia="Times New Roman" w:hAnsi="Times New Roman" w:hint="default"/>
        </w:rPr>
        <w:t>功能</w:t>
      </w:r>
      <w:del w:id="167" w:author="HeYang" w:date="2017-06-04T15:28:00Z">
        <w:r>
          <w:rPr>
            <w:color w:val="auto"/>
            <w:position w:val="0"/>
            <w:sz w:val="24"/>
            <w:szCs w:val="24"/>
            <w:rFonts w:ascii="Times New Roman" w:eastAsia="Times New Roman" w:hAnsi="Times New Roman" w:hint="default"/>
          </w:rPr>
          <w:delText>扩展能力</w:delText>
        </w:r>
      </w:del>
      <w:r>
        <w:rPr>
          <w:color w:val="auto"/>
          <w:position w:val="0"/>
          <w:sz w:val="24"/>
          <w:szCs w:val="24"/>
          <w:rFonts w:ascii="Times New Roman" w:eastAsia="Times New Roman" w:hAnsi="Times New Roman" w:hint="default"/>
        </w:rPr>
        <w:t>，只要下载安装所需要的相关</w:t>
      </w:r>
      <w:del w:id="168" w:author="HeYang" w:date="2017-06-04T15:29:00Z">
        <w:r>
          <w:rPr>
            <w:color w:val="auto"/>
            <w:position w:val="0"/>
            <w:sz w:val="24"/>
            <w:szCs w:val="24"/>
            <w:rFonts w:ascii="Times New Roman" w:eastAsia="Times New Roman" w:hAnsi="Times New Roman" w:hint="default"/>
          </w:rPr>
          <w:delText>的</w:delText>
        </w:r>
      </w:del>
      <w:r>
        <w:rPr>
          <w:color w:val="auto"/>
          <w:position w:val="0"/>
          <w:sz w:val="24"/>
          <w:szCs w:val="24"/>
          <w:rFonts w:ascii="Times New Roman" w:eastAsia="Times New Roman" w:hAnsi="Times New Roman" w:hint="default"/>
        </w:rPr>
        <w:t>插件，就能支持我们用纯Java实现此次的桌面游戏</w:t>
      </w:r>
      <w:r>
        <w:rPr>
          <w:color w:val="auto"/>
          <w:position w:val="0"/>
          <w:sz w:val="24"/>
          <w:szCs w:val="24"/>
          <w:rFonts w:ascii="Times New Roman" w:eastAsia="Times New Roman" w:hAnsi="Times New Roman" w:hint="default"/>
        </w:rPr>
        <w:t>程序。</w:t>
      </w:r>
      <w:ins w:id="169" w:author="HeYang" w:date="2017-06-04T15:37:00Z">
        <w:r>
          <w:rPr>
            <w:color w:val="auto"/>
            <w:position w:val="0"/>
            <w:sz w:val="24"/>
            <w:szCs w:val="24"/>
            <w:rFonts w:ascii="Times New Roman" w:eastAsia="Times New Roman" w:hAnsi="Times New Roman" w:hint="default"/>
          </w:rPr>
          <w:t>使用Eclipse开发应用程序可按需下载插件，不过分依赖于硬件，不论是升级产品</w:t>
        </w:r>
      </w:ins>
      <w:ins w:id="169" w:author="HeYang" w:date="2017-06-04T15:37:00Z">
        <w:r>
          <w:rPr>
            <w:color w:val="auto"/>
            <w:position w:val="0"/>
            <w:sz w:val="24"/>
            <w:szCs w:val="24"/>
            <w:rFonts w:ascii="Times New Roman" w:eastAsia="Times New Roman" w:hAnsi="Times New Roman" w:hint="default"/>
          </w:rPr>
          <w:t>方面还是扩展功能方面都有很好的发挥空间</w:t>
        </w:r>
      </w:ins>
      <w:ins w:id="170" w:author="HeYang" w:date="2017-06-04T15:38:00Z">
        <w:r>
          <w:rPr>
            <w:color w:val="auto"/>
            <w:position w:val="0"/>
            <w:sz w:val="24"/>
            <w:szCs w:val="24"/>
            <w:rFonts w:ascii="Times New Roman" w:eastAsia="Times New Roman" w:hAnsi="Times New Roman" w:hint="default"/>
          </w:rPr>
          <w:t>。</w:t>
        </w:r>
      </w:ins>
      <w:del w:id="171" w:author="HeYang" w:date="2017-06-04T15:38:00Z">
        <w:r>
          <w:rPr>
            <w:color w:val="auto"/>
            <w:position w:val="0"/>
            <w:sz w:val="24"/>
            <w:szCs w:val="24"/>
            <w:rFonts w:ascii="Times New Roman" w:eastAsia="Times New Roman" w:hAnsi="Times New Roman" w:hint="default"/>
          </w:rPr>
          <w:delText>；</w:delText>
        </w:r>
      </w:del>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ins w:id="173" w:author="HeYang" w:date="2017-06-04T15:36:00Z">
        <w:r>
          <w:rPr>
            <w:color w:val="auto"/>
            <w:position w:val="0"/>
            <w:sz w:val="24"/>
            <w:szCs w:val="24"/>
            <w:rFonts w:ascii="Times New Roman" w:eastAsia="Times New Roman" w:hAnsi="Times New Roman" w:hint="default"/>
          </w:rPr>
          <w:t>本次项目使用</w:t>
        </w:r>
      </w:ins>
      <w:del w:id="174" w:author="HeYang" w:date="2017-06-04T15:36:00Z">
        <w:r>
          <w:rPr>
            <w:color w:val="auto"/>
            <w:position w:val="0"/>
            <w:sz w:val="24"/>
            <w:szCs w:val="24"/>
            <w:rFonts w:ascii="Times New Roman" w:eastAsia="Times New Roman" w:hAnsi="Times New Roman" w:hint="default"/>
          </w:rPr>
          <w:delText>在上文中，也详细介绍了</w:delText>
        </w:r>
      </w:del>
      <w:r>
        <w:rPr>
          <w:color w:val="auto"/>
          <w:position w:val="0"/>
          <w:sz w:val="24"/>
          <w:szCs w:val="24"/>
          <w:rFonts w:ascii="Times New Roman" w:eastAsia="Times New Roman" w:hAnsi="Times New Roman" w:hint="default"/>
        </w:rPr>
        <w:t>Java</w:t>
      </w:r>
      <w:ins w:id="175" w:author="HeYang" w:date="2017-06-04T15:37:00Z">
        <w:r>
          <w:rPr>
            <w:color w:val="auto"/>
            <w:position w:val="0"/>
            <w:sz w:val="24"/>
            <w:szCs w:val="24"/>
            <w:rFonts w:ascii="Times New Roman" w:eastAsia="Times New Roman" w:hAnsi="Times New Roman" w:hint="default"/>
          </w:rPr>
          <w:t>的GUI</w:t>
        </w:r>
      </w:ins>
      <w:r>
        <w:rPr>
          <w:color w:val="auto"/>
          <w:position w:val="0"/>
          <w:sz w:val="24"/>
          <w:szCs w:val="24"/>
          <w:rFonts w:ascii="Times New Roman" w:eastAsia="Times New Roman" w:hAnsi="Times New Roman" w:hint="default"/>
        </w:rPr>
        <w:t>开发技术</w:t>
      </w:r>
      <w:ins w:id="176" w:author="HeYang" w:date="2017-06-04T15:38:00Z">
        <w:r>
          <w:rPr>
            <w:color w:val="auto"/>
            <w:position w:val="0"/>
            <w:sz w:val="24"/>
            <w:szCs w:val="24"/>
            <w:rFonts w:ascii="Times New Roman" w:eastAsia="Times New Roman" w:hAnsi="Times New Roman" w:hint="default"/>
          </w:rPr>
          <w:t>。</w:t>
        </w:r>
      </w:ins>
      <w:ins w:id="177" w:author="HeYang" w:date="2017-06-04T15:38:00Z">
        <w:r>
          <w:rPr>
            <w:color w:val="auto"/>
            <w:position w:val="0"/>
            <w:sz w:val="24"/>
            <w:szCs w:val="24"/>
            <w:rFonts w:ascii="Times New Roman" w:eastAsia="Times New Roman" w:hAnsi="Times New Roman" w:hint="default"/>
          </w:rPr>
          <w:t>Java本身可提供类库，完善的类库和AWT包对</w:t>
        </w:r>
      </w:ins>
      <w:ins w:id="177" w:author="HeYang" w:date="2017-06-04T15:38:00Z">
        <w:r>
          <w:rPr>
            <w:color w:val="auto"/>
            <w:position w:val="0"/>
            <w:sz w:val="24"/>
            <w:szCs w:val="24"/>
            <w:rFonts w:ascii="Times New Roman" w:eastAsia="Times New Roman" w:hAnsi="Times New Roman" w:hint="default"/>
          </w:rPr>
          <w:t>桌面游戏开发提供了强大完整的技术支持，完全可以满足我们连连看小游戏的开发，</w:t>
        </w:r>
      </w:ins>
      <w:ins w:id="177" w:author="HeYang" w:date="2017-06-04T15:38:00Z">
        <w:r>
          <w:rPr>
            <w:color w:val="auto"/>
            <w:position w:val="0"/>
            <w:sz w:val="24"/>
            <w:szCs w:val="24"/>
            <w:rFonts w:ascii="Times New Roman" w:eastAsia="Times New Roman" w:hAnsi="Times New Roman" w:hint="default"/>
          </w:rPr>
          <w:t>在开发过程中，可以创建满足本次开发项目任务的直接的、简明的图形用户界面。</w:t>
        </w:r>
      </w:ins>
      <w:del w:id="178" w:author="HeYang" w:date="2017-06-04T15:38:00Z">
        <w:r>
          <w:rPr>
            <w:color w:val="auto"/>
            <w:position w:val="0"/>
            <w:sz w:val="24"/>
            <w:szCs w:val="24"/>
            <w:rFonts w:ascii="Times New Roman" w:eastAsia="Times New Roman" w:hAnsi="Times New Roman" w:hint="default"/>
          </w:rPr>
          <w:delText>，在桌面应用开发上，</w:delText>
        </w:r>
      </w:del>
      <w:del w:id="179" w:author="HeYang" w:date="2017-06-04T15:38:00Z">
        <w:r>
          <w:rPr>
            <w:color w:val="auto"/>
            <w:position w:val="0"/>
            <w:sz w:val="24"/>
            <w:szCs w:val="24"/>
            <w:rFonts w:ascii="Times New Roman" w:eastAsia="Times New Roman" w:hAnsi="Times New Roman" w:hint="default"/>
          </w:rPr>
          <w:delText>Java也有着不错的优势：</w:delText>
        </w:r>
      </w:del>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del w:id="180" w:author="HeYang" w:date="2017-06-04T15:37:00Z"/>
        </w:rPr>
        <w:autoSpaceDE w:val="0"/>
        <w:autoSpaceDN w:val="0"/>
      </w:pPr>
      <w:del w:id="181" w:author="HeYang" w:date="2017-06-04T15:37:00Z">
        <w:r>
          <w:rPr>
            <w:color w:val="auto"/>
            <w:position w:val="0"/>
            <w:sz w:val="24"/>
            <w:szCs w:val="24"/>
            <w:rFonts w:ascii="Times New Roman" w:eastAsia="Times New Roman" w:hAnsi="Times New Roman" w:hint="default"/>
          </w:rPr>
          <w:delText>使用Eclipse开发应用程序可按需下载插件，不过分依赖于硬件，不论是升级产品方面还是扩展功能方面都有很好的发挥空间；</w:delText>
        </w:r>
      </w:del>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del w:id="182" w:author="HeYang" w:date="2017-06-04T15:38:00Z"/>
        </w:rPr>
        <w:autoSpaceDE w:val="0"/>
        <w:autoSpaceDN w:val="0"/>
      </w:pPr>
      <w:del w:id="183" w:author="HeYang" w:date="2017-06-04T15:38:00Z">
        <w:r>
          <w:rPr>
            <w:color w:val="auto"/>
            <w:position w:val="0"/>
            <w:sz w:val="24"/>
            <w:szCs w:val="24"/>
            <w:rFonts w:ascii="Times New Roman" w:eastAsia="Times New Roman" w:hAnsi="Times New Roman" w:hint="default"/>
          </w:rPr>
          <w:delText>在上文相关技术介绍中，也不难发现，Java本身便可提供了类库，在开发过程中，可以创建满足本次开发项目任务的直接的、简明的图形用户界面。Java完善的类库和AWT包对桌面游戏开发提供了强大完整的技术支持，完全可以满足我们连连看小游戏的开发；</w:delText>
        </w:r>
      </w:del>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ins w:id="184" w:author="HeYang" w:date="2017-06-04T15:46:00Z"/>
        </w:rPr>
        <w:autoSpaceDE w:val="0"/>
        <w:autoSpaceDN w:val="0"/>
      </w:pPr>
      <w:r>
        <w:rPr>
          <w:color w:val="auto"/>
          <w:position w:val="0"/>
          <w:sz w:val="24"/>
          <w:szCs w:val="24"/>
          <w:rFonts w:ascii="Times New Roman" w:eastAsia="Times New Roman" w:hAnsi="Times New Roman" w:hint="default"/>
        </w:rPr>
        <w:t>Eclipse在开发Java项目方面应用多而广，是一个成熟可行的开发平台。Java语言也</w:t>
      </w:r>
      <w:r>
        <w:rPr>
          <w:color w:val="auto"/>
          <w:position w:val="0"/>
          <w:sz w:val="24"/>
          <w:szCs w:val="24"/>
          <w:rFonts w:ascii="Times New Roman" w:eastAsia="Times New Roman" w:hAnsi="Times New Roman" w:hint="default"/>
        </w:rPr>
        <w:t>是成熟的开发语言，能够满足此次要求。在开发方面，无论是开发平台，还是开发语言，</w:t>
      </w:r>
      <w:r>
        <w:rPr>
          <w:color w:val="auto"/>
          <w:position w:val="0"/>
          <w:sz w:val="24"/>
          <w:szCs w:val="24"/>
          <w:rFonts w:ascii="Times New Roman" w:eastAsia="Times New Roman" w:hAnsi="Times New Roman" w:hint="default"/>
        </w:rPr>
        <w:t>对于开发人员来说都是熟悉且能易掌握的。在从硬件方面来看，时下的硬件容量不断扩</w:t>
      </w:r>
      <w:r>
        <w:rPr>
          <w:color w:val="auto"/>
          <w:position w:val="0"/>
          <w:sz w:val="24"/>
          <w:szCs w:val="24"/>
          <w:rFonts w:ascii="Times New Roman" w:eastAsia="Times New Roman" w:hAnsi="Times New Roman" w:hint="default"/>
        </w:rPr>
        <w:t>大，可靠性日益渐涨，性价比越来越高，对于本项目开发而言，足够满足需求。</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ins w:id="185" w:author="HeYang" w:date="2017-06-04T15:46:00Z">
        <w:r>
          <w:rPr>
            <w:color w:val="auto"/>
            <w:position w:val="0"/>
            <w:sz w:val="24"/>
            <w:szCs w:val="24"/>
            <w:rFonts w:ascii="Times New Roman" w:eastAsia="Times New Roman" w:hAnsi="Times New Roman" w:hint="default"/>
          </w:rPr>
          <w:t>由以上分析可知，本软件在技术上是可行的。</w:t>
        </w:r>
      </w:ins>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del w:id="186" w:author="HeYang" w:date="2017-06-04T15:39:00Z"/>
        </w:rPr>
        <w:autoSpaceDE w:val="0"/>
        <w:autoSpaceDN w:val="0"/>
      </w:pPr>
      <w:del w:id="187" w:author="HeYang" w:date="2017-06-04T15:39:00Z">
        <w:r>
          <w:rPr>
            <w:color w:val="auto"/>
            <w:position w:val="0"/>
            <w:sz w:val="24"/>
            <w:szCs w:val="24"/>
            <w:rFonts w:ascii="Times New Roman" w:eastAsia="Times New Roman" w:hAnsi="Times New Roman" w:hint="default"/>
          </w:rPr>
          <w:delText>由以上分析可知，本软件的开发在技术上是可行的。</w:delText>
        </w:r>
      </w:del>
      <w:bookmarkStart w:id="107" w:name="_Toc484356186"/>
      <w:bookmarkEnd w:id="107"/>
      <w:bookmarkStart w:id="108" w:name="_Toc484356106"/>
      <w:bookmarkEnd w:id="108"/>
      <w:bookmarkStart w:id="109" w:name="_Toc484356266"/>
      <w:bookmarkEnd w:id="109"/>
      <w:bookmarkStart w:id="110" w:name="_Toc484463957"/>
      <w:bookmarkEnd w:id="110"/>
      <w:bookmarkStart w:id="111" w:name="_Toc484356346"/>
      <w:bookmarkEnd w:id="111"/>
    </w:p>
    <w:p>
      <w:pPr>
        <w:bidi w:val="0"/>
        <w:numPr>
          <w:ilvl w:val="2"/>
          <w:numId w:val="1"/>
        </w:numPr>
        <w:jc w:val="left"/>
        <w:spacing w:lineRule="exact" w:line="440" w:before="240" w:after="240"/>
        <w:ind w:right="0" w:left="709" w:hanging="709"/>
        <w:rPr>
          <w:b w:val="1"/>
          <w:color w:val="auto"/>
          <w:position w:val="0"/>
          <w:sz w:val="28"/>
          <w:szCs w:val="28"/>
          <w:rFonts w:ascii="Times New Roman" w:eastAsia="黑体" w:hAnsi="黑体" w:hint="default"/>
        </w:rPr>
        <w:outlineLvl w:val="2"/>
        <w:autoSpaceDE w:val="1"/>
        <w:autoSpaceDN w:val="1"/>
      </w:pPr>
      <w:bookmarkStart w:id="112" w:name="_Toc421526412"/>
      <w:r>
        <w:rPr>
          <w:color w:val="auto"/>
          <w:position w:val="0"/>
          <w:sz w:val="28"/>
          <w:szCs w:val="28"/>
          <w:rFonts w:ascii="Times New Roman" w:eastAsia="黑体" w:hAnsi="黑体" w:hint="default"/>
        </w:rPr>
        <w:t>　　</w:t>
      </w:r>
      <w:bookmarkStart w:id="113" w:name="_Toc484463958"/>
      <w:r>
        <w:rPr>
          <w:color w:val="auto"/>
          <w:position w:val="0"/>
          <w:sz w:val="28"/>
          <w:szCs w:val="28"/>
          <w:rFonts w:ascii="Times New Roman" w:eastAsia="黑体" w:hAnsi="黑体" w:hint="default"/>
        </w:rPr>
        <w:t>经济可行性</w:t>
      </w:r>
      <w:bookmarkEnd w:id="112"/>
      <w:bookmarkEnd w:id="113"/>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ins w:id="188" w:author="HeYang" w:date="2017-06-04T15:40:00Z"/>
        </w:rPr>
        <w:autoSpaceDE w:val="0"/>
        <w:autoSpaceDN w:val="0"/>
      </w:pPr>
      <w:r>
        <w:rPr>
          <w:color w:val="auto"/>
          <w:position w:val="0"/>
          <w:sz w:val="24"/>
          <w:szCs w:val="24"/>
          <w:rFonts w:ascii="Times New Roman" w:eastAsia="Times New Roman" w:hAnsi="Times New Roman" w:hint="default"/>
        </w:rPr>
        <w:t>经济可行性是指对项目的成本和收益进行分析，具体</w:t>
      </w:r>
      <w:del w:id="189" w:author="HeYang" w:date="2017-06-04T15:40:00Z">
        <w:r>
          <w:rPr>
            <w:color w:val="auto"/>
            <w:position w:val="0"/>
            <w:sz w:val="24"/>
            <w:szCs w:val="24"/>
            <w:rFonts w:ascii="Times New Roman" w:eastAsia="Times New Roman" w:hAnsi="Times New Roman" w:hint="default"/>
          </w:rPr>
          <w:delText>分</w:delText>
        </w:r>
      </w:del>
      <w:r>
        <w:rPr>
          <w:color w:val="auto"/>
          <w:position w:val="0"/>
          <w:sz w:val="24"/>
          <w:szCs w:val="24"/>
          <w:rFonts w:ascii="Times New Roman" w:eastAsia="Times New Roman" w:hAnsi="Times New Roman" w:hint="default"/>
        </w:rPr>
        <w:t>内容包括两个部分：新系统</w:t>
      </w:r>
      <w:r>
        <w:rPr>
          <w:color w:val="auto"/>
          <w:position w:val="0"/>
          <w:sz w:val="24"/>
          <w:szCs w:val="24"/>
          <w:rFonts w:ascii="Times New Roman" w:eastAsia="Times New Roman" w:hAnsi="Times New Roman" w:hint="default"/>
        </w:rPr>
        <w:t>所能带来的经济效益</w:t>
      </w:r>
      <w:ins w:id="190" w:author="HeYang" w:date="2017-06-04T15:40:00Z">
        <w:r>
          <w:rPr>
            <w:color w:val="auto"/>
            <w:position w:val="0"/>
            <w:sz w:val="24"/>
            <w:szCs w:val="24"/>
            <w:rFonts w:ascii="Times New Roman" w:eastAsia="Times New Roman" w:hAnsi="Times New Roman" w:hint="default"/>
          </w:rPr>
          <w:t>和</w:t>
        </w:r>
      </w:ins>
      <w:del w:id="191" w:author="HeYang" w:date="2017-06-04T15:40:00Z">
        <w:r>
          <w:rPr>
            <w:color w:val="auto"/>
            <w:position w:val="0"/>
            <w:sz w:val="24"/>
            <w:szCs w:val="24"/>
            <w:rFonts w:ascii="Times New Roman" w:eastAsia="Times New Roman" w:hAnsi="Times New Roman" w:hint="default"/>
          </w:rPr>
          <w:delText>以及</w:delText>
        </w:r>
      </w:del>
      <w:r>
        <w:rPr>
          <w:color w:val="auto"/>
          <w:position w:val="0"/>
          <w:sz w:val="24"/>
          <w:szCs w:val="24"/>
          <w:rFonts w:ascii="Times New Roman" w:eastAsia="Times New Roman" w:hAnsi="Times New Roman" w:hint="default"/>
        </w:rPr>
        <w:t>该经济效益是否</w:t>
      </w:r>
      <w:del w:id="192" w:author="HeYang" w:date="2017-06-04T15:40:00Z">
        <w:r>
          <w:rPr>
            <w:color w:val="auto"/>
            <w:position w:val="0"/>
            <w:sz w:val="24"/>
            <w:szCs w:val="24"/>
            <w:rFonts w:ascii="Times New Roman" w:eastAsia="Times New Roman" w:hAnsi="Times New Roman" w:hint="default"/>
          </w:rPr>
          <w:delText>能够</w:delText>
        </w:r>
      </w:del>
      <w:r>
        <w:rPr>
          <w:color w:val="auto"/>
          <w:position w:val="0"/>
          <w:sz w:val="24"/>
          <w:szCs w:val="24"/>
          <w:rFonts w:ascii="Times New Roman" w:eastAsia="Times New Roman" w:hAnsi="Times New Roman" w:hint="default"/>
        </w:rPr>
        <w:t>超过系统开发和系统维护所需要的费用。</w:t>
      </w:r>
    </w:p>
    <w:p>
      <w:pPr>
        <w:numPr>
          <w:ilvl w:val="0"/>
          <w:numId w:val="0"/>
        </w:numPr>
        <w:jc w:val="left"/>
        <w:spacing w:lineRule="auto" w:line="240" w:before="0" w:after="160"/>
        <w:ind w:right="0" w:firstLine="0"/>
        <w:rPr>
          <w:color w:val="auto"/>
          <w:position w:val="0"/>
          <w:sz w:val="24"/>
          <w:szCs w:val="24"/>
          <w:rFonts w:ascii="Times New Roman" w:eastAsia="Times New Roman" w:hAnsi="Times New Roman" w:hint="default"/>
          <w:ins w:id="193" w:author="HeYang" w:date="2017-06-04T15:49:00Z"/>
        </w:rPr>
        <w:autoSpaceDE w:val="0"/>
        <w:autoSpaceDN w:val="0"/>
      </w:pPr>
      <w:ins w:id="194" w:author="HeYang" w:date="2017-06-04T15:43:00Z">
        <w:r>
          <w:rPr>
            <w:color w:val="auto"/>
            <w:position w:val="0"/>
            <w:sz w:val="24"/>
            <w:szCs w:val="24"/>
            <w:rFonts w:ascii="Times New Roman" w:eastAsia="Times New Roman" w:hAnsi="Times New Roman" w:hint="default"/>
          </w:rPr>
          <w:t>对于本项目而言，在系统开发和系统维护方面的开销很小</w:t>
        </w:r>
      </w:ins>
      <w:ins w:id="195" w:author="HeYang" w:date="2017-06-04T15:45:00Z">
        <w:r>
          <w:rPr>
            <w:color w:val="auto"/>
            <w:position w:val="0"/>
            <w:sz w:val="24"/>
            <w:szCs w:val="24"/>
            <w:rFonts w:ascii="Times New Roman" w:eastAsia="Times New Roman" w:hAnsi="Times New Roman" w:hint="default"/>
          </w:rPr>
          <w:t>，</w:t>
        </w:r>
      </w:ins>
      <w:ins w:id="196" w:author="HeYang" w:date="2017-06-04T15:49:00Z">
        <w:r>
          <w:rPr>
            <w:color w:val="auto"/>
            <w:position w:val="0"/>
            <w:sz w:val="24"/>
            <w:szCs w:val="24"/>
            <w:rFonts w:ascii="Times New Roman" w:eastAsia="Times New Roman" w:hAnsi="Times New Roman" w:hint="default"/>
          </w:rPr>
          <w:t>没有过多的硬件投入，调</w:t>
        </w:r>
      </w:ins>
      <w:ins w:id="196" w:author="HeYang" w:date="2017-06-04T15:49:00Z">
        <w:r>
          <w:rPr>
            <w:color w:val="auto"/>
            <w:position w:val="0"/>
            <w:sz w:val="24"/>
            <w:szCs w:val="24"/>
            <w:rFonts w:ascii="Times New Roman" w:eastAsia="Times New Roman" w:hAnsi="Times New Roman" w:hint="default"/>
          </w:rPr>
          <w:t>试方便，开发过程中，</w:t>
        </w:r>
      </w:ins>
      <w:ins w:id="197" w:author="HeYang" w:date="2017-06-04T15:44:00Z">
        <w:r>
          <w:rPr>
            <w:color w:val="auto"/>
            <w:position w:val="0"/>
            <w:sz w:val="24"/>
            <w:szCs w:val="24"/>
            <w:rFonts w:ascii="Times New Roman" w:eastAsia="Times New Roman" w:hAnsi="Times New Roman" w:hint="default"/>
          </w:rPr>
          <w:t>Eclipse</w:t>
        </w:r>
      </w:ins>
      <w:ins w:id="198" w:author="HeYang" w:date="2017-06-04T15:45:00Z">
        <w:r>
          <w:rPr>
            <w:color w:val="auto"/>
            <w:position w:val="0"/>
            <w:sz w:val="24"/>
            <w:szCs w:val="24"/>
            <w:rFonts w:ascii="Times New Roman" w:eastAsia="Times New Roman" w:hAnsi="Times New Roman" w:hint="default"/>
          </w:rPr>
          <w:t>是</w:t>
        </w:r>
      </w:ins>
      <w:ins w:id="199" w:author="HeYang" w:date="2017-06-04T15:44:00Z">
        <w:r>
          <w:rPr>
            <w:color w:val="auto"/>
            <w:position w:val="0"/>
            <w:sz w:val="24"/>
            <w:szCs w:val="24"/>
            <w:rFonts w:ascii="Times New Roman" w:eastAsia="Times New Roman" w:hAnsi="Times New Roman" w:hint="default"/>
          </w:rPr>
          <w:t>开源免费</w:t>
        </w:r>
      </w:ins>
      <w:ins w:id="200" w:author="HeYang" w:date="2017-06-04T15:45:00Z">
        <w:r>
          <w:rPr>
            <w:color w:val="auto"/>
            <w:position w:val="0"/>
            <w:sz w:val="24"/>
            <w:szCs w:val="24"/>
            <w:rFonts w:ascii="Times New Roman" w:eastAsia="Times New Roman" w:hAnsi="Times New Roman" w:hint="default"/>
          </w:rPr>
          <w:t>的</w:t>
        </w:r>
      </w:ins>
      <w:ins w:id="201" w:author="HeYang" w:date="2017-06-04T15:44:00Z">
        <w:r>
          <w:rPr>
            <w:color w:val="auto"/>
            <w:position w:val="0"/>
            <w:sz w:val="24"/>
            <w:szCs w:val="24"/>
            <w:rFonts w:ascii="Times New Roman" w:eastAsia="Times New Roman" w:hAnsi="Times New Roman" w:hint="default"/>
          </w:rPr>
          <w:t>，本游戏在此开发环境下，不需要太复杂</w:t>
        </w:r>
      </w:ins>
      <w:ins w:id="201" w:author="HeYang" w:date="2017-06-04T15:44:00Z">
        <w:r>
          <w:rPr>
            <w:color w:val="auto"/>
            <w:position w:val="0"/>
            <w:sz w:val="24"/>
            <w:szCs w:val="24"/>
            <w:rFonts w:ascii="Times New Roman" w:eastAsia="Times New Roman" w:hAnsi="Times New Roman" w:hint="default"/>
          </w:rPr>
          <w:t>的工具和服务器支持，在完成过程中，</w:t>
        </w:r>
      </w:ins>
      <w:ins w:id="202" w:author="HeYang" w:date="2017-06-04T15:49:00Z">
        <w:r>
          <w:rPr>
            <w:color w:val="auto"/>
            <w:position w:val="0"/>
            <w:sz w:val="24"/>
            <w:szCs w:val="24"/>
            <w:rFonts w:ascii="Times New Roman" w:eastAsia="Times New Roman" w:hAnsi="Times New Roman" w:hint="default"/>
          </w:rPr>
          <w:t>也仅</w:t>
        </w:r>
      </w:ins>
      <w:ins w:id="203" w:author="HeYang" w:date="2017-06-04T15:44:00Z">
        <w:r>
          <w:rPr>
            <w:color w:val="auto"/>
            <w:position w:val="0"/>
            <w:sz w:val="24"/>
            <w:szCs w:val="24"/>
            <w:rFonts w:ascii="Times New Roman" w:eastAsia="Times New Roman" w:hAnsi="Times New Roman" w:hint="default"/>
          </w:rPr>
          <w:t>需要一台个人电脑以及在完成过程中上网</w:t>
        </w:r>
      </w:ins>
      <w:ins w:id="203" w:author="HeYang" w:date="2017-06-04T15:44:00Z">
        <w:r>
          <w:rPr>
            <w:color w:val="auto"/>
            <w:position w:val="0"/>
            <w:sz w:val="24"/>
            <w:szCs w:val="24"/>
            <w:rFonts w:ascii="Times New Roman" w:eastAsia="Times New Roman" w:hAnsi="Times New Roman" w:hint="default"/>
          </w:rPr>
          <w:t>查询所用到的人力资源以及文献资源</w:t>
        </w:r>
      </w:ins>
      <w:ins w:id="204" w:author="HeYang" w:date="2017-06-04T15:49:00Z">
        <w:r>
          <w:rPr>
            <w:color w:val="auto"/>
            <w:position w:val="0"/>
            <w:sz w:val="24"/>
            <w:szCs w:val="24"/>
            <w:rFonts w:ascii="Times New Roman" w:eastAsia="Times New Roman" w:hAnsi="Times New Roman" w:hint="default"/>
          </w:rPr>
          <w:t>。</w:t>
        </w:r>
      </w:ins>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del w:id="205" w:author="HeYang" w:date="2017-06-04T15:42:00Z"/>
        </w:rPr>
        <w:autoSpaceDE w:val="0"/>
        <w:autoSpaceDN w:val="0"/>
      </w:pPr>
      <w:ins w:id="206" w:author="HeYang" w:date="2017-06-04T15:49:00Z">
        <w:r>
          <w:rPr>
            <w:color w:val="auto"/>
            <w:position w:val="0"/>
            <w:sz w:val="24"/>
            <w:szCs w:val="24"/>
            <w:rFonts w:ascii="Times New Roman" w:eastAsia="Times New Roman" w:hAnsi="Times New Roman" w:hint="default"/>
          </w:rPr>
          <w:t>　　综上所述，</w:t>
        </w:r>
      </w:ins>
      <w:ins w:id="207" w:author="HeYang" w:date="2017-06-04T15:50:00Z">
        <w:r>
          <w:rPr>
            <w:color w:val="auto"/>
            <w:position w:val="0"/>
            <w:sz w:val="24"/>
            <w:szCs w:val="24"/>
            <w:rFonts w:ascii="Times New Roman" w:eastAsia="Times New Roman" w:hAnsi="Times New Roman" w:hint="default"/>
          </w:rPr>
          <w:t>本项目在经济上是可行的。</w:t>
        </w:r>
      </w:ins>
      <w:del w:id="208" w:author="HeYang" w:date="2017-06-04T15:42:00Z">
        <w:r>
          <w:rPr>
            <w:color w:val="auto"/>
            <w:position w:val="0"/>
            <w:sz w:val="24"/>
            <w:szCs w:val="24"/>
            <w:rFonts w:ascii="Times New Roman" w:eastAsia="Times New Roman" w:hAnsi="Times New Roman" w:hint="default"/>
          </w:rPr>
          <w:delText>经济可行性的分析一般从支出和收益两个方面进行分析。从支出角度看，需要分析人力成本</w:delText>
        </w:r>
      </w:del>
      <w:del w:id="209" w:author="HeYang" w:date="2017-06-04T15:41:00Z">
        <w:r>
          <w:rPr>
            <w:color w:val="auto"/>
            <w:position w:val="0"/>
            <w:sz w:val="24"/>
            <w:szCs w:val="24"/>
            <w:rFonts w:ascii="Times New Roman" w:eastAsia="Times New Roman" w:hAnsi="Times New Roman" w:hint="default"/>
          </w:rPr>
          <w:delText>；</w:delText>
        </w:r>
      </w:del>
      <w:del w:id="210" w:author="HeYang" w:date="2017-06-04T15:42:00Z">
        <w:r>
          <w:rPr>
            <w:color w:val="auto"/>
            <w:position w:val="0"/>
            <w:sz w:val="24"/>
            <w:szCs w:val="24"/>
            <w:rFonts w:ascii="Times New Roman" w:eastAsia="Times New Roman" w:hAnsi="Times New Roman" w:hint="default"/>
          </w:rPr>
          <w:delText>软、硬件成本</w:delText>
        </w:r>
      </w:del>
      <w:del w:id="211" w:author="HeYang" w:date="2017-06-04T15:41:00Z">
        <w:r>
          <w:rPr>
            <w:color w:val="auto"/>
            <w:position w:val="0"/>
            <w:sz w:val="24"/>
            <w:szCs w:val="24"/>
            <w:rFonts w:ascii="Times New Roman" w:eastAsia="Times New Roman" w:hAnsi="Times New Roman" w:hint="default"/>
          </w:rPr>
          <w:delText>；</w:delText>
        </w:r>
      </w:del>
      <w:del w:id="212" w:author="HeYang" w:date="2017-06-04T15:42:00Z">
        <w:r>
          <w:rPr>
            <w:color w:val="auto"/>
            <w:position w:val="0"/>
            <w:sz w:val="24"/>
            <w:szCs w:val="24"/>
            <w:rFonts w:ascii="Times New Roman" w:eastAsia="Times New Roman" w:hAnsi="Times New Roman" w:hint="default"/>
          </w:rPr>
          <w:delText>市场开拓、广告、运营成本</w:delText>
        </w:r>
      </w:del>
      <w:del w:id="213" w:author="HeYang" w:date="2017-06-04T15:41:00Z">
        <w:r>
          <w:rPr>
            <w:color w:val="auto"/>
            <w:position w:val="0"/>
            <w:sz w:val="24"/>
            <w:szCs w:val="24"/>
            <w:rFonts w:ascii="Times New Roman" w:eastAsia="Times New Roman" w:hAnsi="Times New Roman" w:hint="default"/>
          </w:rPr>
          <w:delText>；</w:delText>
        </w:r>
      </w:del>
      <w:del w:id="214" w:author="HeYang" w:date="2017-06-04T15:42:00Z">
        <w:r>
          <w:rPr>
            <w:color w:val="auto"/>
            <w:position w:val="0"/>
            <w:sz w:val="24"/>
            <w:szCs w:val="24"/>
            <w:rFonts w:ascii="Times New Roman" w:eastAsia="Times New Roman" w:hAnsi="Times New Roman" w:hint="default"/>
          </w:rPr>
          <w:delText>后期维护升级成本</w:delText>
        </w:r>
      </w:del>
      <w:del w:id="215" w:author="HeYang" w:date="2017-06-04T15:41:00Z">
        <w:r>
          <w:rPr>
            <w:color w:val="auto"/>
            <w:position w:val="0"/>
            <w:sz w:val="24"/>
            <w:szCs w:val="24"/>
            <w:rFonts w:ascii="Times New Roman" w:eastAsia="Times New Roman" w:hAnsi="Times New Roman" w:hint="default"/>
          </w:rPr>
          <w:delText>；</w:delText>
        </w:r>
      </w:del>
      <w:del w:id="216" w:author="HeYang" w:date="2017-06-04T15:42:00Z">
        <w:r>
          <w:rPr>
            <w:color w:val="auto"/>
            <w:position w:val="0"/>
            <w:sz w:val="24"/>
            <w:szCs w:val="24"/>
            <w:rFonts w:ascii="Times New Roman" w:eastAsia="Times New Roman" w:hAnsi="Times New Roman" w:hint="default"/>
          </w:rPr>
          <w:delText>其他支出。从收益角度看，需要分析一次性销售收益；服务费用收益；投资回报周期；使用人数及用户规模；隐性价值，如口碑收益等。</w:delText>
        </w:r>
      </w:del>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del w:id="217" w:author="HeYang" w:date="2017-06-04T15:46:00Z">
        <w:r>
          <w:rPr>
            <w:color w:val="auto"/>
            <w:position w:val="0"/>
            <w:sz w:val="24"/>
            <w:szCs w:val="24"/>
            <w:rFonts w:ascii="Times New Roman" w:eastAsia="Times New Roman" w:hAnsi="Times New Roman" w:hint="default"/>
          </w:rPr>
          <w:delText>通常在分析经济可行性时，应该详细分析以上提到的内容，得出成本</w:delText>
        </w:r>
      </w:del>
      <w:del w:id="218" w:author="HeYang" w:date="2017-06-03T21:44:00Z">
        <w:r>
          <w:rPr>
            <w:color w:val="auto"/>
            <w:position w:val="0"/>
            <w:sz w:val="24"/>
            <w:szCs w:val="24"/>
            <w:rFonts w:ascii="Times New Roman" w:eastAsia="Times New Roman" w:hAnsi="Times New Roman" w:hint="default"/>
          </w:rPr>
          <w:delText>－</w:delText>
        </w:r>
      </w:del>
      <w:del w:id="219" w:author="HeYang" w:date="2017-06-04T15:46:00Z">
        <w:r>
          <w:rPr>
            <w:color w:val="auto"/>
            <w:position w:val="0"/>
            <w:sz w:val="24"/>
            <w:szCs w:val="24"/>
            <w:rFonts w:ascii="Times New Roman" w:eastAsia="Times New Roman" w:hAnsi="Times New Roman" w:hint="default"/>
          </w:rPr>
          <w:delText>效益比、产出比之类的数据。鉴于此次开发的主要目的在于完成毕设、锻炼能力，并不注重于本项目开发带来多少经济上的收益以及后续此游戏的发展潜力，并且，此游戏也并不涉及上线盈利，因而在此处不做过多的市场经济分析。</w:delText>
        </w:r>
      </w:del>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del w:id="220" w:author="HeYang" w:date="2017-06-04T15:46:00Z"/>
        </w:rPr>
        <w:autoSpaceDE w:val="0"/>
        <w:autoSpaceDN w:val="0"/>
      </w:pPr>
      <w:del w:id="221" w:author="HeYang" w:date="2017-06-04T15:46:00Z">
        <w:r>
          <w:rPr>
            <w:color w:val="auto"/>
            <w:position w:val="0"/>
            <w:sz w:val="24"/>
            <w:szCs w:val="24"/>
            <w:rFonts w:ascii="Times New Roman" w:eastAsia="Times New Roman" w:hAnsi="Times New Roman" w:hint="default"/>
          </w:rPr>
          <w:delText>此次项目的完成，成本微小，鉴于</w:delText>
        </w:r>
      </w:del>
      <w:del w:id="222" w:author="HeYang" w:date="2017-06-04T15:44:00Z">
        <w:r>
          <w:rPr>
            <w:color w:val="auto"/>
            <w:position w:val="0"/>
            <w:sz w:val="24"/>
            <w:szCs w:val="24"/>
            <w:rFonts w:ascii="Times New Roman" w:eastAsia="Times New Roman" w:hAnsi="Times New Roman" w:hint="default"/>
          </w:rPr>
          <w:delText>Eclipse的开源免费，本游戏在此开发环境下在设计过程中，不需要太复杂的工具和服务器支持，在完成过程中，需要一台个人电脑以及在完成过程中上网查询所用到的人力资源以及文献资源。</w:delText>
        </w:r>
      </w:del>
      <w:bookmarkStart w:id="114" w:name="_Toc484356108"/>
      <w:bookmarkEnd w:id="114"/>
      <w:bookmarkStart w:id="115" w:name="_Toc484356188"/>
      <w:bookmarkEnd w:id="115"/>
      <w:bookmarkStart w:id="116" w:name="_Toc484356348"/>
      <w:bookmarkEnd w:id="116"/>
      <w:bookmarkStart w:id="117" w:name="_Toc484463959"/>
      <w:bookmarkEnd w:id="117"/>
      <w:bookmarkStart w:id="118" w:name="_Toc484356268"/>
      <w:bookmarkEnd w:id="118"/>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del w:id="223" w:author="HeYang" w:date="2017-06-04T15:46:00Z"/>
        </w:rPr>
        <w:autoSpaceDE w:val="0"/>
        <w:autoSpaceDN w:val="0"/>
      </w:pPr>
      <w:del w:id="224" w:author="HeYang" w:date="2017-06-04T15:46:00Z">
        <w:r>
          <w:rPr>
            <w:color w:val="auto"/>
            <w:position w:val="0"/>
            <w:sz w:val="24"/>
            <w:szCs w:val="24"/>
            <w:rFonts w:ascii="Times New Roman" w:eastAsia="Times New Roman" w:hAnsi="Times New Roman" w:hint="default"/>
          </w:rPr>
          <w:delText>由以上分析可知，本软件在经济上也是可行的。</w:delText>
        </w:r>
      </w:del>
      <w:bookmarkStart w:id="119" w:name="_Toc484356109"/>
      <w:bookmarkEnd w:id="119"/>
      <w:bookmarkStart w:id="120" w:name="_Toc484463960"/>
      <w:bookmarkEnd w:id="120"/>
      <w:bookmarkStart w:id="121" w:name="_Toc484356269"/>
      <w:bookmarkEnd w:id="121"/>
      <w:bookmarkStart w:id="122" w:name="_Toc484356349"/>
      <w:bookmarkEnd w:id="122"/>
      <w:bookmarkStart w:id="123" w:name="_Toc484356189"/>
      <w:bookmarkEnd w:id="123"/>
    </w:p>
    <w:p>
      <w:pPr>
        <w:bidi w:val="0"/>
        <w:numPr>
          <w:ilvl w:val="2"/>
          <w:numId w:val="1"/>
        </w:numPr>
        <w:jc w:val="left"/>
        <w:spacing w:lineRule="exact" w:line="440" w:before="240" w:after="240"/>
        <w:ind w:right="0" w:left="709" w:hanging="709"/>
        <w:rPr>
          <w:b w:val="1"/>
          <w:color w:val="auto"/>
          <w:position w:val="0"/>
          <w:sz w:val="28"/>
          <w:szCs w:val="28"/>
          <w:rFonts w:ascii="Times New Roman" w:eastAsia="黑体" w:hAnsi="黑体" w:hint="default"/>
        </w:rPr>
        <w:outlineLvl w:val="2"/>
        <w:autoSpaceDE w:val="1"/>
        <w:autoSpaceDN w:val="1"/>
      </w:pPr>
      <w:bookmarkStart w:id="124" w:name="_Toc421526413"/>
      <w:r>
        <w:rPr>
          <w:color w:val="auto"/>
          <w:position w:val="0"/>
          <w:sz w:val="28"/>
          <w:szCs w:val="28"/>
          <w:rFonts w:ascii="Times New Roman" w:eastAsia="黑体" w:hAnsi="黑体" w:hint="default"/>
        </w:rPr>
        <w:t>　　</w:t>
      </w:r>
      <w:bookmarkStart w:id="125" w:name="_Toc484463961"/>
      <w:r>
        <w:rPr>
          <w:color w:val="auto"/>
          <w:position w:val="0"/>
          <w:sz w:val="28"/>
          <w:szCs w:val="28"/>
          <w:rFonts w:ascii="Times New Roman" w:eastAsia="黑体" w:hAnsi="黑体" w:hint="default"/>
        </w:rPr>
        <w:t>社会可行性</w:t>
      </w:r>
      <w:bookmarkEnd w:id="124"/>
      <w:bookmarkEnd w:id="125"/>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社会可行性广义上可分为三大部分：道德方面、法律方面、社会方面。</w:t>
      </w:r>
      <w:del w:id="225" w:author="HeYang" w:date="2017-06-04T15:54:00Z">
        <w:r>
          <w:rPr>
            <w:color w:val="auto"/>
            <w:position w:val="0"/>
            <w:sz w:val="24"/>
            <w:szCs w:val="24"/>
            <w:rFonts w:ascii="Times New Roman" w:eastAsia="Times New Roman" w:hAnsi="Times New Roman" w:hint="default"/>
          </w:rPr>
          <w:delText>社会方面又可分为四个内容：解决社会层面的那些问题、社会认可度、社会影响力、自有资源。</w:delText>
        </w:r>
      </w:del>
      <w:r>
        <w:rPr>
          <w:color w:val="auto"/>
          <w:position w:val="0"/>
          <w:sz w:val="24"/>
          <w:szCs w:val="24"/>
          <w:rFonts w:ascii="Times New Roman" w:eastAsia="Times New Roman" w:hAnsi="Times New Roman" w:hint="default"/>
        </w:rPr>
        <w:t>接下来将</w:t>
      </w:r>
      <w:r>
        <w:rPr>
          <w:color w:val="auto"/>
          <w:position w:val="0"/>
          <w:sz w:val="24"/>
          <w:szCs w:val="24"/>
          <w:rFonts w:ascii="Times New Roman" w:eastAsia="Times New Roman" w:hAnsi="Times New Roman" w:hint="default"/>
        </w:rPr>
        <w:t>就这几个方面，对此次项目进行分析。</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从道德方面来看，本次开发无论从过程中还是最终完成的产品上看均不涉及传播</w:t>
      </w:r>
      <w:r>
        <w:rPr>
          <w:color w:val="auto"/>
          <w:position w:val="0"/>
          <w:sz w:val="24"/>
          <w:szCs w:val="24"/>
          <w:rFonts w:ascii="Times New Roman" w:eastAsia="Times New Roman" w:hAnsi="Times New Roman" w:hint="default"/>
        </w:rPr>
        <w:t>低级黄色内容、社会负能量。本次开发目的主要是借毕业设计巩固所学专业知识，一切</w:t>
      </w:r>
      <w:r>
        <w:rPr>
          <w:color w:val="auto"/>
          <w:position w:val="0"/>
          <w:sz w:val="24"/>
          <w:szCs w:val="24"/>
          <w:rFonts w:ascii="Times New Roman" w:eastAsia="Times New Roman" w:hAnsi="Times New Roman" w:hint="default"/>
        </w:rPr>
        <w:t>皆以个人为单位，不涉及广泛传播及使用，对社会基本不造成任何不良影响。</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从法律方面来讲，本次开发过程和最终产品因开发目的不涉及版权、社会安全等法</w:t>
      </w:r>
      <w:r>
        <w:rPr>
          <w:color w:val="auto"/>
          <w:position w:val="0"/>
          <w:sz w:val="24"/>
          <w:szCs w:val="24"/>
          <w:rFonts w:ascii="Times New Roman" w:eastAsia="Times New Roman" w:hAnsi="Times New Roman" w:hint="default"/>
        </w:rPr>
        <w:t>律问题。在开发过程中，参考的所有文献会列明，尊重知识产权，尊重专利版权，不会</w:t>
      </w:r>
      <w:r>
        <w:rPr>
          <w:color w:val="auto"/>
          <w:position w:val="0"/>
          <w:sz w:val="24"/>
          <w:szCs w:val="24"/>
          <w:rFonts w:ascii="Times New Roman" w:eastAsia="Times New Roman" w:hAnsi="Times New Roman" w:hint="default"/>
        </w:rPr>
        <w:t>将产品投入社会使用。</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从社会方面来谈，本次开发是对已有成果的一次学习和开发体验，虽不能带来</w:t>
      </w:r>
      <w:ins w:id="226" w:author="HeYang" w:date="2017-06-04T15:55:00Z">
        <w:r>
          <w:rPr>
            <w:color w:val="auto"/>
            <w:position w:val="0"/>
            <w:sz w:val="24"/>
            <w:szCs w:val="24"/>
            <w:rFonts w:ascii="Times New Roman" w:eastAsia="Times New Roman" w:hAnsi="Times New Roman" w:hint="default"/>
          </w:rPr>
          <w:t>很</w:t>
        </w:r>
      </w:ins>
      <w:del w:id="227" w:author="HeYang" w:date="2017-06-04T15:55:00Z">
        <w:r>
          <w:rPr>
            <w:color w:val="auto"/>
            <w:position w:val="0"/>
            <w:sz w:val="24"/>
            <w:szCs w:val="24"/>
            <w:rFonts w:ascii="Times New Roman" w:eastAsia="Times New Roman" w:hAnsi="Times New Roman" w:hint="default"/>
          </w:rPr>
          <w:delText>多</w:delText>
        </w:r>
      </w:del>
      <w:r>
        <w:rPr>
          <w:color w:val="auto"/>
          <w:position w:val="0"/>
          <w:sz w:val="24"/>
          <w:szCs w:val="24"/>
          <w:rFonts w:ascii="Times New Roman" w:eastAsia="Times New Roman" w:hAnsi="Times New Roman" w:hint="default"/>
        </w:rPr>
        <w:t>大的社会价值，但不同程度上实现了开发者个人价值。因不涉及产品推广，所以不涉及</w:t>
      </w:r>
      <w:r>
        <w:rPr>
          <w:color w:val="auto"/>
          <w:position w:val="0"/>
          <w:sz w:val="24"/>
          <w:szCs w:val="24"/>
          <w:rFonts w:ascii="Times New Roman" w:eastAsia="Times New Roman" w:hAnsi="Times New Roman" w:hint="default"/>
        </w:rPr>
        <w:t>产品带来的社会经济效益和社会影响力。</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ins w:id="228" w:author="HeYang" w:date="2017-06-04T15:54:00Z"/>
        </w:rPr>
        <w:autoSpaceDE w:val="0"/>
        <w:autoSpaceDN w:val="0"/>
      </w:pPr>
      <w:r>
        <w:rPr>
          <w:color w:val="auto"/>
          <w:position w:val="0"/>
          <w:sz w:val="24"/>
          <w:szCs w:val="24"/>
          <w:rFonts w:ascii="Times New Roman" w:eastAsia="Times New Roman" w:hAnsi="Times New Roman" w:hint="default"/>
        </w:rPr>
        <w:t>由以上分析可知，本软件具有社会可行性。</w:t>
      </w:r>
    </w:p>
    <w:p>
      <w:pPr>
        <w:bidi w:val="0"/>
        <w:numPr>
          <w:ilvl w:val="2"/>
          <w:numId w:val="1"/>
        </w:numPr>
        <w:jc w:val="left"/>
        <w:spacing w:lineRule="exact" w:line="440" w:before="240" w:after="240"/>
        <w:ind w:right="0" w:left="709" w:hanging="709"/>
        <w:rPr>
          <w:b w:val="1"/>
          <w:color w:val="auto"/>
          <w:position w:val="0"/>
          <w:sz w:val="28"/>
          <w:szCs w:val="28"/>
          <w:rFonts w:ascii="Times New Roman" w:eastAsia="黑体" w:hAnsi="黑体" w:hint="default"/>
          <w:ins w:id="229" w:author="HeYang" w:date="2017-06-04T15:54:00Z"/>
        </w:rPr>
        <w:outlineLvl w:val="2"/>
        <w:autoSpaceDE w:val="1"/>
        <w:autoSpaceDN w:val="1"/>
      </w:pPr>
      <w:ins w:id="230" w:author="HeYang" w:date="2017-06-04T15:54:00Z">
        <w:r>
          <w:rPr>
            <w:color w:val="auto"/>
            <w:position w:val="0"/>
            <w:sz w:val="28"/>
            <w:szCs w:val="28"/>
            <w:rFonts w:ascii="Times New Roman" w:eastAsia="黑体" w:hAnsi="黑体" w:hint="default"/>
          </w:rPr>
          <w:t>　　操作可行性</w:t>
        </w:r>
      </w:ins>
    </w:p>
    <w:p>
      <w:pPr>
        <w:numPr>
          <w:ilvl w:val="0"/>
          <w:numId w:val="0"/>
        </w:numPr>
        <w:jc w:val="left"/>
        <w:spacing w:lineRule="auto" w:line="240" w:before="0" w:after="160"/>
        <w:ind w:right="0" w:firstLine="480"/>
        <w:tabs>
          <w:tab w:val="left" w:pos="2668"/>
        </w:tabs>
        <w:rPr>
          <w:color w:val="auto"/>
          <w:position w:val="0"/>
          <w:sz w:val="24"/>
          <w:szCs w:val="24"/>
          <w:rFonts w:ascii="Times New Roman" w:eastAsia="Times New Roman" w:hAnsi="Times New Roman" w:hint="default"/>
          <w:ins w:id="232" w:author="HeYang" w:date="2017-06-04T16:02:00Z"/>
        </w:rPr>
        <w:autoSpaceDE w:val="1"/>
        <w:autoSpaceDN w:val="1"/>
      </w:pPr>
      <w:ins w:id="233" w:author="HeYang" w:date="2017-06-04T15:56:00Z">
        <w:r>
          <w:rPr>
            <w:color w:val="auto"/>
            <w:position w:val="0"/>
            <w:sz w:val="24"/>
            <w:szCs w:val="24"/>
            <w:rFonts w:ascii="Times New Roman" w:eastAsia="Times New Roman" w:hAnsi="Times New Roman" w:hint="default"/>
          </w:rPr>
          <w:t>操作可行性主要分析系统操作</w:t>
        </w:r>
      </w:ins>
      <w:ins w:id="234" w:author="HeYang" w:date="2017-06-04T15:57:00Z">
        <w:r>
          <w:rPr>
            <w:color w:val="auto"/>
            <w:position w:val="0"/>
            <w:sz w:val="24"/>
            <w:szCs w:val="24"/>
            <w:rFonts w:ascii="Times New Roman" w:eastAsia="Times New Roman" w:hAnsi="Times New Roman" w:hint="default"/>
          </w:rPr>
          <w:t>难度问题。</w:t>
        </w:r>
      </w:ins>
      <w:ins w:id="235" w:author="HeYang" w:date="2017-06-04T15:57:00Z">
        <w:r>
          <w:rPr>
            <w:color w:val="auto"/>
            <w:position w:val="0"/>
            <w:sz w:val="24"/>
            <w:szCs w:val="24"/>
            <w:rFonts w:ascii="Times New Roman" w:eastAsia="Times New Roman" w:hAnsi="Times New Roman" w:hint="default"/>
          </w:rPr>
          <w:t>本游戏界面以窗口形式给出，</w:t>
        </w:r>
      </w:ins>
      <w:ins w:id="236" w:author="HeYang" w:date="2017-06-04T16:00:00Z">
        <w:r>
          <w:rPr>
            <w:color w:val="auto"/>
            <w:position w:val="0"/>
            <w:sz w:val="24"/>
            <w:szCs w:val="24"/>
            <w:rFonts w:ascii="Times New Roman" w:eastAsia="Times New Roman" w:hAnsi="Times New Roman" w:hint="default"/>
          </w:rPr>
          <w:t>可视化强，</w:t>
        </w:r>
      </w:ins>
      <w:ins w:id="236" w:author="HeYang" w:date="2017-06-04T16:00:00Z">
        <w:r>
          <w:rPr>
            <w:color w:val="auto"/>
            <w:position w:val="0"/>
            <w:sz w:val="24"/>
            <w:szCs w:val="24"/>
            <w:rFonts w:ascii="Times New Roman" w:eastAsia="Times New Roman" w:hAnsi="Times New Roman" w:hint="default"/>
          </w:rPr>
          <w:t>整体风格简洁大气，</w:t>
        </w:r>
      </w:ins>
      <w:ins w:id="237" w:author="HeYang" w:date="2017-06-04T15:57:00Z">
        <w:r>
          <w:rPr>
            <w:color w:val="auto"/>
            <w:position w:val="0"/>
            <w:sz w:val="24"/>
            <w:szCs w:val="24"/>
            <w:rFonts w:ascii="Times New Roman" w:eastAsia="Times New Roman" w:hAnsi="Times New Roman" w:hint="default"/>
          </w:rPr>
          <w:t>各个功能键</w:t>
        </w:r>
      </w:ins>
      <w:ins w:id="238" w:author="HeYang" w:date="2017-06-04T15:58:00Z">
        <w:r>
          <w:rPr>
            <w:color w:val="auto"/>
            <w:position w:val="0"/>
            <w:sz w:val="24"/>
            <w:szCs w:val="24"/>
            <w:rFonts w:ascii="Times New Roman" w:eastAsia="Times New Roman" w:hAnsi="Times New Roman" w:hint="default"/>
          </w:rPr>
          <w:t>布局合理使得游戏功能一目了然。整个游戏</w:t>
        </w:r>
      </w:ins>
      <w:ins w:id="239" w:author="HeYang" w:date="2017-06-04T16:01:00Z">
        <w:r>
          <w:rPr>
            <w:color w:val="auto"/>
            <w:position w:val="0"/>
            <w:sz w:val="24"/>
            <w:szCs w:val="24"/>
            <w:rFonts w:ascii="Times New Roman" w:eastAsia="Times New Roman" w:hAnsi="Times New Roman" w:hint="default"/>
          </w:rPr>
          <w:t>过程</w:t>
        </w:r>
      </w:ins>
      <w:ins w:id="240" w:author="HeYang" w:date="2017-06-04T15:58:00Z">
        <w:r>
          <w:rPr>
            <w:color w:val="auto"/>
            <w:position w:val="0"/>
            <w:sz w:val="24"/>
            <w:szCs w:val="24"/>
            <w:rFonts w:ascii="Times New Roman" w:eastAsia="Times New Roman" w:hAnsi="Times New Roman" w:hint="default"/>
          </w:rPr>
          <w:t>操作简</w:t>
        </w:r>
      </w:ins>
      <w:ins w:id="240" w:author="HeYang" w:date="2017-06-04T15:58:00Z">
        <w:r>
          <w:rPr>
            <w:color w:val="auto"/>
            <w:position w:val="0"/>
            <w:sz w:val="24"/>
            <w:szCs w:val="24"/>
            <w:rFonts w:ascii="Times New Roman" w:eastAsia="Times New Roman" w:hAnsi="Times New Roman" w:hint="default"/>
          </w:rPr>
          <w:t>单易上手，完全依靠鼠标点击操作</w:t>
        </w:r>
      </w:ins>
      <w:ins w:id="241" w:author="HeYang" w:date="2017-06-04T16:01:00Z">
        <w:r>
          <w:rPr>
            <w:color w:val="auto"/>
            <w:position w:val="0"/>
            <w:sz w:val="24"/>
            <w:szCs w:val="24"/>
            <w:rFonts w:ascii="Times New Roman" w:eastAsia="Times New Roman" w:hAnsi="Times New Roman" w:hint="default"/>
          </w:rPr>
          <w:t>，</w:t>
        </w:r>
      </w:ins>
      <w:ins w:id="242" w:author="HeYang" w:date="2017-06-04T16:02:00Z">
        <w:r>
          <w:rPr>
            <w:color w:val="auto"/>
            <w:position w:val="0"/>
            <w:sz w:val="24"/>
            <w:szCs w:val="24"/>
            <w:rFonts w:ascii="Times New Roman" w:eastAsia="Times New Roman" w:hAnsi="Times New Roman" w:hint="default"/>
          </w:rPr>
          <w:t>在简单说明或培训下，</w:t>
        </w:r>
      </w:ins>
      <w:ins w:id="243" w:author="HeYang" w:date="2017-06-04T16:01:00Z">
        <w:r>
          <w:rPr>
            <w:color w:val="auto"/>
            <w:position w:val="0"/>
            <w:sz w:val="24"/>
            <w:szCs w:val="24"/>
            <w:rFonts w:ascii="Times New Roman" w:eastAsia="Times New Roman" w:hAnsi="Times New Roman" w:hint="default"/>
          </w:rPr>
          <w:t>操作上基本没有难度。</w:t>
        </w:r>
      </w:ins>
    </w:p>
    <w:p>
      <w:pPr>
        <w:numPr>
          <w:ilvl w:val="0"/>
          <w:numId w:val="0"/>
        </w:numPr>
        <w:jc w:val="left"/>
        <w:spacing w:lineRule="auto" w:line="240" w:before="0" w:after="160"/>
        <w:ind w:right="0" w:firstLine="480"/>
        <w:tabs>
          <w:tab w:val="left" w:pos="2668"/>
        </w:tabs>
        <w:rPr>
          <w:color w:val="auto"/>
          <w:position w:val="0"/>
          <w:sz w:val="24"/>
          <w:szCs w:val="24"/>
          <w:rFonts w:ascii="Times New Roman" w:eastAsia="Times New Roman" w:hAnsi="Times New Roman" w:hint="default"/>
        </w:rPr>
        <w:autoSpaceDE w:val="1"/>
        <w:autoSpaceDN w:val="1"/>
      </w:pPr>
      <w:ins w:id="244" w:author="HeYang" w:date="2017-06-04T16:02:00Z">
        <w:r>
          <w:rPr>
            <w:color w:val="auto"/>
            <w:position w:val="0"/>
            <w:sz w:val="24"/>
            <w:szCs w:val="24"/>
            <w:rFonts w:ascii="Times New Roman" w:eastAsia="Times New Roman" w:hAnsi="Times New Roman" w:hint="default"/>
          </w:rPr>
          <w:t>综上</w:t>
        </w:r>
      </w:ins>
      <w:ins w:id="245" w:author="HeYang" w:date="2017-06-04T16:03:00Z">
        <w:r>
          <w:rPr>
            <w:color w:val="auto"/>
            <w:position w:val="0"/>
            <w:sz w:val="24"/>
            <w:szCs w:val="24"/>
            <w:rFonts w:ascii="Times New Roman" w:eastAsia="Times New Roman" w:hAnsi="Times New Roman" w:hint="default"/>
          </w:rPr>
          <w:t>所述</w:t>
        </w:r>
      </w:ins>
      <w:ins w:id="246" w:author="HeYang" w:date="2017-06-04T16:02:00Z">
        <w:r>
          <w:rPr>
            <w:color w:val="auto"/>
            <w:position w:val="0"/>
            <w:sz w:val="24"/>
            <w:szCs w:val="24"/>
            <w:rFonts w:ascii="Times New Roman" w:eastAsia="Times New Roman" w:hAnsi="Times New Roman" w:hint="default"/>
          </w:rPr>
          <w:t>，本游戏具有</w:t>
        </w:r>
      </w:ins>
      <w:ins w:id="247" w:author="HeYang" w:date="2017-06-04T16:03:00Z">
        <w:r>
          <w:rPr>
            <w:color w:val="auto"/>
            <w:position w:val="0"/>
            <w:sz w:val="24"/>
            <w:szCs w:val="24"/>
            <w:rFonts w:ascii="Times New Roman" w:eastAsia="Times New Roman" w:hAnsi="Times New Roman" w:hint="default"/>
          </w:rPr>
          <w:t>技术可行性、经济可行性、</w:t>
        </w:r>
      </w:ins>
      <w:ins w:id="248" w:author="HeYang" w:date="2017-06-04T16:02:00Z">
        <w:r>
          <w:rPr>
            <w:color w:val="auto"/>
            <w:position w:val="0"/>
            <w:sz w:val="24"/>
            <w:szCs w:val="24"/>
            <w:rFonts w:ascii="Times New Roman" w:eastAsia="Times New Roman" w:hAnsi="Times New Roman" w:hint="default"/>
          </w:rPr>
          <w:t>操作可行性</w:t>
        </w:r>
      </w:ins>
      <w:ins w:id="249" w:author="HeYang" w:date="2017-06-04T16:03:00Z">
        <w:r>
          <w:rPr>
            <w:color w:val="auto"/>
            <w:position w:val="0"/>
            <w:sz w:val="24"/>
            <w:szCs w:val="24"/>
            <w:rFonts w:ascii="Times New Roman" w:eastAsia="Times New Roman" w:hAnsi="Times New Roman" w:hint="default"/>
          </w:rPr>
          <w:t>和社会可行性</w:t>
        </w:r>
      </w:ins>
      <w:ins w:id="250" w:author="HeYang" w:date="2017-06-04T16:04:00Z">
        <w:r>
          <w:rPr>
            <w:color w:val="auto"/>
            <w:position w:val="0"/>
            <w:sz w:val="24"/>
            <w:szCs w:val="24"/>
            <w:rFonts w:ascii="Times New Roman" w:eastAsia="Times New Roman" w:hAnsi="Times New Roman" w:hint="default"/>
          </w:rPr>
          <w:t>值得开</w:t>
        </w:r>
      </w:ins>
      <w:ins w:id="250" w:author="HeYang" w:date="2017-06-04T16:04:00Z">
        <w:r>
          <w:rPr>
            <w:color w:val="auto"/>
            <w:position w:val="0"/>
            <w:sz w:val="24"/>
            <w:szCs w:val="24"/>
            <w:rFonts w:ascii="Times New Roman" w:eastAsia="Times New Roman" w:hAnsi="Times New Roman" w:hint="default"/>
          </w:rPr>
          <w:t>发。</w:t>
        </w:r>
      </w:ins>
    </w:p>
    <w:p>
      <w:pPr>
        <w:bidi w:val="0"/>
        <w:numPr>
          <w:ilvl w:val="1"/>
          <w:numId w:val="1"/>
        </w:numPr>
        <w:jc w:val="left"/>
        <w:spacing w:lineRule="exact" w:line="440" w:before="240" w:after="240"/>
        <w:ind w:right="0" w:left="567" w:hanging="567"/>
        <w:rPr>
          <w:b w:val="1"/>
          <w:color w:val="auto"/>
          <w:position w:val="0"/>
          <w:sz w:val="30"/>
          <w:szCs w:val="30"/>
          <w:rFonts w:ascii="Times New Roman" w:eastAsia="黑体" w:hAnsi="黑体" w:hint="default"/>
        </w:rPr>
        <w:outlineLvl w:val="1"/>
        <w:autoSpaceDE w:val="1"/>
        <w:autoSpaceDN w:val="1"/>
      </w:pPr>
      <w:bookmarkStart w:id="126" w:name="_Toc421526416"/>
      <w:r>
        <w:rPr>
          <w:color w:val="auto"/>
          <w:position w:val="0"/>
          <w:sz w:val="30"/>
          <w:szCs w:val="30"/>
          <w:rFonts w:ascii="Times New Roman" w:eastAsia="黑体" w:hAnsi="黑体" w:hint="default"/>
        </w:rPr>
        <w:t>　　</w:t>
      </w:r>
      <w:bookmarkStart w:id="127" w:name="_Toc484463963"/>
      <w:r>
        <w:rPr>
          <w:color w:val="auto"/>
          <w:position w:val="0"/>
          <w:sz w:val="30"/>
          <w:szCs w:val="30"/>
          <w:rFonts w:ascii="Times New Roman" w:eastAsia="黑体" w:hAnsi="黑体" w:hint="default"/>
        </w:rPr>
        <w:t>连连看游戏需求描述及规则</w:t>
      </w:r>
      <w:bookmarkEnd w:id="126"/>
      <w:bookmarkStart w:id="128" w:name="_Toc417887055"/>
      <w:r>
        <w:rPr>
          <w:color w:val="auto"/>
          <w:position w:val="0"/>
          <w:sz w:val="30"/>
          <w:szCs w:val="30"/>
          <w:rFonts w:ascii="Times New Roman" w:eastAsia="黑体" w:hAnsi="黑体" w:hint="default"/>
        </w:rPr>
        <w:t>描述</w:t>
      </w:r>
      <w:bookmarkEnd w:id="127"/>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游戏规则是模仿网络上普通的连连看游戏，</w:t>
      </w:r>
      <w:ins w:id="251" w:author="HeYang" w:date="2017-06-04T16:07:00Z">
        <w:r>
          <w:rPr>
            <w:color w:val="auto"/>
            <w:position w:val="0"/>
            <w:sz w:val="24"/>
            <w:szCs w:val="24"/>
            <w:rFonts w:ascii="Times New Roman" w:eastAsia="Times New Roman" w:hAnsi="Times New Roman" w:hint="default"/>
          </w:rPr>
          <w:t>即</w:t>
        </w:r>
      </w:ins>
      <w:del w:id="252" w:author="HeYang" w:date="2017-06-04T16:07:00Z">
        <w:r>
          <w:rPr>
            <w:color w:val="auto"/>
            <w:position w:val="0"/>
            <w:sz w:val="24"/>
            <w:szCs w:val="24"/>
            <w:rFonts w:ascii="Times New Roman" w:eastAsia="Times New Roman" w:hAnsi="Times New Roman" w:hint="default"/>
          </w:rPr>
          <w:delText>主要需求是</w:delText>
        </w:r>
      </w:del>
      <w:r>
        <w:rPr>
          <w:color w:val="auto"/>
          <w:position w:val="0"/>
          <w:sz w:val="24"/>
          <w:szCs w:val="24"/>
          <w:rFonts w:ascii="Times New Roman" w:eastAsia="Times New Roman" w:hAnsi="Times New Roman" w:hint="default"/>
        </w:rPr>
        <w:t>解决鼠标两次点击的图片能否消去</w:t>
      </w:r>
      <w:r>
        <w:rPr>
          <w:color w:val="auto"/>
          <w:position w:val="0"/>
          <w:sz w:val="24"/>
          <w:szCs w:val="24"/>
          <w:rFonts w:ascii="Times New Roman" w:eastAsia="Times New Roman" w:hAnsi="Times New Roman" w:hint="default"/>
        </w:rPr>
        <w:t>的问题。当然，前提是点击两张相同的图片，若点击的是同一张图片或者两张不同的图</w:t>
      </w:r>
      <w:r>
        <w:rPr>
          <w:color w:val="auto"/>
          <w:position w:val="0"/>
          <w:sz w:val="24"/>
          <w:szCs w:val="24"/>
          <w:rFonts w:ascii="Times New Roman" w:eastAsia="Times New Roman" w:hAnsi="Times New Roman" w:hint="default"/>
        </w:rPr>
        <w:t>片，则不予以处理。在两张相同图片所能连通的所有路径中，如果存在一条转弯点不多</w:t>
      </w:r>
      <w:r>
        <w:rPr>
          <w:color w:val="auto"/>
          <w:position w:val="0"/>
          <w:sz w:val="24"/>
          <w:szCs w:val="24"/>
          <w:rFonts w:ascii="Times New Roman" w:eastAsia="Times New Roman" w:hAnsi="Times New Roman" w:hint="default"/>
        </w:rPr>
        <w:t>于两个的路径，就可以消去；如果没有，则不予以处理。</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开始制作游戏时，主要需要解决的问题有以下几个方面：第一，如何设置整个游</w:t>
      </w:r>
      <w:r>
        <w:rPr>
          <w:color w:val="auto"/>
          <w:position w:val="0"/>
          <w:sz w:val="24"/>
          <w:szCs w:val="24"/>
          <w:rFonts w:ascii="Times New Roman" w:eastAsia="Times New Roman" w:hAnsi="Times New Roman" w:hint="default"/>
        </w:rPr>
        <w:t>戏的界面。第二，如何控制连连看游戏中随机图片的生成且每种图片生成个数必须为偶</w:t>
      </w:r>
      <w:r>
        <w:rPr>
          <w:color w:val="auto"/>
          <w:position w:val="0"/>
          <w:sz w:val="24"/>
          <w:szCs w:val="24"/>
          <w:rFonts w:ascii="Times New Roman" w:eastAsia="Times New Roman" w:hAnsi="Times New Roman" w:hint="default"/>
        </w:rPr>
        <w:t>数。第三，游戏开始后，需要判断鼠标两次点击的图片能否消去，即判断图片是否相同</w:t>
      </w:r>
      <w:r>
        <w:rPr>
          <w:color w:val="auto"/>
          <w:position w:val="0"/>
          <w:sz w:val="24"/>
          <w:szCs w:val="24"/>
          <w:rFonts w:ascii="Times New Roman" w:eastAsia="Times New Roman" w:hAnsi="Times New Roman" w:hint="default"/>
        </w:rPr>
        <w:t>且</w:t>
      </w:r>
      <w:del w:id="253" w:author="HeYang" w:date="2017-06-04T16:06:00Z">
        <w:r>
          <w:rPr>
            <w:color w:val="auto"/>
            <w:position w:val="0"/>
            <w:sz w:val="24"/>
            <w:szCs w:val="24"/>
            <w:rFonts w:ascii="Times New Roman" w:eastAsia="Times New Roman" w:hAnsi="Times New Roman" w:hint="default"/>
          </w:rPr>
          <w:delText>图</w:delText>
        </w:r>
      </w:del>
      <w:r>
        <w:rPr>
          <w:color w:val="auto"/>
          <w:position w:val="0"/>
          <w:sz w:val="24"/>
          <w:szCs w:val="24"/>
          <w:rFonts w:ascii="Times New Roman" w:eastAsia="Times New Roman" w:hAnsi="Times New Roman" w:hint="default"/>
        </w:rPr>
        <w:t>片之间路径是否满足判断要求等。</w:t>
      </w:r>
      <w:ins w:id="254" w:author="HeYang" w:date="2017-06-04T16:06:00Z">
        <w:r>
          <w:rPr>
            <w:color w:val="auto"/>
            <w:position w:val="0"/>
            <w:sz w:val="24"/>
            <w:szCs w:val="24"/>
            <w:rFonts w:ascii="Times New Roman" w:eastAsia="Times New Roman" w:hAnsi="Times New Roman" w:hint="default"/>
          </w:rPr>
          <w:t>第四，如何实现游戏计时功能、刷新功能、重新开</w:t>
        </w:r>
      </w:ins>
      <w:ins w:id="254" w:author="HeYang" w:date="2017-06-04T16:06:00Z">
        <w:r>
          <w:rPr>
            <w:color w:val="auto"/>
            <w:position w:val="0"/>
            <w:sz w:val="24"/>
            <w:szCs w:val="24"/>
            <w:rFonts w:ascii="Times New Roman" w:eastAsia="Times New Roman" w:hAnsi="Times New Roman" w:hint="default"/>
          </w:rPr>
          <w:t>始新一局游戏功能。第五，相关游戏情况展示。</w:t>
        </w:r>
      </w:ins>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游戏往往会涉及游戏胜利或失败条件。对于连连看游戏来说，胜利条件是在规定时</w:t>
      </w:r>
      <w:r>
        <w:rPr>
          <w:color w:val="auto"/>
          <w:position w:val="0"/>
          <w:sz w:val="24"/>
          <w:szCs w:val="24"/>
          <w:rFonts w:ascii="Times New Roman" w:eastAsia="Times New Roman" w:hAnsi="Times New Roman" w:hint="default"/>
        </w:rPr>
        <w:t>间内将游戏界面上所有图片全部依照一定规则消除掉。失败条件则相反，指未能或无法</w:t>
      </w:r>
      <w:r>
        <w:rPr>
          <w:color w:val="auto"/>
          <w:position w:val="0"/>
          <w:sz w:val="24"/>
          <w:szCs w:val="24"/>
          <w:rFonts w:ascii="Times New Roman" w:eastAsia="Times New Roman" w:hAnsi="Times New Roman" w:hint="default"/>
        </w:rPr>
        <w:t>在规定时间内将棋盘上面的图片全部消除掉。</w:t>
      </w:r>
      <w:bookmarkEnd w:id="128"/>
    </w:p>
    <w:p>
      <w:pPr>
        <w:bidi w:val="0"/>
        <w:numPr>
          <w:ilvl w:val="1"/>
          <w:numId w:val="1"/>
        </w:numPr>
        <w:jc w:val="left"/>
        <w:spacing w:lineRule="exact" w:line="440" w:before="240" w:after="240"/>
        <w:ind w:right="0" w:left="567" w:hanging="567"/>
        <w:rPr>
          <w:color w:val="auto"/>
          <w:position w:val="0"/>
          <w:sz w:val="30"/>
          <w:szCs w:val="30"/>
          <w:rFonts w:ascii="Times New Roman" w:eastAsia="黑体" w:hAnsi="黑体" w:hint="default"/>
        </w:rPr>
        <w:outlineLvl w:val="1"/>
        <w:autoSpaceDE w:val="1"/>
        <w:autoSpaceDN w:val="1"/>
      </w:pPr>
      <w:bookmarkStart w:id="129" w:name="_Toc421526417"/>
      <w:r>
        <w:rPr>
          <w:color w:val="auto"/>
          <w:position w:val="0"/>
          <w:sz w:val="30"/>
          <w:szCs w:val="30"/>
          <w:rFonts w:ascii="Times New Roman" w:eastAsia="黑体" w:hAnsi="黑体" w:hint="default"/>
        </w:rPr>
        <w:t>　　</w:t>
      </w:r>
      <w:bookmarkStart w:id="130" w:name="_Toc484463964"/>
      <w:r>
        <w:rPr>
          <w:color w:val="auto"/>
          <w:position w:val="0"/>
          <w:sz w:val="30"/>
          <w:szCs w:val="30"/>
          <w:rFonts w:ascii="Times New Roman" w:eastAsia="黑体" w:hAnsi="黑体" w:hint="default"/>
        </w:rPr>
        <w:t>系统需求分析</w:t>
      </w:r>
      <w:bookmarkEnd w:id="129"/>
      <w:bookmarkEnd w:id="130"/>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ins w:id="255" w:author="HeYang" w:date="2017-06-04T16:08:00Z"/>
        </w:rPr>
        <w:autoSpaceDE w:val="1"/>
        <w:autoSpaceDN w:val="1"/>
      </w:pPr>
      <w:r>
        <w:rPr>
          <w:color w:val="auto"/>
          <w:position w:val="0"/>
          <w:sz w:val="24"/>
          <w:szCs w:val="24"/>
          <w:rFonts w:ascii="Times New Roman" w:eastAsia="Times New Roman" w:hAnsi="Times New Roman" w:hint="default"/>
        </w:rPr>
        <w:t>软件需求分为四个层次，分别是：业务需求、用户需求、功能需求和非功能需求。</w:t>
      </w:r>
      <w:ins w:id="256" w:author="HeYang" w:date="2017-06-04T16:08:00Z">
        <w:r>
          <w:rPr>
            <w:color w:val="auto"/>
            <w:position w:val="0"/>
            <w:sz w:val="24"/>
            <w:szCs w:val="24"/>
            <w:rFonts w:ascii="Times New Roman" w:eastAsia="Times New Roman" w:hAnsi="Times New Roman" w:hint="default"/>
          </w:rPr>
          <w:t>　　</w:t>
        </w:r>
      </w:ins>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1"/>
        <w:autoSpaceDN w:val="1"/>
      </w:pPr>
      <w:r>
        <w:rPr>
          <w:color w:val="auto"/>
          <w:position w:val="0"/>
          <w:sz w:val="24"/>
          <w:szCs w:val="24"/>
          <w:rFonts w:ascii="Times New Roman" w:eastAsia="Times New Roman" w:hAnsi="Times New Roman" w:hint="default"/>
        </w:rPr>
        <w:t>业务需求主要反映了组织结构或客户对系统、产品高层次的目标要求，通常在项目</w:t>
      </w:r>
      <w:r>
        <w:rPr>
          <w:color w:val="auto"/>
          <w:position w:val="0"/>
          <w:sz w:val="24"/>
          <w:szCs w:val="24"/>
          <w:rFonts w:ascii="Times New Roman" w:eastAsia="Times New Roman" w:hAnsi="Times New Roman" w:hint="default"/>
        </w:rPr>
        <w:t>定义与范围文档中予以说明；用户需求描述了用户使用产品必须要完成的任务，这在</w:t>
      </w:r>
      <w:r>
        <w:rPr>
          <w:color w:val="auto"/>
          <w:position w:val="0"/>
          <w:sz w:val="24"/>
          <w:szCs w:val="24"/>
          <w:rFonts w:ascii="Times New Roman" w:eastAsia="Times New Roman" w:hAnsi="Times New Roman" w:hint="default"/>
        </w:rPr>
        <w:t>实例或方案脚本中予以说明；功能需求定义了开发人员必须实现的软件功能，使用户</w:t>
      </w:r>
      <w:r>
        <w:rPr>
          <w:color w:val="auto"/>
          <w:position w:val="0"/>
          <w:sz w:val="24"/>
          <w:szCs w:val="24"/>
          <w:rFonts w:ascii="Times New Roman" w:eastAsia="Times New Roman" w:hAnsi="Times New Roman" w:hint="default"/>
        </w:rPr>
        <w:t>利用系统能够完成他们的任务，从而满足业务需求；非功能性的需求描述了系统展现</w:t>
      </w:r>
      <w:r>
        <w:rPr>
          <w:color w:val="auto"/>
          <w:position w:val="0"/>
          <w:sz w:val="24"/>
          <w:szCs w:val="24"/>
          <w:rFonts w:ascii="Times New Roman" w:eastAsia="Times New Roman" w:hAnsi="Times New Roman" w:hint="default"/>
        </w:rPr>
        <w:t>给用户的行为和执行的操作等，它包括产品必须遵从的标准、规范和约束，操作界面的</w:t>
      </w:r>
      <w:r>
        <w:rPr>
          <w:color w:val="auto"/>
          <w:position w:val="0"/>
          <w:sz w:val="24"/>
          <w:szCs w:val="24"/>
          <w:rFonts w:ascii="Times New Roman" w:eastAsia="Times New Roman" w:hAnsi="Times New Roman" w:hint="default"/>
        </w:rPr>
        <w:t>具体细节和构造上的限制。</w:t>
      </w:r>
    </w:p>
    <w:p>
      <w:pPr>
        <w:bidi w:val="0"/>
        <w:numPr>
          <w:ilvl w:val="2"/>
          <w:numId w:val="1"/>
        </w:numPr>
        <w:jc w:val="left"/>
        <w:spacing w:lineRule="exact" w:line="440" w:before="240" w:after="240"/>
        <w:ind w:right="0" w:left="709" w:hanging="709"/>
        <w:rPr>
          <w:color w:val="auto"/>
          <w:position w:val="0"/>
          <w:sz w:val="28"/>
          <w:szCs w:val="28"/>
          <w:rFonts w:ascii="Times New Roman" w:eastAsia="黑体" w:hAnsi="黑体" w:hint="default"/>
        </w:rPr>
        <w:outlineLvl w:val="2"/>
        <w:autoSpaceDE w:val="1"/>
        <w:autoSpaceDN w:val="1"/>
      </w:pPr>
      <w:r>
        <w:rPr>
          <w:color w:val="auto"/>
          <w:position w:val="0"/>
          <w:sz w:val="28"/>
          <w:szCs w:val="28"/>
          <w:rFonts w:ascii="Times New Roman" w:eastAsia="黑体" w:hAnsi="黑体" w:hint="default"/>
        </w:rPr>
        <w:t>　　</w:t>
      </w:r>
      <w:bookmarkStart w:id="131" w:name="_Toc484463965"/>
      <w:r>
        <w:rPr>
          <w:color w:val="auto"/>
          <w:position w:val="0"/>
          <w:sz w:val="28"/>
          <w:szCs w:val="28"/>
          <w:rFonts w:ascii="Times New Roman" w:eastAsia="黑体" w:hAnsi="黑体" w:hint="default"/>
        </w:rPr>
        <w:t>业务需求</w:t>
      </w:r>
      <w:bookmarkEnd w:id="131"/>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ins w:id="257" w:author="HeYang" w:date="2017-06-04T16:09:00Z"/>
        </w:rPr>
        <w:autoSpaceDE w:val="1"/>
        <w:autoSpaceDN w:val="1"/>
      </w:pPr>
      <w:r>
        <w:rPr>
          <w:color w:val="auto"/>
          <w:position w:val="0"/>
          <w:sz w:val="24"/>
          <w:szCs w:val="24"/>
          <w:rFonts w:ascii="Times New Roman" w:eastAsia="Times New Roman" w:hAnsi="Times New Roman" w:hint="default"/>
        </w:rPr>
        <w:t>业务需求针对的是项目组或者公司，描述是公司想如何解决用户的问题，如何满</w:t>
      </w:r>
      <w:r>
        <w:rPr>
          <w:color w:val="auto"/>
          <w:position w:val="0"/>
          <w:sz w:val="24"/>
          <w:szCs w:val="24"/>
          <w:rFonts w:ascii="Times New Roman" w:eastAsia="Times New Roman" w:hAnsi="Times New Roman" w:hint="default"/>
        </w:rPr>
        <w:t>足用户的欲望，并将利益最大化。</w:t>
      </w:r>
      <w:del w:id="258" w:author="HeYang" w:date="2017-06-04T16:09:00Z">
        <w:r>
          <w:rPr>
            <w:color w:val="auto"/>
            <w:position w:val="0"/>
            <w:sz w:val="24"/>
            <w:szCs w:val="24"/>
            <w:rFonts w:ascii="Times New Roman" w:eastAsia="Times New Roman" w:hAnsi="Times New Roman" w:hint="default"/>
          </w:rPr>
          <w:delText>重点是在后面，追求商业可行性与利益最大化。</w:delText>
        </w:r>
      </w:del>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1"/>
        <w:autoSpaceDN w:val="1"/>
      </w:pPr>
      <w:r>
        <w:rPr>
          <w:color w:val="auto"/>
          <w:position w:val="0"/>
          <w:sz w:val="24"/>
          <w:szCs w:val="24"/>
          <w:rFonts w:ascii="Times New Roman" w:eastAsia="Times New Roman" w:hAnsi="Times New Roman" w:hint="default"/>
        </w:rPr>
        <w:t>本项目课题是连连看游戏的设计与实现，在业务需求方面，第一，具备连连看基</w:t>
      </w:r>
      <w:r>
        <w:rPr>
          <w:color w:val="auto"/>
          <w:position w:val="0"/>
          <w:sz w:val="24"/>
          <w:szCs w:val="24"/>
          <w:rFonts w:ascii="Times New Roman" w:eastAsia="Times New Roman" w:hAnsi="Times New Roman" w:hint="default"/>
        </w:rPr>
        <w:t>本游戏功能。选择两个图形，判断是否满足一定条件，条件即两个图形一致且二者之间</w:t>
      </w:r>
      <w:r>
        <w:rPr>
          <w:color w:val="auto"/>
          <w:position w:val="0"/>
          <w:sz w:val="24"/>
          <w:szCs w:val="24"/>
          <w:rFonts w:ascii="Times New Roman" w:eastAsia="Times New Roman" w:hAnsi="Times New Roman" w:hint="default"/>
        </w:rPr>
        <w:t>存在转弯少于3的路径。当判定满足这一条件后，两张图片被消除。第二，具备附加功</w:t>
      </w:r>
      <w:r>
        <w:rPr>
          <w:color w:val="auto"/>
          <w:position w:val="0"/>
          <w:sz w:val="24"/>
          <w:szCs w:val="24"/>
          <w:rFonts w:ascii="Times New Roman" w:eastAsia="Times New Roman" w:hAnsi="Times New Roman" w:hint="default"/>
        </w:rPr>
        <w:t>能：计时功能、重新开始功能、刷新当前界面功能等。</w:t>
      </w:r>
    </w:p>
    <w:p>
      <w:pPr>
        <w:bidi w:val="0"/>
        <w:numPr>
          <w:ilvl w:val="2"/>
          <w:numId w:val="1"/>
        </w:numPr>
        <w:jc w:val="left"/>
        <w:spacing w:lineRule="exact" w:line="440" w:before="240" w:after="240"/>
        <w:ind w:right="0" w:left="709" w:hanging="709"/>
        <w:rPr>
          <w:color w:val="auto"/>
          <w:position w:val="0"/>
          <w:sz w:val="28"/>
          <w:szCs w:val="28"/>
          <w:rFonts w:ascii="Times New Roman" w:eastAsia="黑体" w:hAnsi="黑体" w:hint="default"/>
        </w:rPr>
        <w:outlineLvl w:val="2"/>
        <w:autoSpaceDE w:val="1"/>
        <w:autoSpaceDN w:val="1"/>
      </w:pPr>
      <w:r>
        <w:rPr>
          <w:color w:val="auto"/>
          <w:position w:val="0"/>
          <w:sz w:val="28"/>
          <w:szCs w:val="28"/>
          <w:rFonts w:ascii="Times New Roman" w:eastAsia="黑体" w:hAnsi="黑体" w:hint="default"/>
        </w:rPr>
        <w:t>　　</w:t>
      </w:r>
      <w:bookmarkStart w:id="132" w:name="_Toc484463966"/>
      <w:r>
        <w:rPr>
          <w:color w:val="auto"/>
          <w:position w:val="0"/>
          <w:sz w:val="28"/>
          <w:szCs w:val="28"/>
          <w:rFonts w:ascii="Times New Roman" w:eastAsia="黑体" w:hAnsi="黑体" w:hint="default"/>
        </w:rPr>
        <w:t>用户需求</w:t>
      </w:r>
      <w:bookmarkEnd w:id="132"/>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1"/>
        <w:autoSpaceDN w:val="1"/>
      </w:pPr>
      <w:r>
        <w:rPr>
          <w:color w:val="auto"/>
          <w:position w:val="0"/>
          <w:sz w:val="24"/>
          <w:szCs w:val="24"/>
          <w:rFonts w:ascii="Times New Roman" w:eastAsia="Times New Roman" w:hAnsi="Times New Roman" w:hint="default"/>
        </w:rPr>
        <w:t>本项目面向的用户是游戏玩家，对于用户而言，需求有两个方面，一方面，要求</w:t>
      </w:r>
      <w:r>
        <w:rPr>
          <w:color w:val="auto"/>
          <w:position w:val="0"/>
          <w:sz w:val="24"/>
          <w:szCs w:val="24"/>
          <w:rFonts w:ascii="Times New Roman" w:eastAsia="Times New Roman" w:hAnsi="Times New Roman" w:hint="default"/>
        </w:rPr>
        <w:t>游戏界面整齐美观，长时间使用也应尽可能的减小对游戏的审美疲劳。另一方面，要求</w:t>
      </w:r>
      <w:r>
        <w:rPr>
          <w:color w:val="auto"/>
          <w:position w:val="0"/>
          <w:sz w:val="24"/>
          <w:szCs w:val="24"/>
          <w:rFonts w:ascii="Times New Roman" w:eastAsia="Times New Roman" w:hAnsi="Times New Roman" w:hint="default"/>
        </w:rPr>
        <w:t>游戏体验良好。在运行游戏的过程中，能保证数据安全，游戏能稳定、高速地运行。对</w:t>
      </w:r>
      <w:r>
        <w:rPr>
          <w:color w:val="auto"/>
          <w:position w:val="0"/>
          <w:sz w:val="24"/>
          <w:szCs w:val="24"/>
          <w:rFonts w:ascii="Times New Roman" w:eastAsia="Times New Roman" w:hAnsi="Times New Roman" w:hint="default"/>
        </w:rPr>
        <w:t>于游戏本身，</w:t>
      </w:r>
      <w:ins w:id="259" w:author="HeYang" w:date="2017-06-04T16:10:00Z">
        <w:r>
          <w:rPr>
            <w:color w:val="auto"/>
            <w:position w:val="0"/>
            <w:sz w:val="24"/>
            <w:szCs w:val="24"/>
            <w:rFonts w:ascii="Times New Roman" w:eastAsia="Times New Roman" w:hAnsi="Times New Roman" w:hint="default"/>
          </w:rPr>
          <w:t>用户往往</w:t>
        </w:r>
      </w:ins>
      <w:r>
        <w:rPr>
          <w:color w:val="auto"/>
          <w:position w:val="0"/>
          <w:sz w:val="24"/>
          <w:szCs w:val="24"/>
          <w:rFonts w:ascii="Times New Roman" w:eastAsia="Times New Roman" w:hAnsi="Times New Roman" w:hint="default"/>
        </w:rPr>
        <w:t>要求游戏功能相对完善，游戏具备可娱乐性，并且游戏规则易</w:t>
      </w:r>
      <w:r>
        <w:rPr>
          <w:color w:val="auto"/>
          <w:position w:val="0"/>
          <w:sz w:val="24"/>
          <w:szCs w:val="24"/>
          <w:rFonts w:ascii="Times New Roman" w:eastAsia="Times New Roman" w:hAnsi="Times New Roman" w:hint="default"/>
        </w:rPr>
        <w:t>理解，游戏操作既要简单同时也应有难度，在保证游戏操作顺滑、响应快速的情况下，</w:t>
      </w:r>
      <w:r>
        <w:rPr>
          <w:color w:val="auto"/>
          <w:position w:val="0"/>
          <w:sz w:val="24"/>
          <w:szCs w:val="24"/>
          <w:rFonts w:ascii="Times New Roman" w:eastAsia="Times New Roman" w:hAnsi="Times New Roman" w:hint="default"/>
        </w:rPr>
        <w:t>游戏</w:t>
      </w:r>
      <w:ins w:id="260" w:author="HeYang" w:date="2017-06-04T16:10:00Z">
        <w:r>
          <w:rPr>
            <w:color w:val="auto"/>
            <w:position w:val="0"/>
            <w:sz w:val="24"/>
            <w:szCs w:val="24"/>
            <w:rFonts w:ascii="Times New Roman" w:eastAsia="Times New Roman" w:hAnsi="Times New Roman" w:hint="default"/>
          </w:rPr>
          <w:t>能</w:t>
        </w:r>
      </w:ins>
      <w:del w:id="261" w:author="HeYang" w:date="2017-06-04T16:10:00Z">
        <w:r>
          <w:rPr>
            <w:color w:val="auto"/>
            <w:position w:val="0"/>
            <w:sz w:val="24"/>
            <w:szCs w:val="24"/>
            <w:rFonts w:ascii="Times New Roman" w:eastAsia="Times New Roman" w:hAnsi="Times New Roman" w:hint="default"/>
          </w:rPr>
          <w:delText>有</w:delText>
        </w:r>
      </w:del>
      <w:r>
        <w:rPr>
          <w:color w:val="auto"/>
          <w:position w:val="0"/>
          <w:sz w:val="24"/>
          <w:szCs w:val="24"/>
          <w:rFonts w:ascii="Times New Roman" w:eastAsia="Times New Roman" w:hAnsi="Times New Roman" w:hint="default"/>
        </w:rPr>
        <w:t>具</w:t>
      </w:r>
      <w:ins w:id="262" w:author="HeYang" w:date="2017-06-04T16:10:00Z">
        <w:r>
          <w:rPr>
            <w:color w:val="auto"/>
            <w:position w:val="0"/>
            <w:sz w:val="24"/>
            <w:szCs w:val="24"/>
            <w:rFonts w:ascii="Times New Roman" w:eastAsia="Times New Roman" w:hAnsi="Times New Roman" w:hint="default"/>
          </w:rPr>
          <w:t>有一定的</w:t>
        </w:r>
      </w:ins>
      <w:del w:id="263" w:author="HeYang" w:date="2017-06-04T16:10:00Z">
        <w:r>
          <w:rPr>
            <w:color w:val="auto"/>
            <w:position w:val="0"/>
            <w:sz w:val="24"/>
            <w:szCs w:val="24"/>
            <w:rFonts w:ascii="Times New Roman" w:eastAsia="Times New Roman" w:hAnsi="Times New Roman" w:hint="default"/>
          </w:rPr>
          <w:delText>有</w:delText>
        </w:r>
      </w:del>
      <w:r>
        <w:rPr>
          <w:color w:val="auto"/>
          <w:position w:val="0"/>
          <w:sz w:val="24"/>
          <w:szCs w:val="24"/>
          <w:rFonts w:ascii="Times New Roman" w:eastAsia="Times New Roman" w:hAnsi="Times New Roman" w:hint="default"/>
        </w:rPr>
        <w:t>挑战性。</w:t>
      </w:r>
    </w:p>
    <w:p>
      <w:pPr>
        <w:numPr>
          <w:ilvl w:val="0"/>
          <w:numId w:val="0"/>
        </w:numPr>
        <w:jc w:val="left"/>
        <w:spacing w:lineRule="auto" w:line="240" w:before="0" w:after="160"/>
        <w:ind w:right="0" w:firstLine="480"/>
        <w:rPr>
          <w:color w:val="FF0000"/>
          <w:position w:val="0"/>
          <w:sz w:val="24"/>
          <w:szCs w:val="24"/>
          <w:rFonts w:ascii="Times New Roman" w:eastAsia="Times New Roman" w:hAnsi="Times New Roman" w:hint="default"/>
        </w:rPr>
        <w:autoSpaceDE w:val="1"/>
        <w:autoSpaceDN w:val="1"/>
      </w:pPr>
      <w:r>
        <w:rPr>
          <w:color w:val="auto"/>
          <w:position w:val="0"/>
          <w:sz w:val="24"/>
          <w:szCs w:val="24"/>
          <w:rFonts w:ascii="Times New Roman" w:eastAsia="Times New Roman" w:hAnsi="Times New Roman" w:hint="default"/>
        </w:rPr>
        <w:t>通过用例图能更清晰的分析用户需求，如图3</w:t>
      </w:r>
      <w:del w:id="264" w:author="HeYang" w:date="2017-06-03T21:44:00Z">
        <w:r>
          <w:rPr>
            <w:color w:val="auto"/>
            <w:position w:val="0"/>
            <w:sz w:val="24"/>
            <w:szCs w:val="24"/>
            <w:rFonts w:ascii="Times New Roman" w:eastAsia="Times New Roman" w:hAnsi="Times New Roman" w:hint="default"/>
          </w:rPr>
          <w:delText>－</w:delText>
        </w:r>
      </w:del>
      <w:ins w:id="265" w:author="HeYang" w:date="2017-06-03T21:44:00Z">
        <w:r>
          <w:rPr>
            <w:color w:val="auto"/>
            <w:position w:val="0"/>
            <w:sz w:val="24"/>
            <w:szCs w:val="24"/>
            <w:rFonts w:ascii="Times New Roman" w:eastAsia="Times New Roman" w:hAnsi="Times New Roman" w:hint="default"/>
          </w:rPr>
          <w:t>-</w:t>
        </w:r>
      </w:ins>
      <w:r>
        <w:rPr>
          <w:color w:val="auto"/>
          <w:position w:val="0"/>
          <w:sz w:val="24"/>
          <w:szCs w:val="24"/>
          <w:rFonts w:ascii="Times New Roman" w:eastAsia="Times New Roman" w:hAnsi="Times New Roman" w:hint="default"/>
        </w:rPr>
        <w:t>1连连看游戏的用例图。用户在连连看游戏中，能开始游戏、重新开始游戏、重排列游</w:t>
      </w:r>
      <w:r>
        <w:rPr>
          <w:color w:val="auto"/>
          <w:position w:val="0"/>
          <w:sz w:val="24"/>
          <w:szCs w:val="24"/>
          <w:rFonts w:ascii="Times New Roman" w:eastAsia="Times New Roman" w:hAnsi="Times New Roman" w:hint="default"/>
        </w:rPr>
        <w:t>戏、结束游戏、退出游戏、消除图片、查看得分和闯关数等。</w:t>
      </w:r>
    </w:p>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sz w:val="20"/>
        </w:rPr>
        <w:drawing>
          <wp:inline distT="0" distB="0" distL="0" distR="0">
            <wp:extent cx="2727325" cy="2523490"/>
            <wp:effectExtent l="0" t="0" r="8255" b="0"/>
            <wp:docPr id="77"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Administrator/AppData/Roaming/JisuOffice/ETemp/7952_7660896/image8.png"/>
                    <pic:cNvPicPr>
                      <a:picLocks noChangeAspect="1" noChangeArrowheads="1"/>
                    </pic:cNvPicPr>
                  </pic:nvPicPr>
                  <pic:blipFill>
                    <a:blip r:embed="rId18" cstate="print"/>
                    <a:stretch>
                      <a:fillRect/>
                    </a:stretch>
                  </pic:blipFill>
                  <pic:spPr>
                    <a:xfrm>
                      <a:off x="0" y="0"/>
                      <a:ext cx="2727960" cy="2524125"/>
                    </a:xfrm>
                    <a:prstGeom prst="rect"/>
                    <a:ln cap="flat"/>
                  </pic:spPr>
                </pic:pic>
              </a:graphicData>
            </a:graphic>
          </wp:inline>
        </w:drawing>
      </w:r>
    </w:p>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color w:val="auto"/>
          <w:position w:val="0"/>
          <w:sz w:val="20"/>
          <w:szCs w:val="20"/>
          <w:rFonts w:ascii="Times New Roman" w:eastAsia="黑体" w:hAnsi="黑体" w:hint="default"/>
        </w:rPr>
        <w:t xml:space="preserve">图 </w:t>
      </w:r>
      <w:r>
        <w:rPr>
          <w:color w:val="auto"/>
          <w:position w:val="0"/>
          <w:sz w:val="20"/>
          <w:szCs w:val="20"/>
          <w:rFonts w:ascii="Times New Roman" w:eastAsia="黑体" w:hAnsi="黑体" w:hint="default"/>
        </w:rPr>
        <w:t>3</w:t>
      </w:r>
      <w:ins w:id="266" w:author="HeYang" w:date="2017-06-03T21:42:00Z">
        <w:r>
          <w:rPr>
            <w:color w:val="auto"/>
            <w:position w:val="0"/>
            <w:sz w:val="20"/>
            <w:szCs w:val="20"/>
            <w:rFonts w:ascii="Times New Roman" w:eastAsia="黑体" w:hAnsi="黑体" w:hint="default"/>
          </w:rPr>
          <w:t>-</w:t>
        </w:r>
      </w:ins>
      <w:del w:id="267" w:author="HeYang" w:date="2017-06-03T21:42:00Z">
        <w:r>
          <w:rPr>
            <w:color w:val="auto"/>
            <w:position w:val="0"/>
            <w:sz w:val="20"/>
            <w:szCs w:val="20"/>
            <w:rFonts w:ascii="Times New Roman" w:eastAsia="黑体" w:hAnsi="黑体" w:hint="default"/>
          </w:rPr>
          <w:delText>－</w:delText>
        </w:r>
      </w:del>
      <w:r>
        <w:rPr/>
        <w:rPr>
          <w:rFonts w:ascii="Times New Roman" w:eastAsia="黑体" w:hAnsi="Times New Roman"/>
          <w:shd w:val="clear"/>
          <w:sz w:val="20"/>
          <w:szCs w:val="20"/>
          <w:w w:val="100"/>
        </w:rPr>
        <w:fldChar w:fldCharType="begin"/>
      </w:r>
      <w:r>
        <w:rPr/>
        <w:rPr>
          <w:rFonts w:ascii="Times New Roman" w:eastAsia="黑体" w:hAnsi="Times New Roman"/>
          <w:shd w:val="clear"/>
          <w:sz w:val="20"/>
          <w:szCs w:val="20"/>
          <w:w w:val="100"/>
        </w:rPr>
        <w:instrText xml:space="preserve"> SEQ 图 \* ARABIC \s 1</w:instrText>
      </w:r>
      <w:r>
        <w:rPr/>
        <w:rPr>
          <w:rFonts w:ascii="Times New Roman" w:eastAsia="黑体" w:hAnsi="Times New Roman"/>
          <w:shd w:val="clear"/>
          <w:sz w:val="20"/>
          <w:szCs w:val="20"/>
          <w:w w:val="100"/>
        </w:rPr>
        <w:fldChar w:fldCharType="separate"/>
      </w:r>
      <w:r>
        <w:rPr>
          <w:color w:val="auto"/>
          <w:position w:val="0"/>
          <w:sz w:val="20"/>
          <w:szCs w:val="20"/>
          <w:rFonts w:ascii="Times New Roman" w:eastAsia="黑体" w:hAnsi="黑体" w:hint="default"/>
        </w:rPr>
        <w:t>1</w:t>
      </w:r>
      <w:r>
        <w:rPr/>
        <w:rPr>
          <w:rFonts w:ascii="Times New Roman" w:eastAsia="黑体" w:hAnsi="Times New Roman"/>
          <w:shd w:val="clear"/>
          <w:sz w:val="20"/>
          <w:szCs w:val="20"/>
          <w:w w:val="100"/>
        </w:rPr>
        <w:fldChar w:fldCharType="end"/>
      </w:r>
      <w:r>
        <w:rPr>
          <w:color w:val="auto"/>
          <w:position w:val="0"/>
          <w:sz w:val="20"/>
          <w:szCs w:val="20"/>
          <w:rFonts w:ascii="Times New Roman" w:eastAsia="黑体" w:hAnsi="黑体" w:hint="default"/>
        </w:rPr>
        <w:t>　用例图</w:t>
      </w:r>
    </w:p>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color w:val="auto"/>
          <w:position w:val="0"/>
          <w:sz w:val="20"/>
          <w:szCs w:val="20"/>
          <w:rFonts w:ascii="Times New Roman" w:eastAsia="黑体" w:hAnsi="黑体" w:hint="default"/>
        </w:rPr>
        <w:t xml:space="preserve">Figure </w:t>
      </w:r>
      <w:r>
        <w:rPr>
          <w:color w:val="auto"/>
          <w:position w:val="0"/>
          <w:sz w:val="20"/>
          <w:szCs w:val="20"/>
          <w:rFonts w:ascii="Times New Roman" w:eastAsia="黑体" w:hAnsi="黑体" w:hint="default"/>
        </w:rPr>
        <w:t>3</w:t>
      </w:r>
      <w:ins w:id="268" w:author="HeYang" w:date="2017-06-03T21:42:00Z">
        <w:r>
          <w:rPr>
            <w:color w:val="auto"/>
            <w:position w:val="0"/>
            <w:sz w:val="20"/>
            <w:szCs w:val="20"/>
            <w:rFonts w:ascii="Times New Roman" w:eastAsia="黑体" w:hAnsi="黑体" w:hint="default"/>
          </w:rPr>
          <w:t>-</w:t>
        </w:r>
      </w:ins>
      <w:del w:id="269" w:author="HeYang" w:date="2017-06-03T21:42:00Z">
        <w:r>
          <w:rPr>
            <w:color w:val="auto"/>
            <w:position w:val="0"/>
            <w:sz w:val="20"/>
            <w:szCs w:val="20"/>
            <w:rFonts w:ascii="Times New Roman" w:eastAsia="黑体" w:hAnsi="黑体" w:hint="default"/>
          </w:rPr>
          <w:delText>－</w:delText>
        </w:r>
      </w:del>
      <w:r>
        <w:rPr/>
        <w:rPr>
          <w:rFonts w:ascii="Times New Roman" w:eastAsia="黑体" w:hAnsi="Times New Roman"/>
          <w:shd w:val="clear"/>
          <w:sz w:val="20"/>
          <w:szCs w:val="20"/>
          <w:w w:val="100"/>
        </w:rPr>
        <w:fldChar w:fldCharType="begin"/>
      </w:r>
      <w:r>
        <w:rPr/>
        <w:rPr>
          <w:rFonts w:ascii="Times New Roman" w:eastAsia="黑体" w:hAnsi="Times New Roman"/>
          <w:shd w:val="clear"/>
          <w:sz w:val="20"/>
          <w:szCs w:val="20"/>
          <w:w w:val="100"/>
        </w:rPr>
        <w:instrText xml:space="preserve"> SEQ Figure \* ARABIC \s 1</w:instrText>
      </w:r>
      <w:r>
        <w:rPr/>
        <w:rPr>
          <w:rFonts w:ascii="Times New Roman" w:eastAsia="黑体" w:hAnsi="Times New Roman"/>
          <w:shd w:val="clear"/>
          <w:sz w:val="20"/>
          <w:szCs w:val="20"/>
          <w:w w:val="100"/>
        </w:rPr>
        <w:fldChar w:fldCharType="separate"/>
      </w:r>
      <w:r>
        <w:rPr>
          <w:color w:val="auto"/>
          <w:position w:val="0"/>
          <w:sz w:val="20"/>
          <w:szCs w:val="20"/>
          <w:rFonts w:ascii="Times New Roman" w:eastAsia="黑体" w:hAnsi="黑体" w:hint="default"/>
        </w:rPr>
        <w:t>1</w:t>
      </w:r>
      <w:r>
        <w:rPr/>
        <w:rPr>
          <w:rFonts w:ascii="Times New Roman" w:eastAsia="黑体" w:hAnsi="Times New Roman"/>
          <w:shd w:val="clear"/>
          <w:sz w:val="20"/>
          <w:szCs w:val="20"/>
          <w:w w:val="100"/>
        </w:rPr>
        <w:fldChar w:fldCharType="end"/>
      </w:r>
      <w:r>
        <w:rPr>
          <w:color w:val="auto"/>
          <w:position w:val="0"/>
          <w:sz w:val="20"/>
          <w:szCs w:val="20"/>
          <w:rFonts w:ascii="Times New Roman" w:eastAsia="黑体" w:hAnsi="黑体" w:hint="default"/>
        </w:rPr>
        <w:t>　Use Case Diagram</w:t>
      </w:r>
    </w:p>
    <w:p>
      <w:pPr>
        <w:numPr>
          <w:ilvl w:val="0"/>
          <w:numId w:val="0"/>
        </w:numPr>
        <w:jc w:val="left"/>
        <w:spacing w:lineRule="auto" w:line="240" w:before="0" w:after="160"/>
        <w:ind w:left="0" w:hanging="0"/>
        <w:rPr>
          <w:color w:val="auto"/>
          <w:position w:val="0"/>
          <w:sz w:val="24"/>
          <w:szCs w:val="24"/>
          <w:rFonts w:ascii="Times New Roman" w:eastAsia="Times New Roman" w:hAnsi="Times New Roman" w:hint="default"/>
        </w:rPr>
        <w:autoSpaceDE w:val="1"/>
        <w:autoSpaceDN w:val="1"/>
      </w:pPr>
      <w:r>
        <w:rPr>
          <w:color w:val="auto"/>
          <w:position w:val="0"/>
          <w:sz w:val="24"/>
          <w:szCs w:val="24"/>
          <w:rFonts w:ascii="Times New Roman" w:eastAsia="Times New Roman" w:hAnsi="Times New Roman" w:hint="default"/>
        </w:rPr>
        <w:t>　以“重排列游戏”用例为例，其活动图如下图3</w:t>
      </w:r>
      <w:del w:id="270" w:author="HeYang" w:date="2017-06-03T21:44:00Z">
        <w:r>
          <w:rPr>
            <w:color w:val="auto"/>
            <w:position w:val="0"/>
            <w:sz w:val="24"/>
            <w:szCs w:val="24"/>
            <w:rFonts w:ascii="Times New Roman" w:eastAsia="Times New Roman" w:hAnsi="Times New Roman" w:hint="default"/>
          </w:rPr>
          <w:delText>－</w:delText>
        </w:r>
      </w:del>
      <w:ins w:id="271" w:author="HeYang" w:date="2017-06-03T21:44:00Z">
        <w:r>
          <w:rPr>
            <w:color w:val="auto"/>
            <w:position w:val="0"/>
            <w:sz w:val="24"/>
            <w:szCs w:val="24"/>
            <w:rFonts w:ascii="Times New Roman" w:eastAsia="Times New Roman" w:hAnsi="Times New Roman" w:hint="default"/>
          </w:rPr>
          <w:t>-</w:t>
        </w:r>
      </w:ins>
      <w:r>
        <w:rPr>
          <w:color w:val="auto"/>
          <w:position w:val="0"/>
          <w:sz w:val="24"/>
          <w:szCs w:val="24"/>
          <w:rFonts w:ascii="Times New Roman" w:eastAsia="Times New Roman" w:hAnsi="Times New Roman" w:hint="default"/>
        </w:rPr>
        <w:t>2所示。</w:t>
      </w:r>
    </w:p>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sz w:val="20"/>
        </w:rPr>
        <w:drawing>
          <wp:inline distT="0" distB="0" distL="0" distR="0">
            <wp:extent cx="3123565" cy="218059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Users/Administrator/AppData/Roaming/JisuOffice/ETemp/7952_7660896/image9.png"/>
                    <pic:cNvPicPr>
                      <a:picLocks noChangeAspect="1" noChangeArrowheads="1"/>
                    </pic:cNvPicPr>
                  </pic:nvPicPr>
                  <pic:blipFill>
                    <a:blip r:embed="rId19" cstate="print"/>
                    <a:stretch>
                      <a:fillRect/>
                    </a:stretch>
                  </pic:blipFill>
                  <pic:spPr>
                    <a:xfrm>
                      <a:off x="0" y="0"/>
                      <a:ext cx="3124200" cy="2181225"/>
                    </a:xfrm>
                    <a:prstGeom prst="rect"/>
                    <a:ln cap="flat"/>
                  </pic:spPr>
                </pic:pic>
              </a:graphicData>
            </a:graphic>
          </wp:inline>
        </w:drawing>
      </w:r>
    </w:p>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color w:val="auto"/>
          <w:position w:val="0"/>
          <w:sz w:val="20"/>
          <w:szCs w:val="20"/>
          <w:rFonts w:ascii="Times New Roman" w:eastAsia="黑体" w:hAnsi="黑体" w:hint="default"/>
        </w:rPr>
        <w:t xml:space="preserve">图 </w:t>
      </w:r>
      <w:r>
        <w:rPr>
          <w:color w:val="auto"/>
          <w:position w:val="0"/>
          <w:sz w:val="20"/>
          <w:szCs w:val="20"/>
          <w:rFonts w:ascii="Times New Roman" w:eastAsia="黑体" w:hAnsi="黑体" w:hint="default"/>
        </w:rPr>
        <w:t>3</w:t>
      </w:r>
      <w:ins w:id="272" w:author="HeYang" w:date="2017-06-03T21:42:00Z">
        <w:r>
          <w:rPr>
            <w:color w:val="auto"/>
            <w:position w:val="0"/>
            <w:sz w:val="20"/>
            <w:szCs w:val="20"/>
            <w:rFonts w:ascii="Times New Roman" w:eastAsia="黑体" w:hAnsi="黑体" w:hint="default"/>
          </w:rPr>
          <w:t>-</w:t>
        </w:r>
      </w:ins>
      <w:del w:id="273" w:author="HeYang" w:date="2017-06-03T21:42:00Z">
        <w:r>
          <w:rPr>
            <w:color w:val="auto"/>
            <w:position w:val="0"/>
            <w:sz w:val="20"/>
            <w:szCs w:val="20"/>
            <w:rFonts w:ascii="Times New Roman" w:eastAsia="黑体" w:hAnsi="黑体" w:hint="default"/>
          </w:rPr>
          <w:delText>－</w:delText>
        </w:r>
      </w:del>
      <w:r>
        <w:rPr/>
        <w:rPr>
          <w:rFonts w:ascii="Times New Roman" w:eastAsia="黑体" w:hAnsi="Times New Roman"/>
          <w:shd w:val="clear"/>
          <w:sz w:val="20"/>
          <w:szCs w:val="20"/>
          <w:w w:val="100"/>
        </w:rPr>
        <w:fldChar w:fldCharType="begin"/>
      </w:r>
      <w:r>
        <w:rPr/>
        <w:rPr>
          <w:rFonts w:ascii="Times New Roman" w:eastAsia="黑体" w:hAnsi="Times New Roman"/>
          <w:shd w:val="clear"/>
          <w:sz w:val="20"/>
          <w:szCs w:val="20"/>
          <w:w w:val="100"/>
        </w:rPr>
        <w:instrText xml:space="preserve"> SEQ 图 \* ARABIC \s 1</w:instrText>
      </w:r>
      <w:r>
        <w:rPr/>
        <w:rPr>
          <w:rFonts w:ascii="Times New Roman" w:eastAsia="黑体" w:hAnsi="Times New Roman"/>
          <w:shd w:val="clear"/>
          <w:sz w:val="20"/>
          <w:szCs w:val="20"/>
          <w:w w:val="100"/>
        </w:rPr>
        <w:fldChar w:fldCharType="separate"/>
      </w:r>
      <w:r>
        <w:rPr>
          <w:color w:val="auto"/>
          <w:position w:val="0"/>
          <w:sz w:val="20"/>
          <w:szCs w:val="20"/>
          <w:rFonts w:ascii="Times New Roman" w:eastAsia="黑体" w:hAnsi="黑体" w:hint="default"/>
        </w:rPr>
        <w:t>2</w:t>
      </w:r>
      <w:r>
        <w:rPr/>
        <w:rPr>
          <w:rFonts w:ascii="Times New Roman" w:eastAsia="黑体" w:hAnsi="Times New Roman"/>
          <w:shd w:val="clear"/>
          <w:sz w:val="20"/>
          <w:szCs w:val="20"/>
          <w:w w:val="100"/>
        </w:rPr>
        <w:fldChar w:fldCharType="end"/>
      </w:r>
      <w:r>
        <w:rPr>
          <w:color w:val="auto"/>
          <w:position w:val="0"/>
          <w:sz w:val="20"/>
          <w:szCs w:val="20"/>
          <w:rFonts w:ascii="Times New Roman" w:eastAsia="黑体" w:hAnsi="黑体" w:hint="default"/>
        </w:rPr>
        <w:t>　“重排列游戏”活动图</w:t>
      </w:r>
    </w:p>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color w:val="auto"/>
          <w:position w:val="0"/>
          <w:sz w:val="20"/>
          <w:szCs w:val="20"/>
          <w:rFonts w:ascii="Times New Roman" w:eastAsia="黑体" w:hAnsi="黑体" w:hint="default"/>
        </w:rPr>
        <w:t xml:space="preserve">Figure </w:t>
      </w:r>
      <w:r>
        <w:rPr>
          <w:color w:val="auto"/>
          <w:position w:val="0"/>
          <w:sz w:val="20"/>
          <w:szCs w:val="20"/>
          <w:rFonts w:ascii="Times New Roman" w:eastAsia="黑体" w:hAnsi="黑体" w:hint="default"/>
        </w:rPr>
        <w:t>3</w:t>
      </w:r>
      <w:ins w:id="274" w:author="HeYang" w:date="2017-06-03T21:42:00Z">
        <w:r>
          <w:rPr>
            <w:color w:val="auto"/>
            <w:position w:val="0"/>
            <w:sz w:val="20"/>
            <w:szCs w:val="20"/>
            <w:rFonts w:ascii="Times New Roman" w:eastAsia="黑体" w:hAnsi="黑体" w:hint="default"/>
          </w:rPr>
          <w:t>-</w:t>
        </w:r>
      </w:ins>
      <w:del w:id="275" w:author="HeYang" w:date="2017-06-03T21:42:00Z">
        <w:r>
          <w:rPr>
            <w:color w:val="auto"/>
            <w:position w:val="0"/>
            <w:sz w:val="20"/>
            <w:szCs w:val="20"/>
            <w:rFonts w:ascii="Times New Roman" w:eastAsia="黑体" w:hAnsi="黑体" w:hint="default"/>
          </w:rPr>
          <w:delText>－</w:delText>
        </w:r>
      </w:del>
      <w:r>
        <w:rPr/>
        <w:rPr>
          <w:rFonts w:ascii="Times New Roman" w:eastAsia="黑体" w:hAnsi="Times New Roman"/>
          <w:shd w:val="clear"/>
          <w:sz w:val="20"/>
          <w:szCs w:val="20"/>
          <w:w w:val="100"/>
        </w:rPr>
        <w:fldChar w:fldCharType="begin"/>
      </w:r>
      <w:r>
        <w:rPr/>
        <w:rPr>
          <w:rFonts w:ascii="Times New Roman" w:eastAsia="黑体" w:hAnsi="Times New Roman"/>
          <w:shd w:val="clear"/>
          <w:sz w:val="20"/>
          <w:szCs w:val="20"/>
          <w:w w:val="100"/>
        </w:rPr>
        <w:instrText xml:space="preserve"> SEQ Figure \* ARABIC \s 1</w:instrText>
      </w:r>
      <w:r>
        <w:rPr/>
        <w:rPr>
          <w:rFonts w:ascii="Times New Roman" w:eastAsia="黑体" w:hAnsi="Times New Roman"/>
          <w:shd w:val="clear"/>
          <w:sz w:val="20"/>
          <w:szCs w:val="20"/>
          <w:w w:val="100"/>
        </w:rPr>
        <w:fldChar w:fldCharType="separate"/>
      </w:r>
      <w:r>
        <w:rPr>
          <w:color w:val="auto"/>
          <w:position w:val="0"/>
          <w:sz w:val="20"/>
          <w:szCs w:val="20"/>
          <w:rFonts w:ascii="Times New Roman" w:eastAsia="黑体" w:hAnsi="黑体" w:hint="default"/>
        </w:rPr>
        <w:t>2</w:t>
      </w:r>
      <w:r>
        <w:rPr/>
        <w:rPr>
          <w:rFonts w:ascii="Times New Roman" w:eastAsia="黑体" w:hAnsi="Times New Roman"/>
          <w:shd w:val="clear"/>
          <w:sz w:val="20"/>
          <w:szCs w:val="20"/>
          <w:w w:val="100"/>
        </w:rPr>
        <w:fldChar w:fldCharType="end"/>
      </w:r>
      <w:r>
        <w:rPr>
          <w:color w:val="auto"/>
          <w:position w:val="0"/>
          <w:sz w:val="20"/>
          <w:szCs w:val="20"/>
          <w:rFonts w:ascii="Times New Roman" w:eastAsia="黑体" w:hAnsi="黑体" w:hint="default"/>
        </w:rPr>
        <w:t>　</w:t>
      </w:r>
      <w:r>
        <w:rPr>
          <w:color w:val="333333"/>
          <w:position w:val="0"/>
          <w:sz w:val="20"/>
          <w:szCs w:val="20"/>
          <w:shd w:val="clear" w:color="000000" w:fill="FFFFFF"/>
          <w:rFonts w:ascii="Arial" w:eastAsia="Arial" w:hAnsi="Arial" w:hint="default"/>
        </w:rPr>
        <w:t xml:space="preserve"> A</w:t>
      </w:r>
      <w:r>
        <w:rPr>
          <w:color w:val="auto"/>
          <w:position w:val="0"/>
          <w:sz w:val="20"/>
          <w:szCs w:val="20"/>
          <w:rFonts w:ascii="Times New Roman" w:eastAsia="黑体" w:hAnsi="黑体" w:hint="default"/>
        </w:rPr>
        <w:t xml:space="preserve">ctivity Diagram Of “Rearrange The Game”</w:t>
      </w:r>
    </w:p>
    <w:p>
      <w:pPr>
        <w:bidi w:val="0"/>
        <w:numPr>
          <w:ilvl w:val="2"/>
          <w:numId w:val="1"/>
        </w:numPr>
        <w:jc w:val="left"/>
        <w:spacing w:lineRule="exact" w:line="440" w:before="240" w:after="240"/>
        <w:ind w:right="0" w:left="709" w:hanging="709"/>
        <w:rPr>
          <w:color w:val="auto"/>
          <w:position w:val="0"/>
          <w:sz w:val="28"/>
          <w:szCs w:val="28"/>
          <w:rFonts w:ascii="Times New Roman" w:eastAsia="黑体" w:hAnsi="黑体" w:hint="default"/>
        </w:rPr>
        <w:outlineLvl w:val="2"/>
        <w:autoSpaceDE w:val="1"/>
        <w:autoSpaceDN w:val="1"/>
      </w:pPr>
      <w:bookmarkStart w:id="133" w:name="_Toc417887059"/>
      <w:r>
        <w:rPr>
          <w:color w:val="auto"/>
          <w:position w:val="0"/>
          <w:sz w:val="28"/>
          <w:szCs w:val="28"/>
          <w:rFonts w:ascii="Times New Roman" w:eastAsia="黑体" w:hAnsi="黑体" w:hint="default"/>
        </w:rPr>
        <w:t>　　</w:t>
      </w:r>
      <w:bookmarkStart w:id="134" w:name="_Toc484463967"/>
      <w:r>
        <w:rPr>
          <w:color w:val="auto"/>
          <w:position w:val="0"/>
          <w:sz w:val="28"/>
          <w:szCs w:val="28"/>
          <w:rFonts w:ascii="Times New Roman" w:eastAsia="黑体" w:hAnsi="黑体" w:hint="default"/>
        </w:rPr>
        <w:t>功能需求</w:t>
      </w:r>
      <w:bookmarkEnd w:id="134"/>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根据上文游戏规则描述以及需求描述，游戏规则是模仿网络上普通的连连看游戏，</w:t>
      </w:r>
      <w:r>
        <w:rPr>
          <w:color w:val="auto"/>
          <w:position w:val="0"/>
          <w:sz w:val="24"/>
          <w:szCs w:val="24"/>
          <w:rFonts w:ascii="Times New Roman" w:eastAsia="Times New Roman" w:hAnsi="Times New Roman" w:hint="default"/>
        </w:rPr>
        <w:t>主要需求是解决鼠标两次点击的图片能否消去的问题。当然，前提是点击两张相同的图</w:t>
      </w:r>
      <w:r>
        <w:rPr>
          <w:color w:val="auto"/>
          <w:position w:val="0"/>
          <w:sz w:val="24"/>
          <w:szCs w:val="24"/>
          <w:rFonts w:ascii="Times New Roman" w:eastAsia="Times New Roman" w:hAnsi="Times New Roman" w:hint="default"/>
        </w:rPr>
        <w:t>片，若点击的是同一张图片或者两张不同的图片，则不予以处理。在两张相同图片所能</w:t>
      </w:r>
      <w:r>
        <w:rPr>
          <w:color w:val="auto"/>
          <w:position w:val="0"/>
          <w:sz w:val="24"/>
          <w:szCs w:val="24"/>
          <w:rFonts w:ascii="Times New Roman" w:eastAsia="Times New Roman" w:hAnsi="Times New Roman" w:hint="default"/>
        </w:rPr>
        <w:t>连通的所有路径中，如果存在一条转弯点不多于两个的路径，就可以消去；如果没有，</w:t>
      </w:r>
      <w:r>
        <w:rPr>
          <w:color w:val="auto"/>
          <w:position w:val="0"/>
          <w:sz w:val="24"/>
          <w:szCs w:val="24"/>
          <w:rFonts w:ascii="Times New Roman" w:eastAsia="Times New Roman" w:hAnsi="Times New Roman" w:hint="default"/>
        </w:rPr>
        <w:t>则不予以处理。这也是游戏的基本功能，给定任意具有相同图形的两个格子，我们需要</w:t>
      </w:r>
      <w:r>
        <w:rPr>
          <w:color w:val="auto"/>
          <w:position w:val="0"/>
          <w:sz w:val="24"/>
          <w:szCs w:val="24"/>
          <w:rFonts w:ascii="Times New Roman" w:eastAsia="Times New Roman" w:hAnsi="Times New Roman" w:hint="default"/>
        </w:rPr>
        <w:t>寻找这两个格子之间在转弯最少的情况下，经过格子数目最少的路径。如果这个最优路</w:t>
      </w:r>
      <w:r>
        <w:rPr>
          <w:color w:val="auto"/>
          <w:position w:val="0"/>
          <w:sz w:val="24"/>
          <w:szCs w:val="24"/>
          <w:rFonts w:ascii="Times New Roman" w:eastAsia="Times New Roman" w:hAnsi="Times New Roman" w:hint="default"/>
        </w:rPr>
        <w:t xml:space="preserve">径的转弯数目少于3 ，则这两个格子可以消去。</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根据难度的不同该游戏由4、8、12、15种不同的图片组成，游戏开始将会出现64张</w:t>
      </w:r>
      <w:r>
        <w:rPr>
          <w:color w:val="auto"/>
          <w:position w:val="0"/>
          <w:sz w:val="24"/>
          <w:szCs w:val="24"/>
          <w:rFonts w:ascii="Times New Roman" w:eastAsia="Times New Roman" w:hAnsi="Times New Roman" w:hint="default"/>
        </w:rPr>
        <w:t>随机组合的图片，在规则下点击两张相同的图片后，图片将会消失。图片全部消完为游</w:t>
      </w:r>
      <w:r>
        <w:rPr>
          <w:color w:val="auto"/>
          <w:position w:val="0"/>
          <w:sz w:val="24"/>
          <w:szCs w:val="24"/>
          <w:rFonts w:ascii="Times New Roman" w:eastAsia="Times New Roman" w:hAnsi="Times New Roman" w:hint="default"/>
        </w:rPr>
        <w:t>戏成功，将进入下一关。游戏还将设置刷新功能，重新开始功能的按钮，并实现该功能，</w:t>
      </w:r>
      <w:r>
        <w:rPr>
          <w:color w:val="auto"/>
          <w:position w:val="0"/>
          <w:sz w:val="24"/>
          <w:szCs w:val="24"/>
          <w:rFonts w:ascii="Times New Roman" w:eastAsia="Times New Roman" w:hAnsi="Times New Roman" w:hint="default"/>
        </w:rPr>
        <w:t>方便用户进行操作。游戏的主要功能将通过程序中的线程、布局功能、事件监听进行有</w:t>
      </w:r>
      <w:r>
        <w:rPr>
          <w:color w:val="auto"/>
          <w:position w:val="0"/>
          <w:sz w:val="24"/>
          <w:szCs w:val="24"/>
          <w:rFonts w:ascii="Times New Roman" w:eastAsia="Times New Roman" w:hAnsi="Times New Roman" w:hint="default"/>
        </w:rPr>
        <w:t>效实现。</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本系统将划分为以下几个模块，如图3</w:t>
      </w:r>
      <w:del w:id="276" w:author="HeYang" w:date="2017-06-03T21:44:00Z">
        <w:r>
          <w:rPr>
            <w:color w:val="auto"/>
            <w:position w:val="0"/>
            <w:sz w:val="24"/>
            <w:szCs w:val="24"/>
            <w:rFonts w:ascii="Times New Roman" w:eastAsia="Times New Roman" w:hAnsi="Times New Roman" w:hint="default"/>
          </w:rPr>
          <w:delText>－</w:delText>
        </w:r>
      </w:del>
      <w:ins w:id="277" w:author="HeYang" w:date="2017-06-03T21:44:00Z">
        <w:r>
          <w:rPr>
            <w:color w:val="auto"/>
            <w:position w:val="0"/>
            <w:sz w:val="24"/>
            <w:szCs w:val="24"/>
            <w:rFonts w:ascii="Times New Roman" w:eastAsia="Times New Roman" w:hAnsi="Times New Roman" w:hint="default"/>
          </w:rPr>
          <w:t>-</w:t>
        </w:r>
      </w:ins>
      <w:r>
        <w:rPr>
          <w:color w:val="auto"/>
          <w:position w:val="0"/>
          <w:sz w:val="24"/>
          <w:szCs w:val="24"/>
          <w:rFonts w:ascii="Times New Roman" w:eastAsia="Times New Roman" w:hAnsi="Times New Roman" w:hint="default"/>
        </w:rPr>
        <w:t>3系统功能模块图。将连连看游戏按照功能划分为：</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消除模块：完成连连看游戏消除动作的模块。</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重新开始模块：完成连连看游戏中重新开始新一局游戏功能的模块。</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刷新模块：完成连连看游戏中，将游戏中未消除的图片个数记录并重新随机放置</w:t>
      </w:r>
      <w:r>
        <w:rPr>
          <w:color w:val="auto"/>
          <w:position w:val="0"/>
          <w:sz w:val="24"/>
          <w:szCs w:val="24"/>
          <w:rFonts w:ascii="Times New Roman" w:eastAsia="Times New Roman" w:hAnsi="Times New Roman" w:hint="default"/>
        </w:rPr>
        <w:t>等数量图片的功能模块。</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选择难度模块：完成游戏中切换游戏难度并开始新一局游戏的模块。</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计时模块：完成游戏中倒计时并显示提示信息的模块。</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状态显示模块：完成游戏中对游戏得分、闯关数记录的模块。</w:t>
      </w:r>
    </w:p>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sz w:val="20"/>
        </w:rPr>
        <w:drawing>
          <wp:inline distT="0" distB="0" distL="0" distR="0">
            <wp:extent cx="4156710" cy="2073910"/>
            <wp:effectExtent l="0" t="0" r="0" b="8890"/>
            <wp:docPr id="79"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Users/Administrator/AppData/Roaming/JisuOffice/ETemp/7952_7660896/image10.png"/>
                    <pic:cNvPicPr>
                      <a:picLocks noChangeAspect="1" noChangeArrowheads="1"/>
                    </pic:cNvPicPr>
                  </pic:nvPicPr>
                  <pic:blipFill>
                    <a:blip r:embed="rId20" cstate="print"/>
                    <a:stretch>
                      <a:fillRect/>
                    </a:stretch>
                  </pic:blipFill>
                  <pic:spPr>
                    <a:xfrm>
                      <a:off x="0" y="0"/>
                      <a:ext cx="4157345" cy="2074545"/>
                    </a:xfrm>
                    <a:prstGeom prst="rect"/>
                    <a:ln cap="flat"/>
                  </pic:spPr>
                </pic:pic>
              </a:graphicData>
            </a:graphic>
          </wp:inline>
        </w:drawing>
      </w:r>
    </w:p>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color w:val="auto"/>
          <w:position w:val="0"/>
          <w:sz w:val="20"/>
          <w:szCs w:val="20"/>
          <w:rFonts w:ascii="Times New Roman" w:eastAsia="黑体" w:hAnsi="黑体" w:hint="default"/>
        </w:rPr>
        <w:t xml:space="preserve">图 </w:t>
      </w:r>
      <w:r>
        <w:rPr>
          <w:color w:val="auto"/>
          <w:position w:val="0"/>
          <w:sz w:val="20"/>
          <w:szCs w:val="20"/>
          <w:rFonts w:ascii="Times New Roman" w:eastAsia="黑体" w:hAnsi="黑体" w:hint="default"/>
        </w:rPr>
        <w:t>3</w:t>
      </w:r>
      <w:ins w:id="278" w:author="HeYang" w:date="2017-06-03T21:42:00Z">
        <w:r>
          <w:rPr>
            <w:color w:val="auto"/>
            <w:position w:val="0"/>
            <w:sz w:val="20"/>
            <w:szCs w:val="20"/>
            <w:rFonts w:ascii="Times New Roman" w:eastAsia="黑体" w:hAnsi="黑体" w:hint="default"/>
          </w:rPr>
          <w:t>-</w:t>
        </w:r>
      </w:ins>
      <w:del w:id="279" w:author="HeYang" w:date="2017-06-03T21:42:00Z">
        <w:r>
          <w:rPr>
            <w:color w:val="auto"/>
            <w:position w:val="0"/>
            <w:sz w:val="20"/>
            <w:szCs w:val="20"/>
            <w:rFonts w:ascii="Times New Roman" w:eastAsia="黑体" w:hAnsi="黑体" w:hint="default"/>
          </w:rPr>
          <w:delText>－</w:delText>
        </w:r>
      </w:del>
      <w:r>
        <w:rPr/>
        <w:rPr>
          <w:rFonts w:ascii="Times New Roman" w:eastAsia="黑体" w:hAnsi="Times New Roman"/>
          <w:shd w:val="clear"/>
          <w:sz w:val="20"/>
          <w:szCs w:val="20"/>
          <w:w w:val="100"/>
        </w:rPr>
        <w:fldChar w:fldCharType="begin"/>
      </w:r>
      <w:r>
        <w:rPr/>
        <w:rPr>
          <w:rFonts w:ascii="Times New Roman" w:eastAsia="黑体" w:hAnsi="Times New Roman"/>
          <w:shd w:val="clear"/>
          <w:sz w:val="20"/>
          <w:szCs w:val="20"/>
          <w:w w:val="100"/>
        </w:rPr>
        <w:instrText xml:space="preserve"> SEQ 图 \* ARABIC \s 1</w:instrText>
      </w:r>
      <w:r>
        <w:rPr/>
        <w:rPr>
          <w:rFonts w:ascii="Times New Roman" w:eastAsia="黑体" w:hAnsi="Times New Roman"/>
          <w:shd w:val="clear"/>
          <w:sz w:val="20"/>
          <w:szCs w:val="20"/>
          <w:w w:val="100"/>
        </w:rPr>
        <w:fldChar w:fldCharType="separate"/>
      </w:r>
      <w:r>
        <w:rPr>
          <w:color w:val="auto"/>
          <w:position w:val="0"/>
          <w:sz w:val="20"/>
          <w:szCs w:val="20"/>
          <w:rFonts w:ascii="Times New Roman" w:eastAsia="黑体" w:hAnsi="黑体" w:hint="default"/>
        </w:rPr>
        <w:t>3</w:t>
      </w:r>
      <w:r>
        <w:rPr/>
        <w:rPr>
          <w:rFonts w:ascii="Times New Roman" w:eastAsia="黑体" w:hAnsi="Times New Roman"/>
          <w:shd w:val="clear"/>
          <w:sz w:val="20"/>
          <w:szCs w:val="20"/>
          <w:w w:val="100"/>
        </w:rPr>
        <w:fldChar w:fldCharType="end"/>
      </w:r>
      <w:r>
        <w:rPr>
          <w:color w:val="auto"/>
          <w:position w:val="0"/>
          <w:sz w:val="20"/>
          <w:szCs w:val="20"/>
          <w:rFonts w:ascii="Times New Roman" w:eastAsia="黑体" w:hAnsi="黑体" w:hint="default"/>
        </w:rPr>
        <w:t>　系统功能模块图</w:t>
      </w:r>
    </w:p>
    <w:p>
      <w:pPr>
        <w:numPr>
          <w:ilvl w:val="0"/>
          <w:numId w:val="0"/>
        </w:numPr>
        <w:jc w:val="left"/>
        <w:spacing w:lineRule="auto" w:line="240" w:before="0" w:after="160"/>
        <w:ind w:right="0" w:firstLine="0"/>
        <w:rPr>
          <w:color w:val="auto"/>
          <w:position w:val="0"/>
          <w:sz w:val="20"/>
          <w:szCs w:val="20"/>
          <w:rFonts w:ascii="Times New Roman" w:eastAsia="黑体" w:hAnsi="黑体" w:hint="default"/>
          <w:del w:id="280" w:author="HeYang" w:date="2017-06-03T21:42:00Z"/>
        </w:rPr>
        <w:autoSpaceDE w:val="1"/>
        <w:autoSpaceDN w:val="1"/>
      </w:pPr>
      <w:r>
        <w:rPr>
          <w:color w:val="auto"/>
          <w:position w:val="0"/>
          <w:sz w:val="20"/>
          <w:szCs w:val="20"/>
          <w:rFonts w:ascii="Times New Roman" w:eastAsia="黑体" w:hAnsi="黑体" w:hint="default"/>
        </w:rPr>
        <w:t xml:space="preserve">Figure </w:t>
      </w:r>
      <w:r>
        <w:rPr>
          <w:color w:val="auto"/>
          <w:position w:val="0"/>
          <w:sz w:val="20"/>
          <w:szCs w:val="20"/>
          <w:rFonts w:ascii="Times New Roman" w:eastAsia="黑体" w:hAnsi="黑体" w:hint="default"/>
        </w:rPr>
        <w:t>3</w:t>
      </w:r>
      <w:ins w:id="281" w:author="HeYang" w:date="2017-06-03T21:42:00Z">
        <w:r>
          <w:rPr>
            <w:color w:val="auto"/>
            <w:position w:val="0"/>
            <w:sz w:val="20"/>
            <w:szCs w:val="20"/>
            <w:rFonts w:ascii="Times New Roman" w:eastAsia="黑体" w:hAnsi="黑体" w:hint="default"/>
          </w:rPr>
          <w:t>-</w:t>
        </w:r>
      </w:ins>
      <w:del w:id="282" w:author="HeYang" w:date="2017-06-03T21:42:00Z">
        <w:r>
          <w:rPr>
            <w:color w:val="auto"/>
            <w:position w:val="0"/>
            <w:sz w:val="20"/>
            <w:szCs w:val="20"/>
            <w:rFonts w:ascii="Times New Roman" w:eastAsia="黑体" w:hAnsi="黑体" w:hint="default"/>
          </w:rPr>
          <w:delText>－</w:delText>
        </w:r>
      </w:del>
      <w:r>
        <w:rPr/>
        <w:rPr>
          <w:rFonts w:ascii="Times New Roman" w:eastAsia="黑体" w:hAnsi="Times New Roman"/>
          <w:shd w:val="clear"/>
          <w:sz w:val="20"/>
          <w:szCs w:val="20"/>
          <w:w w:val="100"/>
        </w:rPr>
        <w:fldChar w:fldCharType="begin"/>
      </w:r>
      <w:r>
        <w:rPr/>
        <w:rPr>
          <w:rFonts w:ascii="Times New Roman" w:eastAsia="黑体" w:hAnsi="Times New Roman"/>
          <w:shd w:val="clear"/>
          <w:sz w:val="20"/>
          <w:szCs w:val="20"/>
          <w:w w:val="100"/>
        </w:rPr>
        <w:instrText xml:space="preserve"> SEQ Figure \* ARABIC \s 1</w:instrText>
      </w:r>
      <w:r>
        <w:rPr/>
        <w:rPr>
          <w:rFonts w:ascii="Times New Roman" w:eastAsia="黑体" w:hAnsi="Times New Roman"/>
          <w:shd w:val="clear"/>
          <w:sz w:val="20"/>
          <w:szCs w:val="20"/>
          <w:w w:val="100"/>
        </w:rPr>
        <w:fldChar w:fldCharType="separate"/>
      </w:r>
      <w:r>
        <w:rPr>
          <w:color w:val="auto"/>
          <w:position w:val="0"/>
          <w:sz w:val="20"/>
          <w:szCs w:val="20"/>
          <w:rFonts w:ascii="Times New Roman" w:eastAsia="黑体" w:hAnsi="黑体" w:hint="default"/>
        </w:rPr>
        <w:t>3</w:t>
      </w:r>
      <w:r>
        <w:rPr/>
        <w:rPr>
          <w:rFonts w:ascii="Times New Roman" w:eastAsia="黑体" w:hAnsi="Times New Roman"/>
          <w:shd w:val="clear"/>
          <w:sz w:val="20"/>
          <w:szCs w:val="20"/>
          <w:w w:val="100"/>
        </w:rPr>
        <w:fldChar w:fldCharType="end"/>
      </w:r>
      <w:r>
        <w:rPr>
          <w:color w:val="auto"/>
          <w:position w:val="0"/>
          <w:sz w:val="20"/>
          <w:szCs w:val="20"/>
          <w:rFonts w:ascii="Times New Roman" w:eastAsia="黑体" w:hAnsi="黑体" w:hint="default"/>
        </w:rPr>
        <w:t xml:space="preserve">　System Functional Module Diagram</w:t>
      </w:r>
    </w:p>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为更好的实现该游戏，结合系统流程图可进一步将上述功能细化如下：</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第一，图片的选择：选中的图片应该区别于其他图片。</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第二，图片的排列：在开始新一局的游戏时，图片的排列要清晰，满足随机的同</w:t>
      </w:r>
      <w:r>
        <w:rPr>
          <w:color w:val="auto"/>
          <w:position w:val="0"/>
          <w:sz w:val="24"/>
          <w:szCs w:val="24"/>
          <w:rFonts w:ascii="Times New Roman" w:eastAsia="Times New Roman" w:hAnsi="Times New Roman" w:hint="default"/>
        </w:rPr>
        <w:t>时，要保证成对出现。</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第三，记分功能：在游戏界面上要有明确标识，直观的显示当前游戏状态，包括</w:t>
      </w:r>
      <w:r>
        <w:rPr>
          <w:color w:val="auto"/>
          <w:position w:val="0"/>
          <w:sz w:val="24"/>
          <w:szCs w:val="24"/>
          <w:rFonts w:ascii="Times New Roman" w:eastAsia="Times New Roman" w:hAnsi="Times New Roman" w:hint="default"/>
        </w:rPr>
        <w:t>游戏得分情况和闯关关数情况。</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第四，沙漏计时功能：沙漏状计时能将时间地流逝直观形象的表达，增加游戏难</w:t>
      </w:r>
      <w:r>
        <w:rPr>
          <w:color w:val="auto"/>
          <w:position w:val="0"/>
          <w:sz w:val="24"/>
          <w:szCs w:val="24"/>
          <w:rFonts w:ascii="Times New Roman" w:eastAsia="Times New Roman" w:hAnsi="Times New Roman" w:hint="default"/>
        </w:rPr>
        <w:t>度的同时很好地刺激了游戏玩家的胜负欲。</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第五，游戏的开始和重新开始：在游戏开始前，应对玩家有所提示。重新开始游戏</w:t>
      </w:r>
      <w:r>
        <w:rPr>
          <w:color w:val="auto"/>
          <w:position w:val="0"/>
          <w:sz w:val="24"/>
          <w:szCs w:val="24"/>
          <w:rFonts w:ascii="Times New Roman" w:eastAsia="Times New Roman" w:hAnsi="Times New Roman" w:hint="default"/>
        </w:rPr>
        <w:t>要中断当前游戏，开始一局新的游戏，同样要有所提示。</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第六，游戏关闭和结束：游戏关闭和结束是两个概念，游戏关闭相当于关闭程序，</w:t>
      </w:r>
      <w:r>
        <w:rPr>
          <w:color w:val="auto"/>
          <w:position w:val="0"/>
          <w:sz w:val="24"/>
          <w:szCs w:val="24"/>
          <w:rFonts w:ascii="Times New Roman" w:eastAsia="Times New Roman" w:hAnsi="Times New Roman" w:hint="default"/>
        </w:rPr>
        <w:t>游戏结束是指游戏时间到，此处应该对玩家有所提示，游戏结束后游戏依旧在运行，</w:t>
      </w:r>
      <w:r>
        <w:rPr>
          <w:color w:val="auto"/>
          <w:position w:val="0"/>
          <w:sz w:val="24"/>
          <w:szCs w:val="24"/>
          <w:rFonts w:ascii="Times New Roman" w:eastAsia="Times New Roman" w:hAnsi="Times New Roman" w:hint="default"/>
        </w:rPr>
        <w:t>可以开始新一局游戏，也可以结束游戏。</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第七，游戏难度：游戏难度不要仅仅局限于一个难度，提升难度有利于激发玩家</w:t>
      </w:r>
      <w:r>
        <w:rPr>
          <w:color w:val="auto"/>
          <w:position w:val="0"/>
          <w:sz w:val="24"/>
          <w:szCs w:val="24"/>
          <w:rFonts w:ascii="Times New Roman" w:eastAsia="Times New Roman" w:hAnsi="Times New Roman" w:hint="default"/>
        </w:rPr>
        <w:t>运行游戏，提高游戏对玩家的吸引力和游戏本身的可玩性。游戏难度应可选。游戏默认</w:t>
      </w:r>
      <w:r>
        <w:rPr>
          <w:color w:val="auto"/>
          <w:position w:val="0"/>
          <w:sz w:val="24"/>
          <w:szCs w:val="24"/>
          <w:rFonts w:ascii="Times New Roman" w:eastAsia="Times New Roman" w:hAnsi="Times New Roman" w:hint="default"/>
        </w:rPr>
        <w:t>开始时游戏难度应该较低。现设置游戏难度为4个等级，每个等级显示总体个数相同但</w:t>
      </w:r>
      <w:r>
        <w:rPr>
          <w:color w:val="auto"/>
          <w:position w:val="0"/>
          <w:sz w:val="24"/>
          <w:szCs w:val="24"/>
          <w:rFonts w:ascii="Times New Roman" w:eastAsia="Times New Roman" w:hAnsi="Times New Roman" w:hint="default"/>
        </w:rPr>
        <w:t>不同种类的图片，难度越高，种类越多，整体界面看起来越复杂。</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 xml:space="preserve">第八，游戏闯关： </w:t>
      </w:r>
      <w:r>
        <w:rPr>
          <w:color w:val="auto"/>
          <w:position w:val="0"/>
          <w:sz w:val="24"/>
          <w:szCs w:val="24"/>
          <w:rFonts w:ascii="Times New Roman" w:eastAsia="Times New Roman" w:hAnsi="Times New Roman" w:hint="default"/>
        </w:rPr>
        <w:t>每一个难度下可以有很多关卡，每一个关游戏过关后可以直接进入下一关，最好能实</w:t>
      </w:r>
      <w:r>
        <w:rPr>
          <w:color w:val="auto"/>
          <w:position w:val="0"/>
          <w:sz w:val="24"/>
          <w:szCs w:val="24"/>
          <w:rFonts w:ascii="Times New Roman" w:eastAsia="Times New Roman" w:hAnsi="Times New Roman" w:hint="default"/>
        </w:rPr>
        <w:t>现每一关较上一关略有难度。</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第九，游戏提示功能（刷新功能）：在游戏过程中可以使用一次刷新功能，重新</w:t>
      </w:r>
      <w:r>
        <w:rPr>
          <w:color w:val="auto"/>
          <w:position w:val="0"/>
          <w:sz w:val="24"/>
          <w:szCs w:val="24"/>
          <w:rFonts w:ascii="Times New Roman" w:eastAsia="Times New Roman" w:hAnsi="Times New Roman" w:hint="default"/>
        </w:rPr>
        <w:t>排列当前游戏未消除的图片个数的图片。</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第十，游戏必要的提示：包括前面叙述的关卡数提示、得分提示、游戏开始和结束</w:t>
      </w:r>
      <w:r>
        <w:rPr>
          <w:color w:val="auto"/>
          <w:position w:val="0"/>
          <w:sz w:val="24"/>
          <w:szCs w:val="24"/>
          <w:rFonts w:ascii="Times New Roman" w:eastAsia="Times New Roman" w:hAnsi="Times New Roman" w:hint="default"/>
        </w:rPr>
        <w:t>提示、倒计时提示。</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第十一，游戏要最大限度地实现了易维护性和易操作性，游戏运行稳定、安全可靠。</w:t>
      </w:r>
      <w:bookmarkEnd w:id="133"/>
    </w:p>
    <w:p>
      <w:pPr>
        <w:bidi w:val="0"/>
        <w:numPr>
          <w:ilvl w:val="2"/>
          <w:numId w:val="1"/>
        </w:numPr>
        <w:jc w:val="left"/>
        <w:spacing w:lineRule="exact" w:line="440" w:before="240" w:after="240"/>
        <w:ind w:right="0" w:left="709" w:hanging="709"/>
        <w:rPr>
          <w:color w:val="auto"/>
          <w:position w:val="0"/>
          <w:sz w:val="28"/>
          <w:szCs w:val="28"/>
          <w:rFonts w:ascii="Times New Roman" w:eastAsia="黑体" w:hAnsi="黑体" w:hint="default"/>
        </w:rPr>
        <w:outlineLvl w:val="2"/>
        <w:autoSpaceDE w:val="1"/>
        <w:autoSpaceDN w:val="1"/>
      </w:pPr>
      <w:r>
        <w:rPr>
          <w:color w:val="auto"/>
          <w:position w:val="0"/>
          <w:sz w:val="28"/>
          <w:szCs w:val="28"/>
          <w:rFonts w:ascii="Times New Roman" w:eastAsia="黑体" w:hAnsi="黑体" w:hint="default"/>
        </w:rPr>
        <w:t>　　</w:t>
      </w:r>
      <w:bookmarkStart w:id="135" w:name="_Toc484463968"/>
      <w:r>
        <w:rPr>
          <w:color w:val="auto"/>
          <w:position w:val="0"/>
          <w:sz w:val="28"/>
          <w:szCs w:val="28"/>
          <w:rFonts w:ascii="Times New Roman" w:eastAsia="黑体" w:hAnsi="黑体" w:hint="default"/>
        </w:rPr>
        <w:t>非功能需求</w:t>
      </w:r>
      <w:bookmarkEnd w:id="135"/>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非功能需求包括产品必须遵从的标准、规范和约束，操作界面的具体细节和构造上</w:t>
      </w:r>
      <w:r>
        <w:rPr>
          <w:color w:val="auto"/>
          <w:position w:val="0"/>
          <w:sz w:val="24"/>
          <w:szCs w:val="24"/>
          <w:rFonts w:ascii="Times New Roman" w:eastAsia="Times New Roman" w:hAnsi="Times New Roman" w:hint="default"/>
        </w:rPr>
        <w:t>的限制。</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首先，软件制作为了设计、实现和后期维护的方便，以及软件用户使用的便利，所</w:t>
      </w:r>
      <w:r>
        <w:rPr>
          <w:color w:val="auto"/>
          <w:position w:val="0"/>
          <w:sz w:val="24"/>
          <w:szCs w:val="24"/>
          <w:rFonts w:ascii="Times New Roman" w:eastAsia="Times New Roman" w:hAnsi="Times New Roman" w:hint="default"/>
        </w:rPr>
        <w:t>以必须采取一定的设计原则。其主要设计原则有：</w:t>
      </w:r>
    </w:p>
    <w:p>
      <w:pPr>
        <w:bidi w:val="0"/>
        <w:numPr>
          <w:ilvl w:val="0"/>
          <w:numId w:val="7"/>
        </w:numPr>
        <w:jc w:val="left"/>
        <w:spacing w:lineRule="auto" w:line="240" w:before="0" w:after="160"/>
        <w:ind w:left="840" w:right="0" w:hanging="42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简单性：这里指游戏操作简单易懂，结合上文，可以通过游戏界面实现部分要</w:t>
      </w:r>
      <w:r>
        <w:rPr>
          <w:color w:val="auto"/>
          <w:position w:val="0"/>
          <w:sz w:val="24"/>
          <w:szCs w:val="24"/>
          <w:rFonts w:ascii="Times New Roman" w:eastAsia="Times New Roman" w:hAnsi="Times New Roman" w:hint="default"/>
        </w:rPr>
        <w:t>求，游戏整体要尽量操作简单易懂，这对于我们这款注重交互体验的游戏软件</w:t>
      </w:r>
      <w:r>
        <w:rPr>
          <w:color w:val="auto"/>
          <w:position w:val="0"/>
          <w:sz w:val="24"/>
          <w:szCs w:val="24"/>
          <w:rFonts w:ascii="Times New Roman" w:eastAsia="Times New Roman" w:hAnsi="Times New Roman" w:hint="default"/>
        </w:rPr>
        <w:t>至关重要。</w:t>
      </w:r>
    </w:p>
    <w:p>
      <w:pPr>
        <w:bidi w:val="0"/>
        <w:numPr>
          <w:ilvl w:val="0"/>
          <w:numId w:val="7"/>
        </w:numPr>
        <w:jc w:val="left"/>
        <w:spacing w:lineRule="auto" w:line="240" w:before="0" w:after="160"/>
        <w:ind w:left="840" w:right="0" w:hanging="42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针对性：本软件设计是基于java的连连看的需求定向开发设计，所以具有专业</w:t>
      </w:r>
      <w:r>
        <w:rPr>
          <w:color w:val="auto"/>
          <w:position w:val="0"/>
          <w:sz w:val="24"/>
          <w:szCs w:val="24"/>
          <w:rFonts w:ascii="Times New Roman" w:eastAsia="Times New Roman" w:hAnsi="Times New Roman" w:hint="default"/>
        </w:rPr>
        <w:t>突出和很强的针对性。</w:t>
      </w:r>
    </w:p>
    <w:p>
      <w:pPr>
        <w:bidi w:val="0"/>
        <w:numPr>
          <w:ilvl w:val="0"/>
          <w:numId w:val="7"/>
        </w:numPr>
        <w:jc w:val="left"/>
        <w:spacing w:lineRule="auto" w:line="240" w:before="0" w:after="160"/>
        <w:ind w:left="840" w:right="0" w:hanging="42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实用性：要求本软件能够满足基于java的连连看游戏的需要，因此具有良好的</w:t>
      </w:r>
      <w:r>
        <w:rPr>
          <w:color w:val="auto"/>
          <w:position w:val="0"/>
          <w:sz w:val="24"/>
          <w:szCs w:val="24"/>
          <w:rFonts w:ascii="Times New Roman" w:eastAsia="Times New Roman" w:hAnsi="Times New Roman" w:hint="default"/>
        </w:rPr>
        <w:t>实用性。</w:t>
      </w:r>
    </w:p>
    <w:p>
      <w:pPr>
        <w:bidi w:val="0"/>
        <w:numPr>
          <w:ilvl w:val="0"/>
          <w:numId w:val="7"/>
        </w:numPr>
        <w:jc w:val="left"/>
        <w:spacing w:lineRule="auto" w:line="240" w:before="0" w:after="160"/>
        <w:ind w:left="840" w:right="0" w:hanging="42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一致性：界面风格及命名规则一致性（整体界面的布局、地图样式和贴图保持</w:t>
      </w:r>
      <w:r>
        <w:rPr>
          <w:color w:val="auto"/>
          <w:position w:val="0"/>
          <w:sz w:val="24"/>
          <w:szCs w:val="24"/>
          <w:rFonts w:ascii="Times New Roman" w:eastAsia="Times New Roman" w:hAnsi="Times New Roman" w:hint="default"/>
        </w:rPr>
        <w:t>风格一致；变量、类名和其他元素的命名规则保持一致）具体的来说：元素风</w:t>
      </w:r>
      <w:r>
        <w:rPr>
          <w:color w:val="auto"/>
          <w:position w:val="0"/>
          <w:sz w:val="24"/>
          <w:szCs w:val="24"/>
          <w:rFonts w:ascii="Times New Roman" w:eastAsia="Times New Roman" w:hAnsi="Times New Roman" w:hint="default"/>
        </w:rPr>
        <w:t>格一致性是指界面元素的美观风格、摆放位置在同一个界面和不同界面之间都</w:t>
      </w:r>
      <w:r>
        <w:rPr>
          <w:color w:val="auto"/>
          <w:position w:val="0"/>
          <w:sz w:val="24"/>
          <w:szCs w:val="24"/>
          <w:rFonts w:ascii="Times New Roman" w:eastAsia="Times New Roman" w:hAnsi="Times New Roman" w:hint="default"/>
        </w:rPr>
        <w:t>应该是一致的。变量命名规则的一致性具体是指变量用英文单词及英文词组进</w:t>
      </w:r>
      <w:r>
        <w:rPr>
          <w:color w:val="auto"/>
          <w:position w:val="0"/>
          <w:sz w:val="24"/>
          <w:szCs w:val="24"/>
          <w:rFonts w:ascii="Times New Roman" w:eastAsia="Times New Roman" w:hAnsi="Times New Roman" w:hint="default"/>
        </w:rPr>
        <w:t>行命名，做到任意变量均能从上下文推断其义。</w:t>
      </w:r>
    </w:p>
    <w:p>
      <w:pPr>
        <w:numPr>
          <w:ilvl w:val="0"/>
          <w:numId w:val="0"/>
        </w:numPr>
        <w:jc w:val="left"/>
        <w:spacing w:lineRule="auto" w:line="240" w:before="0" w:after="160"/>
        <w:ind w:right="0" w:firstLine="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　　其次，游戏界面的具体细节也不可忽略。游戏一经推出，能否第一时间被喜欢、被</w:t>
      </w:r>
      <w:r>
        <w:rPr>
          <w:color w:val="auto"/>
          <w:position w:val="0"/>
          <w:sz w:val="24"/>
          <w:szCs w:val="24"/>
          <w:rFonts w:ascii="Times New Roman" w:eastAsia="Times New Roman" w:hAnsi="Times New Roman" w:hint="default"/>
        </w:rPr>
        <w:t>欢迎，除了游戏本身操作方面的表现，更多时候取决于游戏界面的优美表现。时下，大</w:t>
      </w:r>
      <w:r>
        <w:rPr>
          <w:color w:val="auto"/>
          <w:position w:val="0"/>
          <w:sz w:val="24"/>
          <w:szCs w:val="24"/>
          <w:rFonts w:ascii="Times New Roman" w:eastAsia="Times New Roman" w:hAnsi="Times New Roman" w:hint="default"/>
        </w:rPr>
        <w:t>型网络游戏、flash网页游戏、桌面小游戏，款式多、样式多，不乏有一些亮眼表现的好</w:t>
      </w:r>
      <w:r>
        <w:rPr>
          <w:color w:val="auto"/>
          <w:position w:val="0"/>
          <w:sz w:val="24"/>
          <w:szCs w:val="24"/>
          <w:rFonts w:ascii="Times New Roman" w:eastAsia="Times New Roman" w:hAnsi="Times New Roman" w:hint="default"/>
        </w:rPr>
        <w:t>游戏、经典游戏。玩家在审美疲劳的同时练就了一双苛刻的眼力，对游戏界面的要求也</w:t>
      </w:r>
      <w:r>
        <w:rPr>
          <w:color w:val="auto"/>
          <w:position w:val="0"/>
          <w:sz w:val="24"/>
          <w:szCs w:val="24"/>
          <w:rFonts w:ascii="Times New Roman" w:eastAsia="Times New Roman" w:hAnsi="Times New Roman" w:hint="default"/>
        </w:rPr>
        <w:t>越来越高。</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本游戏主要针对广大游戏玩家的娱乐时间，在结束一段紧张的工作学习时间之后，</w:t>
      </w:r>
      <w:r>
        <w:rPr>
          <w:color w:val="auto"/>
          <w:position w:val="0"/>
          <w:sz w:val="24"/>
          <w:szCs w:val="24"/>
          <w:rFonts w:ascii="Times New Roman" w:eastAsia="Times New Roman" w:hAnsi="Times New Roman" w:hint="default"/>
        </w:rPr>
        <w:t>通过玩游戏放松心情。结合连连游戏一般以图片形式给出，本次游戏界面也将采用图形</w:t>
      </w:r>
      <w:r>
        <w:rPr>
          <w:color w:val="auto"/>
          <w:position w:val="0"/>
          <w:sz w:val="24"/>
          <w:szCs w:val="24"/>
          <w:rFonts w:ascii="Times New Roman" w:eastAsia="Times New Roman" w:hAnsi="Times New Roman" w:hint="default"/>
        </w:rPr>
        <w:t>用户界面设计准则。</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在游戏界面中，将通过一个二维界面采用图片的形式给出一些可点击可选择的方</w:t>
      </w:r>
      <w:r>
        <w:rPr>
          <w:color w:val="auto"/>
          <w:position w:val="0"/>
          <w:sz w:val="24"/>
          <w:szCs w:val="24"/>
          <w:rFonts w:ascii="Times New Roman" w:eastAsia="Times New Roman" w:hAnsi="Times New Roman" w:hint="default"/>
        </w:rPr>
        <w:t>块，在选中图片后应该能明显区分。整体布局合理，用户使用应以方便、灵活、快捷、</w:t>
      </w:r>
      <w:r>
        <w:rPr>
          <w:color w:val="auto"/>
          <w:position w:val="0"/>
          <w:sz w:val="24"/>
          <w:szCs w:val="24"/>
          <w:rFonts w:ascii="Times New Roman" w:eastAsia="Times New Roman" w:hAnsi="Times New Roman" w:hint="default"/>
        </w:rPr>
        <w:t>准确为准。</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游戏界面总体风格要简洁明了，对各个功能按钮、功能部件一目了然，通过简单的</w:t>
      </w:r>
      <w:r>
        <w:rPr>
          <w:color w:val="auto"/>
          <w:position w:val="0"/>
          <w:sz w:val="24"/>
          <w:szCs w:val="24"/>
          <w:rFonts w:ascii="Times New Roman" w:eastAsia="Times New Roman" w:hAnsi="Times New Roman" w:hint="default"/>
        </w:rPr>
        <w:t>图片和组件，直观的“摆出”游戏规则和使用方法。方便游戏玩家接受和掌握游戏方法，</w:t>
      </w:r>
      <w:r>
        <w:rPr>
          <w:color w:val="auto"/>
          <w:position w:val="0"/>
          <w:sz w:val="24"/>
          <w:szCs w:val="24"/>
          <w:rFonts w:ascii="Times New Roman" w:eastAsia="Times New Roman" w:hAnsi="Times New Roman" w:hint="default"/>
        </w:rPr>
        <w:t>达到舒缓压力的基本</w:t>
      </w:r>
      <w:commentRangeStart w:id="4"/>
      <w:r>
        <w:rPr>
          <w:color w:val="auto"/>
          <w:position w:val="0"/>
          <w:sz w:val="24"/>
          <w:szCs w:val="24"/>
          <w:rFonts w:ascii="Times New Roman" w:eastAsia="Times New Roman" w:hAnsi="Times New Roman" w:hint="default"/>
        </w:rPr>
        <w:t>要求</w:t>
      </w:r>
      <w:commentRangeEnd w:id="4"/>
      <w:r>
        <w:rPr>
          <w:rStyle w:val="a4"/>
        </w:rPr>
        <w:commentReference w:id="4"/>
      </w:r>
      <w:r>
        <w:rPr>
          <w:color w:val="auto"/>
          <w:position w:val="0"/>
          <w:sz w:val="24"/>
          <w:szCs w:val="24"/>
          <w:rFonts w:ascii="Times New Roman" w:eastAsia="Times New Roman" w:hAnsi="Times New Roman" w:hint="default"/>
        </w:rPr>
        <w:t>。</w:t>
      </w:r>
    </w:p>
    <w:p>
      <w:pPr>
        <w:bidi w:val="0"/>
        <w:numPr>
          <w:ilvl w:val="1"/>
          <w:numId w:val="1"/>
        </w:numPr>
        <w:jc w:val="left"/>
        <w:spacing w:lineRule="exact" w:line="440" w:before="240" w:after="240"/>
        <w:ind w:right="0" w:left="567" w:hanging="567"/>
        <w:rPr>
          <w:color w:val="auto"/>
          <w:position w:val="0"/>
          <w:sz w:val="30"/>
          <w:szCs w:val="30"/>
          <w:rFonts w:ascii="Times New Roman" w:eastAsia="黑体" w:hAnsi="黑体" w:hint="default"/>
        </w:rPr>
        <w:outlineLvl w:val="1"/>
        <w:autoSpaceDE w:val="1"/>
        <w:autoSpaceDN w:val="1"/>
      </w:pPr>
      <w:r>
        <w:rPr>
          <w:color w:val="auto"/>
          <w:position w:val="0"/>
          <w:sz w:val="30"/>
          <w:szCs w:val="30"/>
          <w:rFonts w:ascii="Times New Roman" w:eastAsia="黑体" w:hAnsi="黑体" w:hint="default"/>
        </w:rPr>
        <w:t>　　</w:t>
      </w:r>
      <w:bookmarkStart w:id="136" w:name="_Toc484463969"/>
      <w:r>
        <w:rPr>
          <w:color w:val="auto"/>
          <w:position w:val="0"/>
          <w:sz w:val="30"/>
          <w:szCs w:val="30"/>
          <w:rFonts w:ascii="Times New Roman" w:eastAsia="黑体" w:hAnsi="黑体" w:hint="default"/>
        </w:rPr>
        <w:t>本章小结</w:t>
      </w:r>
      <w:bookmarkEnd w:id="136"/>
    </w:p>
    <w:p>
      <w:pPr>
        <w:numPr>
          <w:ilvl w:val="0"/>
          <w:numId w:val="0"/>
        </w:numPr>
        <w:jc w:val="left"/>
        <w:spacing w:lineRule="auto" w:line="240" w:before="0" w:after="160"/>
        <w:ind w:left="0" w:hanging="0"/>
        <w:rPr>
          <w:color w:val="auto"/>
          <w:position w:val="0"/>
          <w:sz w:val="24"/>
          <w:szCs w:val="24"/>
          <w:rFonts w:ascii="Times New Roman" w:eastAsia="Times New Roman" w:hAnsi="Times New Roman" w:hint="default"/>
        </w:rPr>
        <w:autoSpaceDE w:val="1"/>
        <w:autoSpaceDN w:val="1"/>
      </w:pPr>
      <w:bookmarkStart w:id="137" w:name="_Toc417887062"/>
      <w:r>
        <w:rPr>
          <w:color w:val="auto"/>
          <w:position w:val="0"/>
          <w:sz w:val="24"/>
          <w:szCs w:val="24"/>
          <w:rFonts w:ascii="Times New Roman" w:eastAsia="Times New Roman" w:hAnsi="Times New Roman" w:hint="default"/>
        </w:rPr>
        <w:t>　　首先，本章对连连看游戏项目从技术、经济、社会三个方面进行可行性研究，研究</w:t>
      </w:r>
      <w:r>
        <w:rPr>
          <w:color w:val="auto"/>
          <w:position w:val="0"/>
          <w:sz w:val="24"/>
          <w:szCs w:val="24"/>
          <w:rFonts w:ascii="Times New Roman" w:eastAsia="Times New Roman" w:hAnsi="Times New Roman" w:hint="default"/>
        </w:rPr>
        <w:t>证明项目可行。其次，从业务需求、用户需求、功能需求和非功能需求四个层次借助用</w:t>
      </w:r>
      <w:r>
        <w:rPr>
          <w:color w:val="auto"/>
          <w:position w:val="0"/>
          <w:sz w:val="24"/>
          <w:szCs w:val="24"/>
          <w:rFonts w:ascii="Times New Roman" w:eastAsia="Times New Roman" w:hAnsi="Times New Roman" w:hint="default"/>
        </w:rPr>
        <w:t>例图和活动图描述了连连看游戏系统的需求。</w:t>
      </w:r>
    </w:p>
    <w:p>
      <w:pPr>
        <w:bidi w:val="0"/>
        <w:numPr>
          <w:ilvl w:val="0"/>
          <w:numId w:val="1"/>
        </w:numPr>
        <w:jc w:val="left"/>
        <w:spacing w:lineRule="exact" w:line="440" w:before="240" w:after="240"/>
        <w:pageBreakBefore w:val="1"/>
        <w:ind w:right="0" w:left="425" w:hanging="425"/>
        <w:rPr>
          <w:color w:val="auto"/>
          <w:position w:val="0"/>
          <w:sz w:val="36"/>
          <w:szCs w:val="36"/>
          <w:rFonts w:ascii="Times New Roman" w:eastAsia="黑体" w:hAnsi="黑体" w:hint="default"/>
        </w:rPr>
        <w:outlineLvl w:val="0"/>
        <w:autoSpaceDE w:val="1"/>
        <w:autoSpaceDN w:val="1"/>
      </w:pPr>
      <w:commentRangeStart w:id="5"/>
      <w:del w:id="283" w:author="Administrator" w:date="2017-06-03T18:14:00Z">
        <w:r>
          <w:rPr>
            <w:color w:val="auto"/>
            <w:position w:val="0"/>
            <w:sz w:val="36"/>
            <w:szCs w:val="36"/>
            <w:rFonts w:ascii="Times New Roman" w:eastAsia="黑体" w:hAnsi="黑体" w:hint="default"/>
          </w:rPr>
          <w:delText>　　</w:delText>
        </w:r>
      </w:del>
      <w:commentRangeEnd w:id="5"/>
      <w:r>
        <w:rPr>
          <w:rStyle w:val="a4"/>
        </w:rPr>
        <w:commentReference w:id="5"/>
      </w:r>
      <w:bookmarkStart w:id="138" w:name="_Toc484463970"/>
      <w:r>
        <w:rPr>
          <w:color w:val="auto"/>
          <w:position w:val="0"/>
          <w:sz w:val="36"/>
          <w:szCs w:val="36"/>
          <w:rFonts w:ascii="Times New Roman" w:eastAsia="黑体" w:hAnsi="黑体" w:hint="default"/>
        </w:rPr>
        <w:t>概要设计</w:t>
      </w:r>
      <w:bookmarkEnd w:id="137"/>
      <w:bookmarkEnd w:id="138"/>
    </w:p>
    <w:p>
      <w:pPr>
        <w:numPr>
          <w:ilvl w:val="0"/>
          <w:numId w:val="0"/>
        </w:numPr>
        <w:jc w:val="left"/>
        <w:spacing w:lineRule="auto" w:line="240" w:before="0" w:after="160"/>
        <w:ind w:left="0" w:hanging="0"/>
        <w:rPr>
          <w:color w:val="auto"/>
          <w:position w:val="0"/>
          <w:sz w:val="24"/>
          <w:szCs w:val="24"/>
          <w:rFonts w:ascii="Times New Roman" w:eastAsia="Times New Roman" w:hAnsi="Times New Roman" w:hint="default"/>
        </w:rPr>
        <w:autoSpaceDE w:val="1"/>
        <w:autoSpaceDN w:val="1"/>
      </w:pPr>
      <w:r>
        <w:rPr>
          <w:color w:val="auto"/>
          <w:position w:val="0"/>
          <w:sz w:val="24"/>
          <w:szCs w:val="24"/>
          <w:rFonts w:ascii="Times New Roman" w:eastAsia="Times New Roman" w:hAnsi="Times New Roman" w:hint="default"/>
        </w:rPr>
        <w:t>　　概要设计的主要任务是把需求分析得到的系统扩展用例图转换为软件结构和数据</w:t>
      </w:r>
      <w:r>
        <w:rPr>
          <w:color w:val="auto"/>
          <w:position w:val="0"/>
          <w:sz w:val="24"/>
          <w:szCs w:val="24"/>
          <w:rFonts w:ascii="Times New Roman" w:eastAsia="Times New Roman" w:hAnsi="Times New Roman" w:hint="default"/>
        </w:rPr>
        <w:t>结构。设计软件结构的具体任务是：将一个复杂系统按功能进行模块划分、建立模块的</w:t>
      </w:r>
      <w:r>
        <w:rPr>
          <w:color w:val="auto"/>
          <w:position w:val="0"/>
          <w:sz w:val="24"/>
          <w:szCs w:val="24"/>
          <w:rFonts w:ascii="Times New Roman" w:eastAsia="Times New Roman" w:hAnsi="Times New Roman" w:hint="default"/>
        </w:rPr>
        <w:t>层次结构及调用关系、确定模块间的接口及人机界面等。数据结构设计包括数据特征的</w:t>
      </w:r>
      <w:r>
        <w:rPr>
          <w:color w:val="auto"/>
          <w:position w:val="0"/>
          <w:sz w:val="24"/>
          <w:szCs w:val="24"/>
          <w:rFonts w:ascii="Times New Roman" w:eastAsia="Times New Roman" w:hAnsi="Times New Roman" w:hint="default"/>
        </w:rPr>
        <w:t>描述、确定数据的结构特性、以及数据库的设计。显然，概要设计建立的是目标系统的</w:t>
      </w:r>
      <w:r>
        <w:rPr>
          <w:color w:val="auto"/>
          <w:position w:val="0"/>
          <w:sz w:val="24"/>
          <w:szCs w:val="24"/>
          <w:rFonts w:ascii="Times New Roman" w:eastAsia="Times New Roman" w:hAnsi="Times New Roman" w:hint="default"/>
        </w:rPr>
        <w:t>逻辑模型，与计算机无关。</w:t>
      </w:r>
    </w:p>
    <w:p>
      <w:pPr>
        <w:bidi w:val="0"/>
        <w:numPr>
          <w:ilvl w:val="1"/>
          <w:numId w:val="1"/>
        </w:numPr>
        <w:jc w:val="left"/>
        <w:spacing w:lineRule="exact" w:line="440" w:before="240" w:after="240"/>
        <w:ind w:right="0" w:left="567" w:hanging="567"/>
        <w:rPr>
          <w:color w:val="auto"/>
          <w:position w:val="0"/>
          <w:sz w:val="30"/>
          <w:szCs w:val="30"/>
          <w:rFonts w:ascii="Times New Roman" w:eastAsia="黑体" w:hAnsi="黑体" w:hint="default"/>
        </w:rPr>
        <w:outlineLvl w:val="1"/>
        <w:autoSpaceDE w:val="1"/>
        <w:autoSpaceDN w:val="1"/>
      </w:pPr>
      <w:bookmarkStart w:id="139" w:name="_Toc421526419"/>
      <w:r>
        <w:rPr>
          <w:color w:val="auto"/>
          <w:position w:val="0"/>
          <w:sz w:val="30"/>
          <w:szCs w:val="30"/>
          <w:rFonts w:ascii="Times New Roman" w:eastAsia="黑体" w:hAnsi="黑体" w:hint="default"/>
        </w:rPr>
        <w:t>　　</w:t>
      </w:r>
      <w:bookmarkStart w:id="140" w:name="_Toc484463971"/>
      <w:r>
        <w:rPr>
          <w:color w:val="auto"/>
          <w:position w:val="0"/>
          <w:sz w:val="30"/>
          <w:szCs w:val="30"/>
          <w:rFonts w:ascii="Times New Roman" w:eastAsia="黑体" w:hAnsi="黑体" w:hint="default"/>
        </w:rPr>
        <w:t>模块设计</w:t>
      </w:r>
      <w:bookmarkEnd w:id="139"/>
      <w:bookmarkEnd w:id="140"/>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1"/>
        <w:autoSpaceDN w:val="1"/>
      </w:pPr>
      <w:r>
        <w:rPr>
          <w:color w:val="auto"/>
          <w:position w:val="0"/>
          <w:sz w:val="24"/>
          <w:szCs w:val="24"/>
          <w:rFonts w:ascii="Times New Roman" w:eastAsia="Times New Roman" w:hAnsi="Times New Roman" w:hint="default"/>
        </w:rPr>
        <w:t>由于Swing组件类的设计原理建立在</w:t>
      </w:r>
      <w:bookmarkStart w:id="141" w:name="OLE_LINK44"/>
      <w:bookmarkStart w:id="142" w:name="OLE_LINK43"/>
      <w:bookmarkStart w:id="143" w:name="OLE_LINK45"/>
      <w:bookmarkStart w:id="144" w:name="OLE_LINK46"/>
      <w:r>
        <w:rPr>
          <w:color w:val="auto"/>
          <w:position w:val="0"/>
          <w:sz w:val="24"/>
          <w:szCs w:val="24"/>
          <w:rFonts w:ascii="Times New Roman" w:eastAsia="Times New Roman" w:hAnsi="Times New Roman" w:hint="default"/>
        </w:rPr>
        <w:t>MVC</w:t>
      </w:r>
      <w:bookmarkEnd w:id="141"/>
      <w:bookmarkEnd w:id="142"/>
      <w:r>
        <w:rPr>
          <w:color w:val="auto"/>
          <w:position w:val="0"/>
          <w:sz w:val="24"/>
          <w:szCs w:val="24"/>
          <w:rFonts w:ascii="Times New Roman" w:eastAsia="Times New Roman" w:hAnsi="Times New Roman" w:hint="default"/>
        </w:rPr>
        <w:t>（Model</w:t>
      </w:r>
      <w:del w:id="284" w:author="HeYang" w:date="2017-06-03T21:44:00Z">
        <w:r>
          <w:rPr>
            <w:color w:val="auto"/>
            <w:position w:val="0"/>
            <w:sz w:val="24"/>
            <w:szCs w:val="24"/>
            <w:rFonts w:ascii="Times New Roman" w:eastAsia="Times New Roman" w:hAnsi="Times New Roman" w:hint="default"/>
          </w:rPr>
          <w:delText>－</w:delText>
        </w:r>
      </w:del>
      <w:ins w:id="285" w:author="HeYang" w:date="2017-06-03T21:44:00Z">
        <w:r>
          <w:rPr>
            <w:color w:val="auto"/>
            <w:position w:val="0"/>
            <w:sz w:val="24"/>
            <w:szCs w:val="24"/>
            <w:rFonts w:ascii="Times New Roman" w:eastAsia="Times New Roman" w:hAnsi="Times New Roman" w:hint="default"/>
          </w:rPr>
          <w:t>-</w:t>
        </w:r>
      </w:ins>
      <w:r>
        <w:rPr>
          <w:color w:val="auto"/>
          <w:position w:val="0"/>
          <w:sz w:val="24"/>
          <w:szCs w:val="24"/>
          <w:rFonts w:ascii="Times New Roman" w:eastAsia="Times New Roman" w:hAnsi="Times New Roman" w:hint="default"/>
        </w:rPr>
        <w:t>View</w:t>
      </w:r>
      <w:del w:id="286" w:author="HeYang" w:date="2017-06-03T21:44:00Z">
        <w:r>
          <w:rPr>
            <w:color w:val="auto"/>
            <w:position w:val="0"/>
            <w:sz w:val="24"/>
            <w:szCs w:val="24"/>
            <w:rFonts w:ascii="Times New Roman" w:eastAsia="Times New Roman" w:hAnsi="Times New Roman" w:hint="default"/>
          </w:rPr>
          <w:delText>－</w:delText>
        </w:r>
      </w:del>
      <w:ins w:id="287" w:author="HeYang" w:date="2017-06-03T21:44:00Z">
        <w:r>
          <w:rPr>
            <w:color w:val="auto"/>
            <w:position w:val="0"/>
            <w:sz w:val="24"/>
            <w:szCs w:val="24"/>
            <w:rFonts w:ascii="Times New Roman" w:eastAsia="Times New Roman" w:hAnsi="Times New Roman" w:hint="default"/>
          </w:rPr>
          <w:t>-</w:t>
        </w:r>
      </w:ins>
      <w:r>
        <w:rPr>
          <w:color w:val="auto"/>
          <w:position w:val="0"/>
          <w:sz w:val="24"/>
          <w:szCs w:val="24"/>
          <w:rFonts w:ascii="Times New Roman" w:eastAsia="Times New Roman" w:hAnsi="Times New Roman" w:hint="default"/>
        </w:rPr>
        <w:t>Controller）</w:t>
      </w:r>
      <w:bookmarkEnd w:id="143"/>
      <w:bookmarkEnd w:id="144"/>
      <w:r>
        <w:rPr>
          <w:color w:val="auto"/>
          <w:position w:val="0"/>
          <w:sz w:val="24"/>
          <w:szCs w:val="24"/>
          <w:rFonts w:ascii="Times New Roman" w:eastAsia="Times New Roman" w:hAnsi="Times New Roman" w:hint="default"/>
        </w:rPr>
        <w:t>结构基础上，MVC是软件工程中的一种软件架构模式，把软件系统分为</w:t>
      </w:r>
      <w:r>
        <w:rPr>
          <w:color w:val="auto"/>
          <w:position w:val="0"/>
          <w:sz w:val="24"/>
          <w:szCs w:val="24"/>
          <w:rFonts w:ascii="Times New Roman" w:eastAsia="Times New Roman" w:hAnsi="Times New Roman" w:hint="default"/>
        </w:rPr>
        <w:t>三个基本部分：模型(Model)、视图(View)和控制器(Controller)。所以根据此架构模式</w:t>
      </w:r>
      <w:bookmarkStart w:id="145" w:name="OLE_LINK17"/>
      <w:bookmarkStart w:id="146" w:name="OLE_LINK18"/>
      <w:r>
        <w:rPr>
          <w:color w:val="auto"/>
          <w:position w:val="0"/>
          <w:sz w:val="24"/>
          <w:szCs w:val="24"/>
          <w:rFonts w:ascii="Times New Roman" w:eastAsia="Times New Roman" w:hAnsi="Times New Roman" w:hint="default"/>
        </w:rPr>
        <w:t>划</w:t>
      </w:r>
      <w:r>
        <w:rPr>
          <w:color w:val="auto"/>
          <w:position w:val="0"/>
          <w:sz w:val="24"/>
          <w:szCs w:val="24"/>
          <w:rFonts w:ascii="Times New Roman" w:eastAsia="Times New Roman" w:hAnsi="Times New Roman" w:hint="default"/>
        </w:rPr>
        <w:t>分连连看游戏总体结构，设计各模块概要内容，进而划分出此次项目中的类，绘制类</w:t>
      </w:r>
      <w:r>
        <w:rPr>
          <w:color w:val="auto"/>
          <w:position w:val="0"/>
          <w:sz w:val="24"/>
          <w:szCs w:val="24"/>
          <w:rFonts w:ascii="Times New Roman" w:eastAsia="Times New Roman" w:hAnsi="Times New Roman" w:hint="default"/>
        </w:rPr>
        <w:t>图。</w:t>
      </w:r>
      <w:bookmarkEnd w:id="145"/>
      <w:bookmarkEnd w:id="146"/>
    </w:p>
    <w:p>
      <w:pPr>
        <w:bidi w:val="0"/>
        <w:numPr>
          <w:ilvl w:val="2"/>
          <w:numId w:val="1"/>
        </w:numPr>
        <w:jc w:val="left"/>
        <w:spacing w:lineRule="exact" w:line="440" w:before="240" w:after="240"/>
        <w:ind w:right="0" w:left="709" w:hanging="709"/>
        <w:rPr>
          <w:color w:val="auto"/>
          <w:position w:val="0"/>
          <w:sz w:val="28"/>
          <w:szCs w:val="28"/>
          <w:rFonts w:ascii="Times New Roman" w:eastAsia="黑体" w:hAnsi="黑体" w:hint="default"/>
        </w:rPr>
        <w:outlineLvl w:val="2"/>
        <w:autoSpaceDE w:val="1"/>
        <w:autoSpaceDN w:val="1"/>
      </w:pPr>
      <w:bookmarkStart w:id="147" w:name="_Toc417887064"/>
      <w:r>
        <w:rPr>
          <w:color w:val="auto"/>
          <w:position w:val="0"/>
          <w:sz w:val="28"/>
          <w:szCs w:val="28"/>
          <w:rFonts w:ascii="Times New Roman" w:eastAsia="黑体" w:hAnsi="黑体" w:hint="default"/>
        </w:rPr>
        <w:t>　　</w:t>
      </w:r>
      <w:bookmarkStart w:id="148" w:name="_Toc484463972"/>
      <w:r>
        <w:rPr>
          <w:color w:val="auto"/>
          <w:position w:val="0"/>
          <w:sz w:val="28"/>
          <w:szCs w:val="28"/>
          <w:rFonts w:ascii="Times New Roman" w:eastAsia="黑体" w:hAnsi="黑体" w:hint="default"/>
        </w:rPr>
        <w:t>连连看系统总体结构</w:t>
      </w:r>
      <w:bookmarkEnd w:id="148"/>
      <w:r>
        <w:rPr>
          <w:color w:val="auto"/>
          <w:position w:val="0"/>
          <w:sz w:val="28"/>
          <w:szCs w:val="28"/>
          <w:rFonts w:ascii="Times New Roman" w:eastAsia="黑体" w:hAnsi="黑体" w:hint="default"/>
        </w:rPr>
        <w:t xml:space="preserve">  </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此次设计连连看的主体构成为连连看图片以及一些功能键。从界面布局来看，面板</w:t>
      </w:r>
      <w:r>
        <w:rPr>
          <w:color w:val="auto"/>
          <w:position w:val="0"/>
          <w:sz w:val="24"/>
          <w:szCs w:val="24"/>
          <w:rFonts w:ascii="Times New Roman" w:eastAsia="Times New Roman" w:hAnsi="Times New Roman" w:hint="default"/>
        </w:rPr>
        <w:t>的右面有重新开始、刷新按钮，难度选择选项卡（4种难度），得分、关卡状态显示栏，</w:t>
      </w:r>
      <w:r>
        <w:rPr>
          <w:color w:val="auto"/>
          <w:position w:val="0"/>
          <w:sz w:val="24"/>
          <w:szCs w:val="24"/>
          <w:rFonts w:ascii="Times New Roman" w:eastAsia="Times New Roman" w:hAnsi="Times New Roman" w:hint="default"/>
        </w:rPr>
        <w:t>以及沙漏状的时间倒计时装置。面板左面是一块主要操作区域，用来显示待消除的图片</w:t>
      </w:r>
      <w:r>
        <w:rPr>
          <w:color w:val="auto"/>
          <w:position w:val="0"/>
          <w:sz w:val="24"/>
          <w:szCs w:val="24"/>
          <w:rFonts w:ascii="Times New Roman" w:eastAsia="Times New Roman" w:hAnsi="Times New Roman" w:hint="default"/>
        </w:rPr>
        <w:t>排列情况。本连连看系统应该包括以下两大结构：游戏界面模块；处理模块。游戏界面</w:t>
      </w:r>
      <w:r>
        <w:rPr>
          <w:color w:val="auto"/>
          <w:position w:val="0"/>
          <w:sz w:val="24"/>
          <w:szCs w:val="24"/>
          <w:rFonts w:ascii="Times New Roman" w:eastAsia="Times New Roman" w:hAnsi="Times New Roman" w:hint="default"/>
        </w:rPr>
        <w:t>模块下分两个模块：功能键模块和操作模块。如图4</w:t>
      </w:r>
      <w:del w:id="288" w:author="HeYang" w:date="2017-06-03T21:44:00Z">
        <w:r>
          <w:rPr>
            <w:color w:val="auto"/>
            <w:position w:val="0"/>
            <w:sz w:val="24"/>
            <w:szCs w:val="24"/>
            <w:rFonts w:ascii="Times New Roman" w:eastAsia="Times New Roman" w:hAnsi="Times New Roman" w:hint="default"/>
          </w:rPr>
          <w:delText>－</w:delText>
        </w:r>
      </w:del>
      <w:ins w:id="289" w:author="HeYang" w:date="2017-06-03T21:44:00Z">
        <w:r>
          <w:rPr>
            <w:color w:val="auto"/>
            <w:position w:val="0"/>
            <w:sz w:val="24"/>
            <w:szCs w:val="24"/>
            <w:rFonts w:ascii="Times New Roman" w:eastAsia="Times New Roman" w:hAnsi="Times New Roman" w:hint="default"/>
          </w:rPr>
          <w:t>-</w:t>
        </w:r>
      </w:ins>
      <w:r>
        <w:rPr>
          <w:color w:val="auto"/>
          <w:position w:val="0"/>
          <w:sz w:val="24"/>
          <w:szCs w:val="24"/>
          <w:rFonts w:ascii="Times New Roman" w:eastAsia="Times New Roman" w:hAnsi="Times New Roman" w:hint="default"/>
        </w:rPr>
        <w:t>1：</w:t>
      </w:r>
    </w:p>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sz w:val="20"/>
        </w:rPr>
        <w:drawing>
          <wp:inline distT="0" distB="0" distL="0" distR="0">
            <wp:extent cx="3941445" cy="2063750"/>
            <wp:effectExtent l="0" t="0" r="0" b="0"/>
            <wp:docPr id="95"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Users/Administrator/AppData/Roaming/JisuOffice/ETemp/7952_7660896/image11.png"/>
                    <pic:cNvPicPr>
                      <a:picLocks noChangeAspect="1" noChangeArrowheads="1"/>
                    </pic:cNvPicPr>
                  </pic:nvPicPr>
                  <pic:blipFill>
                    <a:blip r:embed="rId21" cstate="print"/>
                    <a:stretch>
                      <a:fillRect/>
                    </a:stretch>
                  </pic:blipFill>
                  <pic:spPr>
                    <a:xfrm>
                      <a:off x="0" y="0"/>
                      <a:ext cx="3942080" cy="2064385"/>
                    </a:xfrm>
                    <a:prstGeom prst="rect"/>
                    <a:ln cap="flat"/>
                  </pic:spPr>
                </pic:pic>
              </a:graphicData>
            </a:graphic>
          </wp:inline>
        </w:drawing>
      </w:r>
    </w:p>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color w:val="auto"/>
          <w:position w:val="0"/>
          <w:sz w:val="20"/>
          <w:szCs w:val="20"/>
          <w:rFonts w:ascii="Times New Roman" w:eastAsia="黑体" w:hAnsi="黑体" w:hint="default"/>
        </w:rPr>
        <w:t xml:space="preserve">图 </w:t>
      </w:r>
      <w:r>
        <w:rPr>
          <w:color w:val="auto"/>
          <w:position w:val="0"/>
          <w:sz w:val="20"/>
          <w:szCs w:val="20"/>
          <w:rFonts w:ascii="Times New Roman" w:eastAsia="黑体" w:hAnsi="黑体" w:hint="default"/>
        </w:rPr>
        <w:t>4</w:t>
      </w:r>
      <w:ins w:id="290" w:author="HeYang" w:date="2017-06-03T21:42:00Z">
        <w:r>
          <w:rPr>
            <w:color w:val="auto"/>
            <w:position w:val="0"/>
            <w:sz w:val="20"/>
            <w:szCs w:val="20"/>
            <w:rFonts w:ascii="Times New Roman" w:eastAsia="黑体" w:hAnsi="黑体" w:hint="default"/>
          </w:rPr>
          <w:t>-</w:t>
        </w:r>
      </w:ins>
      <w:del w:id="291" w:author="HeYang" w:date="2017-06-03T21:42:00Z">
        <w:r>
          <w:rPr>
            <w:color w:val="auto"/>
            <w:position w:val="0"/>
            <w:sz w:val="20"/>
            <w:szCs w:val="20"/>
            <w:rFonts w:ascii="Times New Roman" w:eastAsia="黑体" w:hAnsi="黑体" w:hint="default"/>
          </w:rPr>
          <w:delText>－</w:delText>
        </w:r>
      </w:del>
      <w:r>
        <w:rPr/>
        <w:rPr>
          <w:rFonts w:ascii="Times New Roman" w:eastAsia="黑体" w:hAnsi="Times New Roman"/>
          <w:shd w:val="clear"/>
          <w:sz w:val="20"/>
          <w:szCs w:val="20"/>
          <w:w w:val="100"/>
        </w:rPr>
        <w:fldChar w:fldCharType="begin"/>
      </w:r>
      <w:r>
        <w:rPr/>
        <w:rPr>
          <w:rFonts w:ascii="Times New Roman" w:eastAsia="黑体" w:hAnsi="Times New Roman"/>
          <w:shd w:val="clear"/>
          <w:sz w:val="20"/>
          <w:szCs w:val="20"/>
          <w:w w:val="100"/>
        </w:rPr>
        <w:instrText xml:space="preserve"> SEQ 图 \* ARABIC \s 1</w:instrText>
      </w:r>
      <w:r>
        <w:rPr/>
        <w:rPr>
          <w:rFonts w:ascii="Times New Roman" w:eastAsia="黑体" w:hAnsi="Times New Roman"/>
          <w:shd w:val="clear"/>
          <w:sz w:val="20"/>
          <w:szCs w:val="20"/>
          <w:w w:val="100"/>
        </w:rPr>
        <w:fldChar w:fldCharType="separate"/>
      </w:r>
      <w:r>
        <w:rPr>
          <w:color w:val="auto"/>
          <w:position w:val="0"/>
          <w:sz w:val="20"/>
          <w:szCs w:val="20"/>
          <w:rFonts w:ascii="Times New Roman" w:eastAsia="黑体" w:hAnsi="黑体" w:hint="default"/>
        </w:rPr>
        <w:t>1</w:t>
      </w:r>
      <w:r>
        <w:rPr/>
        <w:rPr>
          <w:rFonts w:ascii="Times New Roman" w:eastAsia="黑体" w:hAnsi="Times New Roman"/>
          <w:shd w:val="clear"/>
          <w:sz w:val="20"/>
          <w:szCs w:val="20"/>
          <w:w w:val="100"/>
        </w:rPr>
        <w:fldChar w:fldCharType="end"/>
      </w:r>
      <w:r>
        <w:rPr>
          <w:color w:val="auto"/>
          <w:position w:val="0"/>
          <w:sz w:val="20"/>
          <w:szCs w:val="20"/>
          <w:rFonts w:ascii="Times New Roman" w:eastAsia="黑体" w:hAnsi="黑体" w:hint="default"/>
        </w:rPr>
        <w:t>　连连看游戏模块图</w:t>
      </w:r>
    </w:p>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color w:val="auto"/>
          <w:position w:val="0"/>
          <w:sz w:val="20"/>
          <w:szCs w:val="20"/>
          <w:rFonts w:ascii="Times New Roman" w:eastAsia="黑体" w:hAnsi="黑体" w:hint="default"/>
        </w:rPr>
        <w:t xml:space="preserve">Figure </w:t>
      </w:r>
      <w:r>
        <w:rPr>
          <w:color w:val="auto"/>
          <w:position w:val="0"/>
          <w:sz w:val="20"/>
          <w:szCs w:val="20"/>
          <w:rFonts w:ascii="Times New Roman" w:eastAsia="黑体" w:hAnsi="黑体" w:hint="default"/>
        </w:rPr>
        <w:t>4</w:t>
      </w:r>
      <w:ins w:id="292" w:author="HeYang" w:date="2017-06-03T21:42:00Z">
        <w:r>
          <w:rPr>
            <w:color w:val="auto"/>
            <w:position w:val="0"/>
            <w:sz w:val="20"/>
            <w:szCs w:val="20"/>
            <w:rFonts w:ascii="Times New Roman" w:eastAsia="黑体" w:hAnsi="黑体" w:hint="default"/>
          </w:rPr>
          <w:t>-</w:t>
        </w:r>
      </w:ins>
      <w:del w:id="293" w:author="HeYang" w:date="2017-06-03T21:42:00Z">
        <w:r>
          <w:rPr>
            <w:color w:val="auto"/>
            <w:position w:val="0"/>
            <w:sz w:val="20"/>
            <w:szCs w:val="20"/>
            <w:rFonts w:ascii="Times New Roman" w:eastAsia="黑体" w:hAnsi="黑体" w:hint="default"/>
          </w:rPr>
          <w:delText>－</w:delText>
        </w:r>
      </w:del>
      <w:r>
        <w:rPr/>
        <w:rPr>
          <w:rFonts w:ascii="Times New Roman" w:eastAsia="黑体" w:hAnsi="Times New Roman"/>
          <w:shd w:val="clear"/>
          <w:sz w:val="20"/>
          <w:szCs w:val="20"/>
          <w:w w:val="100"/>
        </w:rPr>
        <w:fldChar w:fldCharType="begin"/>
      </w:r>
      <w:r>
        <w:rPr/>
        <w:rPr>
          <w:rFonts w:ascii="Times New Roman" w:eastAsia="黑体" w:hAnsi="Times New Roman"/>
          <w:shd w:val="clear"/>
          <w:sz w:val="20"/>
          <w:szCs w:val="20"/>
          <w:w w:val="100"/>
        </w:rPr>
        <w:instrText xml:space="preserve"> SEQ Figure \* ARABIC \s 1</w:instrText>
      </w:r>
      <w:r>
        <w:rPr/>
        <w:rPr>
          <w:rFonts w:ascii="Times New Roman" w:eastAsia="黑体" w:hAnsi="Times New Roman"/>
          <w:shd w:val="clear"/>
          <w:sz w:val="20"/>
          <w:szCs w:val="20"/>
          <w:w w:val="100"/>
        </w:rPr>
        <w:fldChar w:fldCharType="separate"/>
      </w:r>
      <w:r>
        <w:rPr>
          <w:color w:val="auto"/>
          <w:position w:val="0"/>
          <w:sz w:val="20"/>
          <w:szCs w:val="20"/>
          <w:rFonts w:ascii="Times New Roman" w:eastAsia="黑体" w:hAnsi="黑体" w:hint="default"/>
        </w:rPr>
        <w:t>1</w:t>
      </w:r>
      <w:r>
        <w:rPr/>
        <w:rPr>
          <w:rFonts w:ascii="Times New Roman" w:eastAsia="黑体" w:hAnsi="Times New Roman"/>
          <w:shd w:val="clear"/>
          <w:sz w:val="20"/>
          <w:szCs w:val="20"/>
          <w:w w:val="100"/>
        </w:rPr>
        <w:fldChar w:fldCharType="end"/>
      </w:r>
      <w:r>
        <w:rPr>
          <w:color w:val="auto"/>
          <w:position w:val="0"/>
          <w:sz w:val="20"/>
          <w:szCs w:val="20"/>
          <w:rFonts w:ascii="Times New Roman" w:eastAsia="黑体" w:hAnsi="黑体" w:hint="default"/>
        </w:rPr>
        <w:t xml:space="preserve">　The Module Diagram Of Link Game</w:t>
      </w:r>
    </w:p>
    <w:p>
      <w:pPr>
        <w:bidi w:val="0"/>
        <w:numPr>
          <w:ilvl w:val="2"/>
          <w:numId w:val="1"/>
        </w:numPr>
        <w:jc w:val="left"/>
        <w:spacing w:lineRule="exact" w:line="440" w:before="240" w:after="240"/>
        <w:ind w:right="0" w:left="709" w:hanging="709"/>
        <w:rPr>
          <w:color w:val="auto"/>
          <w:position w:val="0"/>
          <w:sz w:val="28"/>
          <w:szCs w:val="28"/>
          <w:rFonts w:ascii="Times New Roman" w:eastAsia="黑体" w:hAnsi="黑体" w:hint="default"/>
        </w:rPr>
        <w:outlineLvl w:val="2"/>
        <w:autoSpaceDE w:val="1"/>
        <w:autoSpaceDN w:val="1"/>
      </w:pPr>
      <w:r>
        <w:rPr>
          <w:color w:val="auto"/>
          <w:position w:val="0"/>
          <w:sz w:val="28"/>
          <w:szCs w:val="28"/>
          <w:rFonts w:ascii="Times New Roman" w:eastAsia="黑体" w:hAnsi="黑体" w:hint="default"/>
        </w:rPr>
        <w:t>　　</w:t>
      </w:r>
      <w:bookmarkStart w:id="149" w:name="_Toc484463973"/>
      <w:r>
        <w:rPr>
          <w:color w:val="auto"/>
          <w:position w:val="0"/>
          <w:sz w:val="28"/>
          <w:szCs w:val="28"/>
          <w:rFonts w:ascii="Times New Roman" w:eastAsia="黑体" w:hAnsi="黑体" w:hint="default"/>
        </w:rPr>
        <w:t>连连看系统模各模块介绍</w:t>
      </w:r>
      <w:bookmarkEnd w:id="149"/>
    </w:p>
    <w:p>
      <w:pPr>
        <w:numPr>
          <w:ilvl w:val="0"/>
          <w:numId w:val="0"/>
        </w:numPr>
        <w:jc w:val="left"/>
        <w:spacing w:lineRule="auto" w:line="240" w:before="0" w:after="160"/>
        <w:ind w:left="0" w:hanging="0"/>
        <w:rPr>
          <w:color w:val="auto"/>
          <w:position w:val="0"/>
          <w:sz w:val="24"/>
          <w:szCs w:val="24"/>
          <w:rFonts w:ascii="Times New Roman" w:eastAsia="Times New Roman" w:hAnsi="Times New Roman" w:hint="default"/>
        </w:rPr>
        <w:autoSpaceDE w:val="1"/>
        <w:autoSpaceDN w:val="1"/>
      </w:pPr>
      <w:r>
        <w:rPr>
          <w:color w:val="auto"/>
          <w:position w:val="0"/>
          <w:sz w:val="24"/>
          <w:szCs w:val="24"/>
          <w:rFonts w:ascii="Times New Roman" w:eastAsia="Times New Roman" w:hAnsi="Times New Roman" w:hint="default"/>
        </w:rPr>
        <w:t>　　图4</w:t>
      </w:r>
      <w:del w:id="294" w:author="HeYang" w:date="2017-06-03T21:44:00Z">
        <w:r>
          <w:rPr>
            <w:color w:val="auto"/>
            <w:position w:val="0"/>
            <w:sz w:val="24"/>
            <w:szCs w:val="24"/>
            <w:rFonts w:ascii="Times New Roman" w:eastAsia="Times New Roman" w:hAnsi="Times New Roman" w:hint="default"/>
          </w:rPr>
          <w:delText>－</w:delText>
        </w:r>
      </w:del>
      <w:ins w:id="295" w:author="HeYang" w:date="2017-06-03T21:44:00Z">
        <w:r>
          <w:rPr>
            <w:color w:val="auto"/>
            <w:position w:val="0"/>
            <w:sz w:val="24"/>
            <w:szCs w:val="24"/>
            <w:rFonts w:ascii="Times New Roman" w:eastAsia="Times New Roman" w:hAnsi="Times New Roman" w:hint="default"/>
          </w:rPr>
          <w:t>-</w:t>
        </w:r>
      </w:ins>
      <w:r>
        <w:rPr>
          <w:color w:val="auto"/>
          <w:position w:val="0"/>
          <w:sz w:val="24"/>
          <w:szCs w:val="24"/>
          <w:rFonts w:ascii="Times New Roman" w:eastAsia="Times New Roman" w:hAnsi="Times New Roman" w:hint="default"/>
        </w:rPr>
        <w:t>1所示的游戏模块图中，连连看游戏系统主要分成两个部分。第一部分是显示部分即游</w:t>
      </w:r>
      <w:r>
        <w:rPr>
          <w:color w:val="auto"/>
          <w:position w:val="0"/>
          <w:sz w:val="24"/>
          <w:szCs w:val="24"/>
          <w:rFonts w:ascii="Times New Roman" w:eastAsia="Times New Roman" w:hAnsi="Times New Roman" w:hint="default"/>
        </w:rPr>
        <w:t>戏界面模块，该模块根据布局又分为功能键模块和操作间模块。第二部分是处理部分即</w:t>
      </w:r>
      <w:r>
        <w:rPr>
          <w:color w:val="auto"/>
          <w:position w:val="0"/>
          <w:sz w:val="24"/>
          <w:szCs w:val="24"/>
          <w:rFonts w:ascii="Times New Roman" w:eastAsia="Times New Roman" w:hAnsi="Times New Roman" w:hint="default"/>
        </w:rPr>
        <w:t>处理模块，在该模块中，需要完成需求分析中的用户需求和功能需求。</w:t>
      </w:r>
    </w:p>
    <w:p>
      <w:pPr>
        <w:bidi w:val="0"/>
        <w:numPr>
          <w:ilvl w:val="2"/>
          <w:numId w:val="1"/>
        </w:numPr>
        <w:jc w:val="left"/>
        <w:spacing w:lineRule="exact" w:line="440" w:before="240" w:after="240"/>
        <w:ind w:right="0" w:left="709" w:hanging="709"/>
        <w:rPr>
          <w:color w:val="auto"/>
          <w:position w:val="0"/>
          <w:sz w:val="28"/>
          <w:szCs w:val="28"/>
          <w:rFonts w:ascii="Times New Roman" w:eastAsia="黑体" w:hAnsi="黑体" w:hint="default"/>
        </w:rPr>
        <w:outlineLvl w:val="2"/>
        <w:autoSpaceDE w:val="1"/>
        <w:autoSpaceDN w:val="1"/>
      </w:pPr>
      <w:r>
        <w:rPr>
          <w:color w:val="auto"/>
          <w:position w:val="0"/>
          <w:sz w:val="28"/>
          <w:szCs w:val="28"/>
          <w:rFonts w:ascii="Times New Roman" w:eastAsia="黑体" w:hAnsi="黑体" w:hint="default"/>
        </w:rPr>
        <w:t>　　</w:t>
      </w:r>
      <w:bookmarkStart w:id="150" w:name="_Toc484463974"/>
      <w:r>
        <w:rPr>
          <w:color w:val="auto"/>
          <w:position w:val="0"/>
          <w:sz w:val="28"/>
          <w:szCs w:val="28"/>
          <w:rFonts w:ascii="Times New Roman" w:eastAsia="黑体" w:hAnsi="黑体" w:hint="default"/>
        </w:rPr>
        <w:t>游戏界面模块</w:t>
      </w:r>
      <w:bookmarkEnd w:id="150"/>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1"/>
        <w:autoSpaceDN w:val="1"/>
      </w:pPr>
      <w:r>
        <w:rPr>
          <w:color w:val="auto"/>
          <w:position w:val="0"/>
          <w:sz w:val="24"/>
          <w:szCs w:val="24"/>
          <w:rFonts w:ascii="Times New Roman" w:eastAsia="Times New Roman" w:hAnsi="Times New Roman" w:hint="default"/>
        </w:rPr>
        <w:t>游戏界面模块根据布局细分为操作模块和功能键模块。</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1"/>
        <w:autoSpaceDN w:val="1"/>
      </w:pPr>
      <w:r>
        <w:rPr>
          <w:color w:val="auto"/>
          <w:position w:val="0"/>
          <w:sz w:val="24"/>
          <w:szCs w:val="24"/>
          <w:rFonts w:ascii="Times New Roman" w:eastAsia="Times New Roman" w:hAnsi="Times New Roman" w:hint="default"/>
        </w:rPr>
        <w:t>操作模块：在游戏过程中，需要使用鼠标与游戏系统交互的主要模块。模块主要有</w:t>
      </w:r>
      <w:r>
        <w:rPr>
          <w:color w:val="auto"/>
          <w:position w:val="0"/>
          <w:sz w:val="24"/>
          <w:szCs w:val="24"/>
          <w:rFonts w:ascii="Times New Roman" w:eastAsia="Times New Roman" w:hAnsi="Times New Roman" w:hint="default"/>
        </w:rPr>
        <w:t>排列的JButton构成，每个JButton上显示图片。所有JButton随机出现，且成对出现。</w:t>
      </w:r>
      <w:r>
        <w:rPr>
          <w:color w:val="auto"/>
          <w:position w:val="0"/>
          <w:sz w:val="24"/>
          <w:szCs w:val="24"/>
          <w:rFonts w:ascii="Times New Roman" w:eastAsia="Times New Roman" w:hAnsi="Times New Roman" w:hint="default"/>
        </w:rPr>
        <w:t>借按钮组件及其事件处理机制，模拟游戏中选中图片并消除。当点击按钮组件时，这个</w:t>
      </w:r>
      <w:r>
        <w:rPr>
          <w:color w:val="auto"/>
          <w:position w:val="0"/>
          <w:sz w:val="24"/>
          <w:szCs w:val="24"/>
          <w:rFonts w:ascii="Times New Roman" w:eastAsia="Times New Roman" w:hAnsi="Times New Roman" w:hint="default"/>
        </w:rPr>
        <w:t>外界刺激会触发事件监听器，事件监听器会接收事件并作出处理，就有了对这一操作</w:t>
      </w:r>
      <w:r>
        <w:rPr>
          <w:color w:val="auto"/>
          <w:position w:val="0"/>
          <w:sz w:val="24"/>
          <w:szCs w:val="24"/>
          <w:rFonts w:ascii="Times New Roman" w:eastAsia="Times New Roman" w:hAnsi="Times New Roman" w:hint="default"/>
        </w:rPr>
        <w:t>的响应。</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1"/>
        <w:autoSpaceDN w:val="1"/>
      </w:pPr>
      <w:r>
        <w:rPr>
          <w:color w:val="auto"/>
          <w:position w:val="0"/>
          <w:sz w:val="24"/>
          <w:szCs w:val="24"/>
          <w:rFonts w:ascii="Times New Roman" w:eastAsia="Times New Roman" w:hAnsi="Times New Roman" w:hint="default"/>
        </w:rPr>
        <w:t>功能键模块：在游戏过程中，需要使用鼠标与游戏系统交互的次要模块。模块主要</w:t>
      </w:r>
      <w:r>
        <w:rPr>
          <w:color w:val="auto"/>
          <w:position w:val="0"/>
          <w:sz w:val="24"/>
          <w:szCs w:val="24"/>
          <w:rFonts w:ascii="Times New Roman" w:eastAsia="Times New Roman" w:hAnsi="Times New Roman" w:hint="default"/>
        </w:rPr>
        <w:t>有JButton组件、下拉列表、JLabel等组件，构成完成游戏功能的控制部分，在此布局内，</w:t>
      </w:r>
      <w:r>
        <w:rPr>
          <w:color w:val="auto"/>
          <w:position w:val="0"/>
          <w:sz w:val="24"/>
          <w:szCs w:val="24"/>
          <w:rFonts w:ascii="Times New Roman" w:eastAsia="Times New Roman" w:hAnsi="Times New Roman" w:hint="default"/>
        </w:rPr>
        <w:t>除了使用这些组件外，还要绘制一个沙漏状的动画，用以实现倒计时功能。同样，在此</w:t>
      </w:r>
      <w:r>
        <w:rPr>
          <w:color w:val="auto"/>
          <w:position w:val="0"/>
          <w:sz w:val="24"/>
          <w:szCs w:val="24"/>
          <w:rFonts w:ascii="Times New Roman" w:eastAsia="Times New Roman" w:hAnsi="Times New Roman" w:hint="default"/>
        </w:rPr>
        <w:t>模块中所有组件除沙漏，均需要用鼠标操作，每个组件都应该有对应的响应事件和事</w:t>
      </w:r>
      <w:r>
        <w:rPr>
          <w:color w:val="auto"/>
          <w:position w:val="0"/>
          <w:sz w:val="24"/>
          <w:szCs w:val="24"/>
          <w:rFonts w:ascii="Times New Roman" w:eastAsia="Times New Roman" w:hAnsi="Times New Roman" w:hint="default"/>
        </w:rPr>
        <w:t>件监听器。</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1"/>
        <w:autoSpaceDN w:val="1"/>
      </w:pPr>
      <w:r>
        <w:rPr>
          <w:color w:val="auto"/>
          <w:position w:val="0"/>
          <w:sz w:val="24"/>
          <w:szCs w:val="24"/>
          <w:rFonts w:ascii="Times New Roman" w:eastAsia="Times New Roman" w:hAnsi="Times New Roman" w:hint="default"/>
        </w:rPr>
        <w:t>为更好的区分开显示和实现，游戏界面模块将以布局为主要内容，具体的处理和</w:t>
      </w:r>
      <w:r>
        <w:rPr>
          <w:color w:val="auto"/>
          <w:position w:val="0"/>
          <w:sz w:val="24"/>
          <w:szCs w:val="24"/>
          <w:rFonts w:ascii="Times New Roman" w:eastAsia="Times New Roman" w:hAnsi="Times New Roman" w:hint="default"/>
        </w:rPr>
        <w:t>响应将划分到处理模块。</w:t>
      </w:r>
    </w:p>
    <w:p>
      <w:pPr>
        <w:bidi w:val="0"/>
        <w:numPr>
          <w:ilvl w:val="2"/>
          <w:numId w:val="1"/>
        </w:numPr>
        <w:jc w:val="left"/>
        <w:spacing w:lineRule="exact" w:line="440" w:before="240" w:after="240"/>
        <w:ind w:right="0" w:left="709" w:hanging="709"/>
        <w:rPr>
          <w:color w:val="auto"/>
          <w:position w:val="0"/>
          <w:sz w:val="28"/>
          <w:szCs w:val="28"/>
          <w:rFonts w:ascii="Times New Roman" w:eastAsia="黑体" w:hAnsi="黑体" w:hint="default"/>
        </w:rPr>
        <w:outlineLvl w:val="2"/>
        <w:autoSpaceDE w:val="1"/>
        <w:autoSpaceDN w:val="1"/>
      </w:pPr>
      <w:r>
        <w:rPr>
          <w:color w:val="auto"/>
          <w:position w:val="0"/>
          <w:sz w:val="28"/>
          <w:szCs w:val="28"/>
          <w:rFonts w:ascii="Times New Roman" w:eastAsia="黑体" w:hAnsi="黑体" w:hint="default"/>
        </w:rPr>
        <w:t>　　</w:t>
      </w:r>
      <w:bookmarkStart w:id="151" w:name="_Toc484463975"/>
      <w:r>
        <w:rPr>
          <w:color w:val="auto"/>
          <w:position w:val="0"/>
          <w:sz w:val="28"/>
          <w:szCs w:val="28"/>
          <w:rFonts w:ascii="Times New Roman" w:eastAsia="黑体" w:hAnsi="黑体" w:hint="default"/>
        </w:rPr>
        <w:t>处理模块</w:t>
      </w:r>
      <w:bookmarkEnd w:id="151"/>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1"/>
        <w:autoSpaceDN w:val="1"/>
      </w:pPr>
      <w:r>
        <w:rPr>
          <w:color w:val="auto"/>
          <w:position w:val="0"/>
          <w:sz w:val="24"/>
          <w:szCs w:val="24"/>
          <w:rFonts w:ascii="Times New Roman" w:eastAsia="Times New Roman" w:hAnsi="Times New Roman" w:hint="default"/>
        </w:rPr>
        <w:t>针对游戏的主要功能划分出一个模块：处理模块。这个模块中将实现一些功能，包</w:t>
      </w:r>
      <w:r>
        <w:rPr>
          <w:color w:val="auto"/>
          <w:position w:val="0"/>
          <w:sz w:val="24"/>
          <w:szCs w:val="24"/>
          <w:rFonts w:ascii="Times New Roman" w:eastAsia="Times New Roman" w:hAnsi="Times New Roman" w:hint="default"/>
        </w:rPr>
        <w:t>括操作功能、计时功能、提示功能等。现将设计一下几个模块：</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1"/>
        <w:autoSpaceDN w:val="1"/>
      </w:pPr>
      <w:r>
        <w:rPr>
          <w:color w:val="auto"/>
          <w:position w:val="0"/>
          <w:sz w:val="24"/>
          <w:szCs w:val="24"/>
          <w:rFonts w:ascii="Times New Roman" w:eastAsia="Times New Roman" w:hAnsi="Times New Roman" w:hint="default"/>
        </w:rPr>
        <w:t>图像处理模块：程序运行后，这个模块将把资源文件中提供的图片进行排列。这个</w:t>
      </w:r>
      <w:r>
        <w:rPr>
          <w:color w:val="auto"/>
          <w:position w:val="0"/>
          <w:sz w:val="24"/>
          <w:szCs w:val="24"/>
          <w:rFonts w:ascii="Times New Roman" w:eastAsia="Times New Roman" w:hAnsi="Times New Roman" w:hint="default"/>
        </w:rPr>
        <w:t>模块在初始化游戏布局和重新开始游戏以及刷新游戏时会用到。</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1"/>
        <w:autoSpaceDN w:val="1"/>
      </w:pPr>
      <w:r>
        <w:rPr>
          <w:color w:val="auto"/>
          <w:position w:val="0"/>
          <w:sz w:val="24"/>
          <w:szCs w:val="24"/>
          <w:rFonts w:ascii="Times New Roman" w:eastAsia="Times New Roman" w:hAnsi="Times New Roman" w:hint="default"/>
        </w:rPr>
        <w:t>响应模块：响应模块分两大类，一类是对操作模块中JButton的响应（即消除功</w:t>
      </w:r>
      <w:r>
        <w:rPr>
          <w:color w:val="auto"/>
          <w:position w:val="0"/>
          <w:sz w:val="24"/>
          <w:szCs w:val="24"/>
          <w:rFonts w:ascii="Times New Roman" w:eastAsia="Times New Roman" w:hAnsi="Times New Roman" w:hint="default"/>
        </w:rPr>
        <w:t>能），一类是对功能键模块中各个组件的响应（每个响应都实现其对应功能）。</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1"/>
        <w:autoSpaceDN w:val="1"/>
      </w:pPr>
      <w:r>
        <w:rPr>
          <w:color w:val="auto"/>
          <w:position w:val="0"/>
          <w:sz w:val="24"/>
          <w:szCs w:val="24"/>
          <w:rFonts w:ascii="Times New Roman" w:eastAsia="Times New Roman" w:hAnsi="Times New Roman" w:hint="default"/>
        </w:rPr>
        <w:t>更改提示模块：这个模块主要负责记分、记录关数。</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1"/>
        <w:autoSpaceDN w:val="1"/>
      </w:pPr>
      <w:r>
        <w:rPr>
          <w:color w:val="auto"/>
          <w:position w:val="0"/>
          <w:sz w:val="24"/>
          <w:szCs w:val="24"/>
          <w:rFonts w:ascii="Times New Roman" w:eastAsia="Times New Roman" w:hAnsi="Times New Roman" w:hint="default"/>
        </w:rPr>
        <w:t>倒计时模块：倒计时模块是对沙漏动画的绘制，并在倒计时五秒处显示提示</w:t>
      </w:r>
      <w:r>
        <w:rPr>
          <w:color w:val="auto"/>
          <w:position w:val="0"/>
          <w:sz w:val="24"/>
          <w:szCs w:val="24"/>
          <w:rFonts w:ascii="Times New Roman" w:eastAsia="Times New Roman" w:hAnsi="Times New Roman" w:hint="default"/>
        </w:rPr>
        <w:t>JLable，在倒计时结束后弹出提示框。</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1"/>
        <w:autoSpaceDN w:val="1"/>
      </w:pPr>
      <w:r>
        <w:rPr>
          <w:color w:val="auto"/>
          <w:position w:val="0"/>
          <w:sz w:val="24"/>
          <w:szCs w:val="24"/>
          <w:rFonts w:ascii="Times New Roman" w:eastAsia="Times New Roman" w:hAnsi="Times New Roman" w:hint="default"/>
        </w:rPr>
        <w:t>消除模块：判断选中的两个图片是否满足被消除的条件，此模块中，将实现判断。</w:t>
      </w:r>
    </w:p>
    <w:p>
      <w:pPr>
        <w:bidi w:val="0"/>
        <w:numPr>
          <w:ilvl w:val="1"/>
          <w:numId w:val="1"/>
        </w:numPr>
        <w:jc w:val="left"/>
        <w:spacing w:lineRule="exact" w:line="440" w:before="240" w:after="240"/>
        <w:ind w:right="0" w:left="567" w:hanging="567"/>
        <w:rPr>
          <w:b w:val="1"/>
          <w:color w:val="auto"/>
          <w:position w:val="0"/>
          <w:sz w:val="30"/>
          <w:szCs w:val="30"/>
          <w:rFonts w:ascii="Times New Roman" w:eastAsia="黑体" w:hAnsi="黑体" w:hint="default"/>
        </w:rPr>
        <w:outlineLvl w:val="1"/>
        <w:autoSpaceDE w:val="1"/>
        <w:autoSpaceDN w:val="1"/>
      </w:pPr>
      <w:r>
        <w:rPr>
          <w:color w:val="auto"/>
          <w:position w:val="0"/>
          <w:sz w:val="30"/>
          <w:szCs w:val="30"/>
          <w:rFonts w:ascii="Times New Roman" w:eastAsia="黑体" w:hAnsi="黑体" w:hint="default"/>
        </w:rPr>
        <w:t>　　</w:t>
      </w:r>
      <w:bookmarkStart w:id="152" w:name="_Toc484463976"/>
      <w:r>
        <w:rPr>
          <w:color w:val="auto"/>
          <w:position w:val="0"/>
          <w:sz w:val="30"/>
          <w:szCs w:val="30"/>
          <w:rFonts w:ascii="Times New Roman" w:eastAsia="黑体" w:hAnsi="黑体" w:hint="default"/>
        </w:rPr>
        <w:t>确定类</w:t>
      </w:r>
      <w:bookmarkEnd w:id="152"/>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1"/>
        <w:autoSpaceDN w:val="1"/>
      </w:pPr>
      <w:r>
        <w:rPr>
          <w:color w:val="auto"/>
          <w:position w:val="0"/>
          <w:sz w:val="24"/>
          <w:szCs w:val="24"/>
          <w:rFonts w:ascii="Times New Roman" w:eastAsia="Times New Roman" w:hAnsi="Times New Roman" w:hint="default"/>
        </w:rPr>
        <w:t xml:space="preserve">在图形用户界面GUI设计中，会使用到javax.swing中的JButton、JDialog、JFrame </w:t>
      </w:r>
      <w:r>
        <w:rPr>
          <w:color w:val="auto"/>
          <w:position w:val="0"/>
          <w:sz w:val="24"/>
          <w:szCs w:val="24"/>
          <w:rFonts w:ascii="Times New Roman" w:eastAsia="Times New Roman" w:hAnsi="Times New Roman" w:hint="default"/>
        </w:rPr>
        <w:t>、JLabel、JPanel等组件。将这些组件放在JFrame容器中，构成LianLianKan类继承于</w:t>
      </w:r>
      <w:r>
        <w:rPr>
          <w:color w:val="auto"/>
          <w:position w:val="0"/>
          <w:sz w:val="24"/>
          <w:szCs w:val="24"/>
          <w:rFonts w:ascii="Times New Roman" w:eastAsia="Times New Roman" w:hAnsi="Times New Roman" w:hint="default"/>
        </w:rPr>
        <w:t>JFrame类。如图4</w:t>
      </w:r>
      <w:del w:id="296" w:author="HeYang" w:date="2017-06-03T21:44:00Z">
        <w:r>
          <w:rPr>
            <w:color w:val="auto"/>
            <w:position w:val="0"/>
            <w:sz w:val="24"/>
            <w:szCs w:val="24"/>
            <w:rFonts w:ascii="Times New Roman" w:eastAsia="Times New Roman" w:hAnsi="Times New Roman" w:hint="default"/>
          </w:rPr>
          <w:delText>－</w:delText>
        </w:r>
      </w:del>
      <w:ins w:id="297" w:author="HeYang" w:date="2017-06-03T21:44:00Z">
        <w:r>
          <w:rPr>
            <w:color w:val="auto"/>
            <w:position w:val="0"/>
            <w:sz w:val="24"/>
            <w:szCs w:val="24"/>
            <w:rFonts w:ascii="Times New Roman" w:eastAsia="Times New Roman" w:hAnsi="Times New Roman" w:hint="default"/>
          </w:rPr>
          <w:t>-</w:t>
        </w:r>
      </w:ins>
      <w:r>
        <w:rPr>
          <w:color w:val="auto"/>
          <w:position w:val="0"/>
          <w:sz w:val="24"/>
          <w:szCs w:val="24"/>
          <w:rFonts w:ascii="Times New Roman" w:eastAsia="Times New Roman" w:hAnsi="Times New Roman" w:hint="default"/>
        </w:rPr>
        <w:t>2所示。在LianLianKan类中声明内部类LianLianKanJPanel类，继承于JPanel类。如</w:t>
      </w:r>
      <w:r>
        <w:rPr>
          <w:color w:val="auto"/>
          <w:position w:val="0"/>
          <w:sz w:val="24"/>
          <w:szCs w:val="24"/>
          <w:rFonts w:ascii="Times New Roman" w:eastAsia="Times New Roman" w:hAnsi="Times New Roman" w:hint="default"/>
        </w:rPr>
        <w:t>图4</w:t>
      </w:r>
      <w:del w:id="298" w:author="HeYang" w:date="2017-06-03T21:44:00Z">
        <w:r>
          <w:rPr>
            <w:color w:val="auto"/>
            <w:position w:val="0"/>
            <w:sz w:val="24"/>
            <w:szCs w:val="24"/>
            <w:rFonts w:ascii="Times New Roman" w:eastAsia="Times New Roman" w:hAnsi="Times New Roman" w:hint="default"/>
          </w:rPr>
          <w:delText>－</w:delText>
        </w:r>
      </w:del>
      <w:ins w:id="299" w:author="HeYang" w:date="2017-06-03T21:44:00Z">
        <w:r>
          <w:rPr>
            <w:color w:val="auto"/>
            <w:position w:val="0"/>
            <w:sz w:val="24"/>
            <w:szCs w:val="24"/>
            <w:rFonts w:ascii="Times New Roman" w:eastAsia="Times New Roman" w:hAnsi="Times New Roman" w:hint="default"/>
          </w:rPr>
          <w:t>-</w:t>
        </w:r>
      </w:ins>
      <w:r>
        <w:rPr>
          <w:color w:val="auto"/>
          <w:position w:val="0"/>
          <w:sz w:val="24"/>
          <w:szCs w:val="24"/>
          <w:rFonts w:ascii="Times New Roman" w:eastAsia="Times New Roman" w:hAnsi="Times New Roman" w:hint="default"/>
        </w:rPr>
        <w:t>3所示，在LianLianKanJPanel类中声明了若干JButton、Choice、ImageIcon类对象。</w:t>
      </w:r>
    </w:p>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sz w:val="20"/>
        </w:rPr>
        <w:drawing>
          <wp:inline distT="0" distB="0" distL="0" distR="0">
            <wp:extent cx="2437130" cy="759460"/>
            <wp:effectExtent l="0" t="0" r="5715" b="0"/>
            <wp:docPr id="96"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Users/Administrator/AppData/Roaming/JisuOffice/ETemp/7952_7660896/image12.png"/>
                    <pic:cNvPicPr>
                      <a:picLocks noChangeAspect="1" noChangeArrowheads="1"/>
                    </pic:cNvPicPr>
                  </pic:nvPicPr>
                  <pic:blipFill>
                    <a:blip r:embed="rId22" cstate="print"/>
                    <a:stretch>
                      <a:fillRect/>
                    </a:stretch>
                  </pic:blipFill>
                  <pic:spPr>
                    <a:xfrm>
                      <a:off x="0" y="0"/>
                      <a:ext cx="2437765" cy="760095"/>
                    </a:xfrm>
                    <a:prstGeom prst="rect"/>
                    <a:ln cap="flat"/>
                  </pic:spPr>
                </pic:pic>
              </a:graphicData>
            </a:graphic>
          </wp:inline>
        </w:drawing>
      </w:r>
    </w:p>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color w:val="auto"/>
          <w:position w:val="0"/>
          <w:sz w:val="20"/>
          <w:szCs w:val="20"/>
          <w:rFonts w:ascii="Times New Roman" w:eastAsia="黑体" w:hAnsi="黑体" w:hint="default"/>
        </w:rPr>
        <w:t xml:space="preserve">图 </w:t>
      </w:r>
      <w:r>
        <w:rPr>
          <w:color w:val="auto"/>
          <w:position w:val="0"/>
          <w:sz w:val="20"/>
          <w:szCs w:val="20"/>
          <w:rFonts w:ascii="Times New Roman" w:eastAsia="黑体" w:hAnsi="黑体" w:hint="default"/>
        </w:rPr>
        <w:t>4</w:t>
      </w:r>
      <w:ins w:id="300" w:author="HeYang" w:date="2017-06-03T21:42:00Z">
        <w:r>
          <w:rPr>
            <w:color w:val="auto"/>
            <w:position w:val="0"/>
            <w:sz w:val="20"/>
            <w:szCs w:val="20"/>
            <w:rFonts w:ascii="Times New Roman" w:eastAsia="黑体" w:hAnsi="黑体" w:hint="default"/>
          </w:rPr>
          <w:t>-</w:t>
        </w:r>
      </w:ins>
      <w:del w:id="301" w:author="HeYang" w:date="2017-06-03T21:42:00Z">
        <w:r>
          <w:rPr>
            <w:color w:val="auto"/>
            <w:position w:val="0"/>
            <w:sz w:val="20"/>
            <w:szCs w:val="20"/>
            <w:rFonts w:ascii="Times New Roman" w:eastAsia="黑体" w:hAnsi="黑体" w:hint="default"/>
          </w:rPr>
          <w:delText>－</w:delText>
        </w:r>
      </w:del>
      <w:r>
        <w:rPr/>
        <w:rPr>
          <w:rFonts w:ascii="Times New Roman" w:eastAsia="黑体" w:hAnsi="Times New Roman"/>
          <w:shd w:val="clear"/>
          <w:sz w:val="20"/>
          <w:szCs w:val="20"/>
          <w:w w:val="100"/>
        </w:rPr>
        <w:fldChar w:fldCharType="begin"/>
      </w:r>
      <w:r>
        <w:rPr/>
        <w:rPr>
          <w:rFonts w:ascii="Times New Roman" w:eastAsia="黑体" w:hAnsi="Times New Roman"/>
          <w:shd w:val="clear"/>
          <w:sz w:val="20"/>
          <w:szCs w:val="20"/>
          <w:w w:val="100"/>
        </w:rPr>
        <w:instrText xml:space="preserve"> SEQ 图 \* ARABIC \s 1</w:instrText>
      </w:r>
      <w:r>
        <w:rPr/>
        <w:rPr>
          <w:rFonts w:ascii="Times New Roman" w:eastAsia="黑体" w:hAnsi="Times New Roman"/>
          <w:shd w:val="clear"/>
          <w:sz w:val="20"/>
          <w:szCs w:val="20"/>
          <w:w w:val="100"/>
        </w:rPr>
        <w:fldChar w:fldCharType="separate"/>
      </w:r>
      <w:r>
        <w:rPr>
          <w:color w:val="auto"/>
          <w:position w:val="0"/>
          <w:sz w:val="20"/>
          <w:szCs w:val="20"/>
          <w:rFonts w:ascii="Times New Roman" w:eastAsia="黑体" w:hAnsi="黑体" w:hint="default"/>
        </w:rPr>
        <w:t>2</w:t>
      </w:r>
      <w:r>
        <w:rPr/>
        <w:rPr>
          <w:rFonts w:ascii="Times New Roman" w:eastAsia="黑体" w:hAnsi="Times New Roman"/>
          <w:shd w:val="clear"/>
          <w:sz w:val="20"/>
          <w:szCs w:val="20"/>
          <w:w w:val="100"/>
        </w:rPr>
        <w:fldChar w:fldCharType="end"/>
      </w:r>
      <w:r>
        <w:rPr>
          <w:color w:val="auto"/>
          <w:position w:val="0"/>
          <w:sz w:val="20"/>
          <w:szCs w:val="20"/>
          <w:rFonts w:ascii="Times New Roman" w:eastAsia="黑体" w:hAnsi="黑体" w:hint="default"/>
        </w:rPr>
        <w:t>　连连看类图</w:t>
      </w:r>
    </w:p>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color w:val="auto"/>
          <w:position w:val="0"/>
          <w:sz w:val="20"/>
          <w:szCs w:val="20"/>
          <w:rFonts w:ascii="Times New Roman" w:eastAsia="黑体" w:hAnsi="黑体" w:hint="default"/>
        </w:rPr>
        <w:t xml:space="preserve">Figure </w:t>
      </w:r>
      <w:r>
        <w:rPr>
          <w:color w:val="auto"/>
          <w:position w:val="0"/>
          <w:sz w:val="20"/>
          <w:szCs w:val="20"/>
          <w:rFonts w:ascii="Times New Roman" w:eastAsia="黑体" w:hAnsi="黑体" w:hint="default"/>
        </w:rPr>
        <w:t>4</w:t>
      </w:r>
      <w:ins w:id="302" w:author="HeYang" w:date="2017-06-03T21:42:00Z">
        <w:r>
          <w:rPr>
            <w:color w:val="auto"/>
            <w:position w:val="0"/>
            <w:sz w:val="20"/>
            <w:szCs w:val="20"/>
            <w:rFonts w:ascii="Times New Roman" w:eastAsia="黑体" w:hAnsi="黑体" w:hint="default"/>
          </w:rPr>
          <w:t>-</w:t>
        </w:r>
      </w:ins>
      <w:del w:id="303" w:author="HeYang" w:date="2017-06-03T21:42:00Z">
        <w:r>
          <w:rPr>
            <w:color w:val="auto"/>
            <w:position w:val="0"/>
            <w:sz w:val="20"/>
            <w:szCs w:val="20"/>
            <w:rFonts w:ascii="Times New Roman" w:eastAsia="黑体" w:hAnsi="黑体" w:hint="default"/>
          </w:rPr>
          <w:delText>－</w:delText>
        </w:r>
      </w:del>
      <w:r>
        <w:rPr/>
        <w:rPr>
          <w:rFonts w:ascii="Times New Roman" w:eastAsia="黑体" w:hAnsi="Times New Roman"/>
          <w:shd w:val="clear"/>
          <w:sz w:val="20"/>
          <w:szCs w:val="20"/>
          <w:w w:val="100"/>
        </w:rPr>
        <w:fldChar w:fldCharType="begin"/>
      </w:r>
      <w:r>
        <w:rPr/>
        <w:rPr>
          <w:rFonts w:ascii="Times New Roman" w:eastAsia="黑体" w:hAnsi="Times New Roman"/>
          <w:shd w:val="clear"/>
          <w:sz w:val="20"/>
          <w:szCs w:val="20"/>
          <w:w w:val="100"/>
        </w:rPr>
        <w:instrText xml:space="preserve"> SEQ Figure \* ARABIC \s 1</w:instrText>
      </w:r>
      <w:r>
        <w:rPr/>
        <w:rPr>
          <w:rFonts w:ascii="Times New Roman" w:eastAsia="黑体" w:hAnsi="Times New Roman"/>
          <w:shd w:val="clear"/>
          <w:sz w:val="20"/>
          <w:szCs w:val="20"/>
          <w:w w:val="100"/>
        </w:rPr>
        <w:fldChar w:fldCharType="separate"/>
      </w:r>
      <w:r>
        <w:rPr>
          <w:color w:val="auto"/>
          <w:position w:val="0"/>
          <w:sz w:val="20"/>
          <w:szCs w:val="20"/>
          <w:rFonts w:ascii="Times New Roman" w:eastAsia="黑体" w:hAnsi="黑体" w:hint="default"/>
        </w:rPr>
        <w:t>2</w:t>
      </w:r>
      <w:r>
        <w:rPr/>
        <w:rPr>
          <w:rFonts w:ascii="Times New Roman" w:eastAsia="黑体" w:hAnsi="Times New Roman"/>
          <w:shd w:val="clear"/>
          <w:sz w:val="20"/>
          <w:szCs w:val="20"/>
          <w:w w:val="100"/>
        </w:rPr>
        <w:fldChar w:fldCharType="end"/>
      </w:r>
      <w:r>
        <w:rPr>
          <w:color w:val="auto"/>
          <w:position w:val="0"/>
          <w:sz w:val="20"/>
          <w:szCs w:val="20"/>
          <w:rFonts w:ascii="Times New Roman" w:eastAsia="黑体" w:hAnsi="黑体" w:hint="default"/>
        </w:rPr>
        <w:t xml:space="preserve">　LianLianKan Class Diagram</w:t>
      </w:r>
    </w:p>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sz w:val="20"/>
        </w:rPr>
        <w:drawing>
          <wp:inline distT="0" distB="0" distL="0" distR="0">
            <wp:extent cx="2434590" cy="2899410"/>
            <wp:effectExtent l="0" t="0" r="0" b="2540"/>
            <wp:docPr id="97"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Users/Administrator/AppData/Roaming/JisuOffice/ETemp/7952_7660896/image13.png"/>
                    <pic:cNvPicPr>
                      <a:picLocks noChangeAspect="1" noChangeArrowheads="1"/>
                    </pic:cNvPicPr>
                  </pic:nvPicPr>
                  <pic:blipFill>
                    <a:blip r:embed="rId23" cstate="print"/>
                    <a:stretch>
                      <a:fillRect/>
                    </a:stretch>
                  </pic:blipFill>
                  <pic:spPr>
                    <a:xfrm>
                      <a:off x="0" y="0"/>
                      <a:ext cx="2435225" cy="2900045"/>
                    </a:xfrm>
                    <a:prstGeom prst="rect"/>
                    <a:ln cap="flat"/>
                  </pic:spPr>
                </pic:pic>
              </a:graphicData>
            </a:graphic>
          </wp:inline>
        </w:drawing>
      </w:r>
    </w:p>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color w:val="auto"/>
          <w:position w:val="0"/>
          <w:sz w:val="20"/>
          <w:szCs w:val="20"/>
          <w:rFonts w:ascii="Times New Roman" w:eastAsia="黑体" w:hAnsi="黑体" w:hint="default"/>
        </w:rPr>
        <w:t xml:space="preserve">图 </w:t>
      </w:r>
      <w:r>
        <w:rPr>
          <w:color w:val="auto"/>
          <w:position w:val="0"/>
          <w:sz w:val="20"/>
          <w:szCs w:val="20"/>
          <w:rFonts w:ascii="Times New Roman" w:eastAsia="黑体" w:hAnsi="黑体" w:hint="default"/>
        </w:rPr>
        <w:t>4</w:t>
      </w:r>
      <w:ins w:id="304" w:author="HeYang" w:date="2017-06-03T21:42:00Z">
        <w:r>
          <w:rPr>
            <w:color w:val="auto"/>
            <w:position w:val="0"/>
            <w:sz w:val="20"/>
            <w:szCs w:val="20"/>
            <w:rFonts w:ascii="Times New Roman" w:eastAsia="黑体" w:hAnsi="黑体" w:hint="default"/>
          </w:rPr>
          <w:t>-</w:t>
        </w:r>
      </w:ins>
      <w:del w:id="305" w:author="HeYang" w:date="2017-06-03T21:42:00Z">
        <w:r>
          <w:rPr>
            <w:color w:val="auto"/>
            <w:position w:val="0"/>
            <w:sz w:val="20"/>
            <w:szCs w:val="20"/>
            <w:rFonts w:ascii="Times New Roman" w:eastAsia="黑体" w:hAnsi="黑体" w:hint="default"/>
          </w:rPr>
          <w:delText>－</w:delText>
        </w:r>
      </w:del>
      <w:r>
        <w:rPr/>
        <w:rPr>
          <w:rFonts w:ascii="Times New Roman" w:eastAsia="黑体" w:hAnsi="Times New Roman"/>
          <w:shd w:val="clear"/>
          <w:sz w:val="20"/>
          <w:szCs w:val="20"/>
          <w:w w:val="100"/>
        </w:rPr>
        <w:fldChar w:fldCharType="begin"/>
      </w:r>
      <w:r>
        <w:rPr/>
        <w:rPr>
          <w:rFonts w:ascii="Times New Roman" w:eastAsia="黑体" w:hAnsi="Times New Roman"/>
          <w:shd w:val="clear"/>
          <w:sz w:val="20"/>
          <w:szCs w:val="20"/>
          <w:w w:val="100"/>
        </w:rPr>
        <w:instrText xml:space="preserve"> SEQ 图 \* ARABIC \s 1</w:instrText>
      </w:r>
      <w:r>
        <w:rPr/>
        <w:rPr>
          <w:rFonts w:ascii="Times New Roman" w:eastAsia="黑体" w:hAnsi="Times New Roman"/>
          <w:shd w:val="clear"/>
          <w:sz w:val="20"/>
          <w:szCs w:val="20"/>
          <w:w w:val="100"/>
        </w:rPr>
        <w:fldChar w:fldCharType="separate"/>
      </w:r>
      <w:r>
        <w:rPr>
          <w:color w:val="auto"/>
          <w:position w:val="0"/>
          <w:sz w:val="20"/>
          <w:szCs w:val="20"/>
          <w:rFonts w:ascii="Times New Roman" w:eastAsia="黑体" w:hAnsi="黑体" w:hint="default"/>
        </w:rPr>
        <w:t>3</w:t>
      </w:r>
      <w:r>
        <w:rPr/>
        <w:rPr>
          <w:rFonts w:ascii="Times New Roman" w:eastAsia="黑体" w:hAnsi="Times New Roman"/>
          <w:shd w:val="clear"/>
          <w:sz w:val="20"/>
          <w:szCs w:val="20"/>
          <w:w w:val="100"/>
        </w:rPr>
        <w:fldChar w:fldCharType="end"/>
      </w:r>
      <w:r>
        <w:rPr>
          <w:color w:val="auto"/>
          <w:position w:val="0"/>
          <w:sz w:val="20"/>
          <w:szCs w:val="20"/>
          <w:rFonts w:ascii="Times New Roman" w:eastAsia="黑体" w:hAnsi="黑体" w:hint="default"/>
        </w:rPr>
        <w:t>　LianLianKanJPanel类图</w:t>
      </w:r>
    </w:p>
    <w:p>
      <w:pPr>
        <w:numPr>
          <w:ilvl w:val="0"/>
          <w:numId w:val="0"/>
        </w:numPr>
        <w:jc w:val="left"/>
        <w:spacing w:lineRule="auto" w:line="240" w:before="0" w:after="160"/>
        <w:ind w:right="0" w:firstLine="0"/>
        <w:rPr>
          <w:color w:val="auto"/>
          <w:position w:val="0"/>
          <w:sz w:val="21"/>
          <w:szCs w:val="21"/>
          <w:rFonts w:ascii="Times New Roman" w:eastAsia="黑体" w:hAnsi="黑体" w:hint="default"/>
          <w:del w:id="306" w:author="HeYang" w:date="2017-06-03T21:43:00Z"/>
        </w:rPr>
        <w:autoSpaceDE w:val="1"/>
        <w:autoSpaceDN w:val="1"/>
      </w:pPr>
      <w:r>
        <w:rPr>
          <w:color w:val="auto"/>
          <w:position w:val="0"/>
          <w:sz w:val="20"/>
          <w:szCs w:val="20"/>
          <w:rFonts w:ascii="Times New Roman" w:eastAsia="黑体" w:hAnsi="黑体" w:hint="default"/>
        </w:rPr>
        <w:t xml:space="preserve">Figure </w:t>
      </w:r>
      <w:r>
        <w:rPr>
          <w:color w:val="auto"/>
          <w:position w:val="0"/>
          <w:sz w:val="20"/>
          <w:szCs w:val="20"/>
          <w:rFonts w:ascii="Times New Roman" w:eastAsia="黑体" w:hAnsi="黑体" w:hint="default"/>
        </w:rPr>
        <w:t>4</w:t>
      </w:r>
      <w:ins w:id="307" w:author="HeYang" w:date="2017-06-03T21:42:00Z">
        <w:r>
          <w:rPr>
            <w:color w:val="auto"/>
            <w:position w:val="0"/>
            <w:sz w:val="20"/>
            <w:szCs w:val="20"/>
            <w:rFonts w:ascii="Times New Roman" w:eastAsia="黑体" w:hAnsi="黑体" w:hint="default"/>
          </w:rPr>
          <w:t>-</w:t>
        </w:r>
      </w:ins>
      <w:del w:id="308" w:author="HeYang" w:date="2017-06-03T21:42:00Z">
        <w:r>
          <w:rPr>
            <w:color w:val="auto"/>
            <w:position w:val="0"/>
            <w:sz w:val="20"/>
            <w:szCs w:val="20"/>
            <w:rFonts w:ascii="Times New Roman" w:eastAsia="黑体" w:hAnsi="黑体" w:hint="default"/>
          </w:rPr>
          <w:delText>－</w:delText>
        </w:r>
      </w:del>
      <w:r>
        <w:rPr/>
        <w:rPr>
          <w:rFonts w:ascii="Times New Roman" w:eastAsia="黑体" w:hAnsi="Times New Roman"/>
          <w:shd w:val="clear"/>
          <w:sz w:val="20"/>
          <w:szCs w:val="20"/>
          <w:w w:val="100"/>
        </w:rPr>
        <w:fldChar w:fldCharType="begin"/>
      </w:r>
      <w:r>
        <w:rPr/>
        <w:rPr>
          <w:rFonts w:ascii="Times New Roman" w:eastAsia="黑体" w:hAnsi="Times New Roman"/>
          <w:shd w:val="clear"/>
          <w:sz w:val="20"/>
          <w:szCs w:val="20"/>
          <w:w w:val="100"/>
        </w:rPr>
        <w:instrText xml:space="preserve"> SEQ Figure \* ARABIC \s 1</w:instrText>
      </w:r>
      <w:r>
        <w:rPr/>
        <w:rPr>
          <w:rFonts w:ascii="Times New Roman" w:eastAsia="黑体" w:hAnsi="Times New Roman"/>
          <w:shd w:val="clear"/>
          <w:sz w:val="20"/>
          <w:szCs w:val="20"/>
          <w:w w:val="100"/>
        </w:rPr>
        <w:fldChar w:fldCharType="separate"/>
      </w:r>
      <w:r>
        <w:rPr>
          <w:color w:val="auto"/>
          <w:position w:val="0"/>
          <w:sz w:val="20"/>
          <w:szCs w:val="20"/>
          <w:rFonts w:ascii="Times New Roman" w:eastAsia="黑体" w:hAnsi="黑体" w:hint="default"/>
        </w:rPr>
        <w:t>3</w:t>
      </w:r>
      <w:r>
        <w:rPr/>
        <w:rPr>
          <w:rFonts w:ascii="Times New Roman" w:eastAsia="黑体" w:hAnsi="Times New Roman"/>
          <w:shd w:val="clear"/>
          <w:sz w:val="20"/>
          <w:szCs w:val="20"/>
          <w:w w:val="100"/>
        </w:rPr>
        <w:fldChar w:fldCharType="end"/>
      </w:r>
      <w:r>
        <w:rPr>
          <w:color w:val="auto"/>
          <w:position w:val="0"/>
          <w:sz w:val="20"/>
          <w:szCs w:val="20"/>
          <w:rFonts w:ascii="Times New Roman" w:eastAsia="黑体" w:hAnsi="黑体" w:hint="default"/>
        </w:rPr>
        <w:t xml:space="preserve">　LianLianKanJPanel Class Diagram </w:t>
      </w:r>
    </w:p>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1"/>
        <w:autoSpaceDN w:val="1"/>
      </w:pPr>
      <w:r>
        <w:rPr>
          <w:color w:val="auto"/>
          <w:position w:val="0"/>
          <w:sz w:val="24"/>
          <w:szCs w:val="24"/>
          <w:rFonts w:ascii="Times New Roman" w:eastAsia="Times New Roman" w:hAnsi="Times New Roman" w:hint="default"/>
        </w:rPr>
        <w:t>在LianLianKanJPanel类中再声明一个内部类loudou类。loudou类同样继承于</w:t>
      </w:r>
      <w:r>
        <w:rPr>
          <w:color w:val="auto"/>
          <w:position w:val="0"/>
          <w:sz w:val="24"/>
          <w:szCs w:val="24"/>
          <w:rFonts w:ascii="Times New Roman" w:eastAsia="Times New Roman" w:hAnsi="Times New Roman" w:hint="default"/>
        </w:rPr>
        <w:t>JPanel类，在该类中创建Thread类、JLabel、JDialog类对象，漏斗形状的绘制通过调用</w:t>
      </w:r>
      <w:r>
        <w:rPr>
          <w:color w:val="000000"/>
          <w:position w:val="0"/>
          <w:sz w:val="24"/>
          <w:szCs w:val="24"/>
          <w:rFonts w:ascii="Times New Roman" w:eastAsia="宋体" w:hAnsi="宋体" w:hint="default"/>
        </w:rPr>
        <w:t xml:space="preserve">paintComponent(Graphics g)</w:t>
      </w:r>
      <w:r>
        <w:rPr>
          <w:color w:val="auto"/>
          <w:position w:val="0"/>
          <w:sz w:val="24"/>
          <w:szCs w:val="24"/>
          <w:rFonts w:ascii="Times New Roman" w:eastAsia="Times New Roman" w:hAnsi="Times New Roman" w:hint="default"/>
        </w:rPr>
        <w:t>方法完成。loudou类图如图4</w:t>
      </w:r>
      <w:del w:id="309" w:author="HeYang" w:date="2017-06-03T21:44:00Z">
        <w:r>
          <w:rPr>
            <w:color w:val="auto"/>
            <w:position w:val="0"/>
            <w:sz w:val="24"/>
            <w:szCs w:val="24"/>
            <w:rFonts w:ascii="Times New Roman" w:eastAsia="Times New Roman" w:hAnsi="Times New Roman" w:hint="default"/>
          </w:rPr>
          <w:delText>－</w:delText>
        </w:r>
      </w:del>
      <w:ins w:id="310" w:author="HeYang" w:date="2017-06-03T21:44:00Z">
        <w:r>
          <w:rPr>
            <w:color w:val="auto"/>
            <w:position w:val="0"/>
            <w:sz w:val="24"/>
            <w:szCs w:val="24"/>
            <w:rFonts w:ascii="Times New Roman" w:eastAsia="Times New Roman" w:hAnsi="Times New Roman" w:hint="default"/>
          </w:rPr>
          <w:t>-</w:t>
        </w:r>
      </w:ins>
      <w:r>
        <w:rPr>
          <w:color w:val="auto"/>
          <w:position w:val="0"/>
          <w:sz w:val="24"/>
          <w:szCs w:val="24"/>
          <w:rFonts w:ascii="Times New Roman" w:eastAsia="Times New Roman" w:hAnsi="Times New Roman" w:hint="default"/>
        </w:rPr>
        <w:t>4所示。Thread类图如图4</w:t>
      </w:r>
      <w:del w:id="311" w:author="HeYang" w:date="2017-06-03T21:44:00Z">
        <w:r>
          <w:rPr>
            <w:color w:val="auto"/>
            <w:position w:val="0"/>
            <w:sz w:val="24"/>
            <w:szCs w:val="24"/>
            <w:rFonts w:ascii="Times New Roman" w:eastAsia="Times New Roman" w:hAnsi="Times New Roman" w:hint="default"/>
          </w:rPr>
          <w:delText>－</w:delText>
        </w:r>
      </w:del>
      <w:ins w:id="312" w:author="HeYang" w:date="2017-06-03T21:44:00Z">
        <w:r>
          <w:rPr>
            <w:color w:val="auto"/>
            <w:position w:val="0"/>
            <w:sz w:val="24"/>
            <w:szCs w:val="24"/>
            <w:rFonts w:ascii="Times New Roman" w:eastAsia="Times New Roman" w:hAnsi="Times New Roman" w:hint="default"/>
          </w:rPr>
          <w:t>-</w:t>
        </w:r>
      </w:ins>
      <w:r>
        <w:rPr>
          <w:color w:val="auto"/>
          <w:position w:val="0"/>
          <w:sz w:val="24"/>
          <w:szCs w:val="24"/>
          <w:rFonts w:ascii="Times New Roman" w:eastAsia="Times New Roman" w:hAnsi="Times New Roman" w:hint="default"/>
        </w:rPr>
        <w:t>5所示</w:t>
      </w:r>
    </w:p>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sz w:val="20"/>
        </w:rPr>
        <w:drawing>
          <wp:inline distT="0" distB="0" distL="0" distR="0">
            <wp:extent cx="1828800" cy="2457450"/>
            <wp:effectExtent l="0" t="0" r="635" b="635"/>
            <wp:docPr id="98"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Users/Administrator/AppData/Roaming/JisuOffice/ETemp/7952_7660896/image14.png"/>
                    <pic:cNvPicPr>
                      <a:picLocks noChangeAspect="1" noChangeArrowheads="1"/>
                    </pic:cNvPicPr>
                  </pic:nvPicPr>
                  <pic:blipFill>
                    <a:blip r:embed="rId24" cstate="print"/>
                    <a:stretch>
                      <a:fillRect/>
                    </a:stretch>
                  </pic:blipFill>
                  <pic:spPr>
                    <a:xfrm>
                      <a:off x="0" y="0"/>
                      <a:ext cx="1829435" cy="2458085"/>
                    </a:xfrm>
                    <a:prstGeom prst="rect"/>
                    <a:ln cap="flat"/>
                  </pic:spPr>
                </pic:pic>
              </a:graphicData>
            </a:graphic>
          </wp:inline>
        </w:drawing>
      </w:r>
    </w:p>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color w:val="auto"/>
          <w:position w:val="0"/>
          <w:sz w:val="20"/>
          <w:szCs w:val="20"/>
          <w:rFonts w:ascii="Times New Roman" w:eastAsia="黑体" w:hAnsi="黑体" w:hint="default"/>
        </w:rPr>
        <w:t xml:space="preserve">图 </w:t>
      </w:r>
      <w:r>
        <w:rPr>
          <w:color w:val="auto"/>
          <w:position w:val="0"/>
          <w:sz w:val="20"/>
          <w:szCs w:val="20"/>
          <w:rFonts w:ascii="Times New Roman" w:eastAsia="黑体" w:hAnsi="黑体" w:hint="default"/>
        </w:rPr>
        <w:t>4</w:t>
      </w:r>
      <w:ins w:id="313" w:author="HeYang" w:date="2017-06-03T21:42:00Z">
        <w:r>
          <w:rPr>
            <w:color w:val="auto"/>
            <w:position w:val="0"/>
            <w:sz w:val="20"/>
            <w:szCs w:val="20"/>
            <w:rFonts w:ascii="Times New Roman" w:eastAsia="黑体" w:hAnsi="黑体" w:hint="default"/>
          </w:rPr>
          <w:t>-</w:t>
        </w:r>
      </w:ins>
      <w:del w:id="314" w:author="HeYang" w:date="2017-06-03T21:42:00Z">
        <w:r>
          <w:rPr>
            <w:color w:val="auto"/>
            <w:position w:val="0"/>
            <w:sz w:val="20"/>
            <w:szCs w:val="20"/>
            <w:rFonts w:ascii="Times New Roman" w:eastAsia="黑体" w:hAnsi="黑体" w:hint="default"/>
          </w:rPr>
          <w:delText>－</w:delText>
        </w:r>
      </w:del>
      <w:r>
        <w:rPr/>
        <w:rPr>
          <w:rFonts w:ascii="Times New Roman" w:eastAsia="黑体" w:hAnsi="Times New Roman"/>
          <w:shd w:val="clear"/>
          <w:sz w:val="20"/>
          <w:szCs w:val="20"/>
          <w:w w:val="100"/>
        </w:rPr>
        <w:fldChar w:fldCharType="begin"/>
      </w:r>
      <w:r>
        <w:rPr/>
        <w:rPr>
          <w:rFonts w:ascii="Times New Roman" w:eastAsia="黑体" w:hAnsi="Times New Roman"/>
          <w:shd w:val="clear"/>
          <w:sz w:val="20"/>
          <w:szCs w:val="20"/>
          <w:w w:val="100"/>
        </w:rPr>
        <w:instrText xml:space="preserve"> SEQ 图 \* ARABIC \s 1</w:instrText>
      </w:r>
      <w:r>
        <w:rPr/>
        <w:rPr>
          <w:rFonts w:ascii="Times New Roman" w:eastAsia="黑体" w:hAnsi="Times New Roman"/>
          <w:shd w:val="clear"/>
          <w:sz w:val="20"/>
          <w:szCs w:val="20"/>
          <w:w w:val="100"/>
        </w:rPr>
        <w:fldChar w:fldCharType="separate"/>
      </w:r>
      <w:r>
        <w:rPr>
          <w:color w:val="auto"/>
          <w:position w:val="0"/>
          <w:sz w:val="20"/>
          <w:szCs w:val="20"/>
          <w:rFonts w:ascii="Times New Roman" w:eastAsia="黑体" w:hAnsi="黑体" w:hint="default"/>
        </w:rPr>
        <w:t>4</w:t>
      </w:r>
      <w:r>
        <w:rPr/>
        <w:rPr>
          <w:rFonts w:ascii="Times New Roman" w:eastAsia="黑体" w:hAnsi="Times New Roman"/>
          <w:shd w:val="clear"/>
          <w:sz w:val="20"/>
          <w:szCs w:val="20"/>
          <w:w w:val="100"/>
        </w:rPr>
        <w:fldChar w:fldCharType="end"/>
      </w:r>
      <w:r>
        <w:rPr>
          <w:color w:val="auto"/>
          <w:position w:val="0"/>
          <w:sz w:val="20"/>
          <w:szCs w:val="20"/>
          <w:rFonts w:ascii="Times New Roman" w:eastAsia="黑体" w:hAnsi="黑体" w:hint="default"/>
        </w:rPr>
        <w:t>　loudou类图</w:t>
      </w:r>
    </w:p>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color w:val="auto"/>
          <w:position w:val="0"/>
          <w:sz w:val="20"/>
          <w:szCs w:val="20"/>
          <w:rFonts w:ascii="Times New Roman" w:eastAsia="黑体" w:hAnsi="黑体" w:hint="default"/>
        </w:rPr>
        <w:t xml:space="preserve">Figure </w:t>
      </w:r>
      <w:r>
        <w:rPr>
          <w:color w:val="auto"/>
          <w:position w:val="0"/>
          <w:sz w:val="20"/>
          <w:szCs w:val="20"/>
          <w:rFonts w:ascii="Times New Roman" w:eastAsia="黑体" w:hAnsi="黑体" w:hint="default"/>
        </w:rPr>
        <w:t>4</w:t>
      </w:r>
      <w:ins w:id="315" w:author="HeYang" w:date="2017-06-03T21:43:00Z">
        <w:r>
          <w:rPr>
            <w:color w:val="auto"/>
            <w:position w:val="0"/>
            <w:sz w:val="20"/>
            <w:szCs w:val="20"/>
            <w:rFonts w:ascii="Times New Roman" w:eastAsia="黑体" w:hAnsi="黑体" w:hint="default"/>
          </w:rPr>
          <w:t>-</w:t>
        </w:r>
      </w:ins>
      <w:del w:id="316" w:author="HeYang" w:date="2017-06-03T21:43:00Z">
        <w:r>
          <w:rPr>
            <w:color w:val="auto"/>
            <w:position w:val="0"/>
            <w:sz w:val="20"/>
            <w:szCs w:val="20"/>
            <w:rFonts w:ascii="Times New Roman" w:eastAsia="黑体" w:hAnsi="黑体" w:hint="default"/>
          </w:rPr>
          <w:delText>－</w:delText>
        </w:r>
      </w:del>
      <w:r>
        <w:rPr/>
        <w:rPr>
          <w:rFonts w:ascii="Times New Roman" w:eastAsia="黑体" w:hAnsi="Times New Roman"/>
          <w:shd w:val="clear"/>
          <w:sz w:val="20"/>
          <w:szCs w:val="20"/>
          <w:w w:val="100"/>
        </w:rPr>
        <w:fldChar w:fldCharType="begin"/>
      </w:r>
      <w:r>
        <w:rPr/>
        <w:rPr>
          <w:rFonts w:ascii="Times New Roman" w:eastAsia="黑体" w:hAnsi="Times New Roman"/>
          <w:shd w:val="clear"/>
          <w:sz w:val="20"/>
          <w:szCs w:val="20"/>
          <w:w w:val="100"/>
        </w:rPr>
        <w:instrText xml:space="preserve"> SEQ Figure \* ARABIC \s 1</w:instrText>
      </w:r>
      <w:r>
        <w:rPr/>
        <w:rPr>
          <w:rFonts w:ascii="Times New Roman" w:eastAsia="黑体" w:hAnsi="Times New Roman"/>
          <w:shd w:val="clear"/>
          <w:sz w:val="20"/>
          <w:szCs w:val="20"/>
          <w:w w:val="100"/>
        </w:rPr>
        <w:fldChar w:fldCharType="separate"/>
      </w:r>
      <w:r>
        <w:rPr>
          <w:color w:val="auto"/>
          <w:position w:val="0"/>
          <w:sz w:val="20"/>
          <w:szCs w:val="20"/>
          <w:rFonts w:ascii="Times New Roman" w:eastAsia="黑体" w:hAnsi="黑体" w:hint="default"/>
        </w:rPr>
        <w:t>4</w:t>
      </w:r>
      <w:r>
        <w:rPr/>
        <w:rPr>
          <w:rFonts w:ascii="Times New Roman" w:eastAsia="黑体" w:hAnsi="Times New Roman"/>
          <w:shd w:val="clear"/>
          <w:sz w:val="20"/>
          <w:szCs w:val="20"/>
          <w:w w:val="100"/>
        </w:rPr>
        <w:fldChar w:fldCharType="end"/>
      </w:r>
      <w:r>
        <w:rPr>
          <w:color w:val="auto"/>
          <w:position w:val="0"/>
          <w:sz w:val="20"/>
          <w:szCs w:val="20"/>
          <w:rFonts w:ascii="Times New Roman" w:eastAsia="黑体" w:hAnsi="黑体" w:hint="default"/>
        </w:rPr>
        <w:t xml:space="preserve">　loudou Class Diagram </w:t>
      </w:r>
    </w:p>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sz w:val="20"/>
        </w:rPr>
        <w:drawing>
          <wp:inline distT="0" distB="0" distL="0" distR="0">
            <wp:extent cx="2324100" cy="838200"/>
            <wp:effectExtent l="0" t="0" r="635" b="635"/>
            <wp:docPr id="99"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Users/Administrator/AppData/Roaming/JisuOffice/ETemp/7952_7660896/image15.png"/>
                    <pic:cNvPicPr>
                      <a:picLocks noChangeAspect="1" noChangeArrowheads="1"/>
                    </pic:cNvPicPr>
                  </pic:nvPicPr>
                  <pic:blipFill>
                    <a:blip r:embed="rId25" cstate="print"/>
                    <a:stretch>
                      <a:fillRect/>
                    </a:stretch>
                  </pic:blipFill>
                  <pic:spPr>
                    <a:xfrm>
                      <a:off x="0" y="0"/>
                      <a:ext cx="2324735" cy="838835"/>
                    </a:xfrm>
                    <a:prstGeom prst="rect"/>
                    <a:ln cap="flat"/>
                  </pic:spPr>
                </pic:pic>
              </a:graphicData>
            </a:graphic>
          </wp:inline>
        </w:drawing>
      </w:r>
    </w:p>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color w:val="auto"/>
          <w:position w:val="0"/>
          <w:sz w:val="20"/>
          <w:szCs w:val="20"/>
          <w:rFonts w:ascii="Times New Roman" w:eastAsia="黑体" w:hAnsi="黑体" w:hint="default"/>
        </w:rPr>
        <w:t xml:space="preserve">图 </w:t>
      </w:r>
      <w:r>
        <w:rPr>
          <w:color w:val="auto"/>
          <w:position w:val="0"/>
          <w:sz w:val="20"/>
          <w:szCs w:val="20"/>
          <w:rFonts w:ascii="Times New Roman" w:eastAsia="黑体" w:hAnsi="黑体" w:hint="default"/>
        </w:rPr>
        <w:t>4</w:t>
      </w:r>
      <w:ins w:id="317" w:author="HeYang" w:date="2017-06-03T21:43:00Z">
        <w:r>
          <w:rPr>
            <w:color w:val="auto"/>
            <w:position w:val="0"/>
            <w:sz w:val="20"/>
            <w:szCs w:val="20"/>
            <w:rFonts w:ascii="Times New Roman" w:eastAsia="黑体" w:hAnsi="黑体" w:hint="default"/>
          </w:rPr>
          <w:t>-</w:t>
        </w:r>
      </w:ins>
      <w:del w:id="318" w:author="HeYang" w:date="2017-06-03T21:43:00Z">
        <w:r>
          <w:rPr>
            <w:color w:val="auto"/>
            <w:position w:val="0"/>
            <w:sz w:val="20"/>
            <w:szCs w:val="20"/>
            <w:rFonts w:ascii="Times New Roman" w:eastAsia="黑体" w:hAnsi="黑体" w:hint="default"/>
          </w:rPr>
          <w:delText>－</w:delText>
        </w:r>
      </w:del>
      <w:r>
        <w:rPr/>
        <w:rPr>
          <w:rFonts w:ascii="Times New Roman" w:eastAsia="黑体" w:hAnsi="Times New Roman"/>
          <w:shd w:val="clear"/>
          <w:sz w:val="20"/>
          <w:szCs w:val="20"/>
          <w:w w:val="100"/>
        </w:rPr>
        <w:fldChar w:fldCharType="begin"/>
      </w:r>
      <w:r>
        <w:rPr/>
        <w:rPr>
          <w:rFonts w:ascii="Times New Roman" w:eastAsia="黑体" w:hAnsi="Times New Roman"/>
          <w:shd w:val="clear"/>
          <w:sz w:val="20"/>
          <w:szCs w:val="20"/>
          <w:w w:val="100"/>
        </w:rPr>
        <w:instrText xml:space="preserve"> SEQ 图 \* ARABIC \s 1</w:instrText>
      </w:r>
      <w:r>
        <w:rPr/>
        <w:rPr>
          <w:rFonts w:ascii="Times New Roman" w:eastAsia="黑体" w:hAnsi="Times New Roman"/>
          <w:shd w:val="clear"/>
          <w:sz w:val="20"/>
          <w:szCs w:val="20"/>
          <w:w w:val="100"/>
        </w:rPr>
        <w:fldChar w:fldCharType="separate"/>
      </w:r>
      <w:r>
        <w:rPr>
          <w:color w:val="auto"/>
          <w:position w:val="0"/>
          <w:sz w:val="20"/>
          <w:szCs w:val="20"/>
          <w:rFonts w:ascii="Times New Roman" w:eastAsia="黑体" w:hAnsi="黑体" w:hint="default"/>
        </w:rPr>
        <w:t>5</w:t>
      </w:r>
      <w:r>
        <w:rPr/>
        <w:rPr>
          <w:rFonts w:ascii="Times New Roman" w:eastAsia="黑体" w:hAnsi="Times New Roman"/>
          <w:shd w:val="clear"/>
          <w:sz w:val="20"/>
          <w:szCs w:val="20"/>
          <w:w w:val="100"/>
        </w:rPr>
        <w:fldChar w:fldCharType="end"/>
      </w:r>
      <w:r>
        <w:rPr>
          <w:color w:val="auto"/>
          <w:position w:val="0"/>
          <w:sz w:val="20"/>
          <w:szCs w:val="20"/>
          <w:rFonts w:ascii="Times New Roman" w:eastAsia="黑体" w:hAnsi="黑体" w:hint="default"/>
        </w:rPr>
        <w:t>　Thread类图</w:t>
      </w:r>
    </w:p>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color w:val="auto"/>
          <w:position w:val="0"/>
          <w:sz w:val="20"/>
          <w:szCs w:val="20"/>
          <w:rFonts w:ascii="Times New Roman" w:eastAsia="黑体" w:hAnsi="黑体" w:hint="default"/>
        </w:rPr>
        <w:t xml:space="preserve">Figure </w:t>
      </w:r>
      <w:r>
        <w:rPr>
          <w:color w:val="auto"/>
          <w:position w:val="0"/>
          <w:sz w:val="20"/>
          <w:szCs w:val="20"/>
          <w:rFonts w:ascii="Times New Roman" w:eastAsia="黑体" w:hAnsi="黑体" w:hint="default"/>
        </w:rPr>
        <w:t>4</w:t>
      </w:r>
      <w:ins w:id="319" w:author="HeYang" w:date="2017-06-03T21:43:00Z">
        <w:r>
          <w:rPr>
            <w:color w:val="auto"/>
            <w:position w:val="0"/>
            <w:sz w:val="20"/>
            <w:szCs w:val="20"/>
            <w:rFonts w:ascii="Times New Roman" w:eastAsia="黑体" w:hAnsi="黑体" w:hint="default"/>
          </w:rPr>
          <w:t>-</w:t>
        </w:r>
      </w:ins>
      <w:del w:id="320" w:author="HeYang" w:date="2017-06-03T21:43:00Z">
        <w:r>
          <w:rPr>
            <w:color w:val="auto"/>
            <w:position w:val="0"/>
            <w:sz w:val="20"/>
            <w:szCs w:val="20"/>
            <w:rFonts w:ascii="Times New Roman" w:eastAsia="黑体" w:hAnsi="黑体" w:hint="default"/>
          </w:rPr>
          <w:delText>－</w:delText>
        </w:r>
      </w:del>
      <w:r>
        <w:rPr/>
        <w:rPr>
          <w:rFonts w:ascii="Times New Roman" w:eastAsia="黑体" w:hAnsi="Times New Roman"/>
          <w:shd w:val="clear"/>
          <w:sz w:val="20"/>
          <w:szCs w:val="20"/>
          <w:w w:val="100"/>
        </w:rPr>
        <w:fldChar w:fldCharType="begin"/>
      </w:r>
      <w:r>
        <w:rPr/>
        <w:rPr>
          <w:rFonts w:ascii="Times New Roman" w:eastAsia="黑体" w:hAnsi="Times New Roman"/>
          <w:shd w:val="clear"/>
          <w:sz w:val="20"/>
          <w:szCs w:val="20"/>
          <w:w w:val="100"/>
        </w:rPr>
        <w:instrText xml:space="preserve"> SEQ Figure \* ARABIC \s 1</w:instrText>
      </w:r>
      <w:r>
        <w:rPr/>
        <w:rPr>
          <w:rFonts w:ascii="Times New Roman" w:eastAsia="黑体" w:hAnsi="Times New Roman"/>
          <w:shd w:val="clear"/>
          <w:sz w:val="20"/>
          <w:szCs w:val="20"/>
          <w:w w:val="100"/>
        </w:rPr>
        <w:fldChar w:fldCharType="separate"/>
      </w:r>
      <w:r>
        <w:rPr>
          <w:color w:val="auto"/>
          <w:position w:val="0"/>
          <w:sz w:val="20"/>
          <w:szCs w:val="20"/>
          <w:rFonts w:ascii="Times New Roman" w:eastAsia="黑体" w:hAnsi="黑体" w:hint="default"/>
        </w:rPr>
        <w:t>5</w:t>
      </w:r>
      <w:r>
        <w:rPr/>
        <w:rPr>
          <w:rFonts w:ascii="Times New Roman" w:eastAsia="黑体" w:hAnsi="Times New Roman"/>
          <w:shd w:val="clear"/>
          <w:sz w:val="20"/>
          <w:szCs w:val="20"/>
          <w:w w:val="100"/>
        </w:rPr>
        <w:fldChar w:fldCharType="end"/>
      </w:r>
      <w:r>
        <w:rPr>
          <w:color w:val="auto"/>
          <w:position w:val="0"/>
          <w:sz w:val="20"/>
          <w:szCs w:val="20"/>
          <w:rFonts w:ascii="Times New Roman" w:eastAsia="黑体" w:hAnsi="黑体" w:hint="default"/>
        </w:rPr>
        <w:t xml:space="preserve">　Thread Class Diagram</w:t>
      </w:r>
      <w:bookmarkEnd w:id="147"/>
    </w:p>
    <w:p>
      <w:pPr>
        <w:bidi w:val="0"/>
        <w:numPr>
          <w:ilvl w:val="1"/>
          <w:numId w:val="1"/>
        </w:numPr>
        <w:jc w:val="left"/>
        <w:spacing w:lineRule="exact" w:line="440" w:before="240" w:after="240"/>
        <w:ind w:right="0" w:left="567" w:hanging="567"/>
        <w:rPr>
          <w:b w:val="1"/>
          <w:color w:val="auto"/>
          <w:position w:val="0"/>
          <w:sz w:val="30"/>
          <w:szCs w:val="30"/>
          <w:rFonts w:ascii="Times New Roman" w:eastAsia="黑体" w:hAnsi="黑体" w:hint="default"/>
        </w:rPr>
        <w:outlineLvl w:val="1"/>
        <w:autoSpaceDE w:val="1"/>
        <w:autoSpaceDN w:val="1"/>
      </w:pPr>
      <w:bookmarkStart w:id="153" w:name="_Toc421526420"/>
      <w:r>
        <w:rPr>
          <w:color w:val="auto"/>
          <w:position w:val="0"/>
          <w:sz w:val="30"/>
          <w:szCs w:val="30"/>
          <w:rFonts w:ascii="Times New Roman" w:eastAsia="黑体" w:hAnsi="黑体" w:hint="default"/>
        </w:rPr>
        <w:t>　　</w:t>
      </w:r>
      <w:bookmarkStart w:id="154" w:name="_Toc484463977"/>
      <w:r>
        <w:rPr>
          <w:color w:val="auto"/>
          <w:position w:val="0"/>
          <w:sz w:val="30"/>
          <w:szCs w:val="30"/>
          <w:rFonts w:ascii="Times New Roman" w:eastAsia="黑体" w:hAnsi="黑体" w:hint="default"/>
        </w:rPr>
        <w:t>游戏素材</w:t>
      </w:r>
      <w:bookmarkEnd w:id="153"/>
      <w:bookmarkEnd w:id="154"/>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bookmarkStart w:id="155" w:name="_Toc417887067"/>
      <w:r>
        <w:rPr>
          <w:color w:val="auto"/>
          <w:position w:val="0"/>
          <w:sz w:val="24"/>
          <w:szCs w:val="24"/>
          <w:rFonts w:ascii="Times New Roman" w:eastAsia="Times New Roman" w:hAnsi="Times New Roman" w:hint="default"/>
        </w:rPr>
        <w:t>本课题游戏显示将采用图片连连看的模式，界面要满足需求分析中提出的简洁明</w:t>
      </w:r>
      <w:r>
        <w:rPr>
          <w:color w:val="auto"/>
          <w:position w:val="0"/>
          <w:sz w:val="24"/>
          <w:szCs w:val="24"/>
          <w:rFonts w:ascii="Times New Roman" w:eastAsia="Times New Roman" w:hAnsi="Times New Roman" w:hint="default"/>
        </w:rPr>
        <w:t>了、友好大方，保证数据存储安全可靠。游戏素材则包括两类图片，一类是背景图片，</w:t>
      </w:r>
      <w:r>
        <w:rPr>
          <w:color w:val="auto"/>
          <w:position w:val="0"/>
          <w:sz w:val="24"/>
          <w:szCs w:val="24"/>
          <w:rFonts w:ascii="Times New Roman" w:eastAsia="Times New Roman" w:hAnsi="Times New Roman" w:hint="default"/>
        </w:rPr>
        <w:t>一类是游戏操作模块中显示用的游戏图片。</w:t>
      </w:r>
    </w:p>
    <w:p>
      <w:pPr>
        <w:bidi w:val="0"/>
        <w:numPr>
          <w:ilvl w:val="2"/>
          <w:numId w:val="1"/>
        </w:numPr>
        <w:jc w:val="left"/>
        <w:spacing w:lineRule="exact" w:line="440" w:before="240" w:after="240"/>
        <w:ind w:right="0" w:left="709" w:hanging="709"/>
        <w:rPr>
          <w:color w:val="auto"/>
          <w:position w:val="0"/>
          <w:sz w:val="28"/>
          <w:szCs w:val="28"/>
          <w:rFonts w:ascii="Times New Roman" w:eastAsia="黑体" w:hAnsi="黑体" w:hint="default"/>
        </w:rPr>
        <w:outlineLvl w:val="2"/>
        <w:autoSpaceDE w:val="1"/>
        <w:autoSpaceDN w:val="1"/>
      </w:pPr>
      <w:r>
        <w:rPr>
          <w:color w:val="auto"/>
          <w:position w:val="0"/>
          <w:sz w:val="28"/>
          <w:szCs w:val="28"/>
          <w:rFonts w:ascii="Times New Roman" w:eastAsia="黑体" w:hAnsi="黑体" w:hint="default"/>
        </w:rPr>
        <w:t>　　</w:t>
      </w:r>
      <w:bookmarkStart w:id="156" w:name="_Toc484463978"/>
      <w:r>
        <w:rPr>
          <w:color w:val="auto"/>
          <w:position w:val="0"/>
          <w:sz w:val="28"/>
          <w:szCs w:val="28"/>
          <w:rFonts w:ascii="Times New Roman" w:eastAsia="黑体" w:hAnsi="黑体" w:hint="default"/>
        </w:rPr>
        <w:t>背景图片</w:t>
      </w:r>
      <w:bookmarkEnd w:id="156"/>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1"/>
        <w:autoSpaceDN w:val="1"/>
      </w:pPr>
      <w:r>
        <w:rPr>
          <w:color w:val="auto"/>
          <w:position w:val="0"/>
          <w:sz w:val="24"/>
          <w:szCs w:val="24"/>
          <w:rFonts w:ascii="Times New Roman" w:eastAsia="Times New Roman" w:hAnsi="Times New Roman" w:hint="default"/>
        </w:rPr>
        <w:t>在背景图片的选择中，考虑到游戏界面的简洁性，选定采用纯色背景图片。为了更</w:t>
      </w:r>
      <w:r>
        <w:rPr>
          <w:color w:val="auto"/>
          <w:position w:val="0"/>
          <w:sz w:val="24"/>
          <w:szCs w:val="24"/>
          <w:rFonts w:ascii="Times New Roman" w:eastAsia="Times New Roman" w:hAnsi="Times New Roman" w:hint="default"/>
        </w:rPr>
        <w:t>加清晰的衬托出游戏图片以及功能键模块中的组件，选定纯黑色游戏背景图片，此处</w:t>
      </w:r>
      <w:r>
        <w:rPr>
          <w:color w:val="auto"/>
          <w:position w:val="0"/>
          <w:sz w:val="24"/>
          <w:szCs w:val="24"/>
          <w:rFonts w:ascii="Times New Roman" w:eastAsia="Times New Roman" w:hAnsi="Times New Roman" w:hint="default"/>
        </w:rPr>
        <w:t>选择图片是为了方便以后便利地更换背景图片或者扩充其他游戏设置功能等。背景图片</w:t>
      </w:r>
      <w:r>
        <w:rPr>
          <w:color w:val="auto"/>
          <w:position w:val="0"/>
          <w:sz w:val="24"/>
          <w:szCs w:val="24"/>
          <w:rFonts w:ascii="Times New Roman" w:eastAsia="Times New Roman" w:hAnsi="Times New Roman" w:hint="default"/>
        </w:rPr>
        <w:t>见图4</w:t>
      </w:r>
      <w:del w:id="321" w:author="HeYang" w:date="2017-06-03T21:44:00Z">
        <w:r>
          <w:rPr>
            <w:color w:val="auto"/>
            <w:position w:val="0"/>
            <w:sz w:val="24"/>
            <w:szCs w:val="24"/>
            <w:rFonts w:ascii="Times New Roman" w:eastAsia="Times New Roman" w:hAnsi="Times New Roman" w:hint="default"/>
          </w:rPr>
          <w:delText>－</w:delText>
        </w:r>
      </w:del>
      <w:ins w:id="322" w:author="HeYang" w:date="2017-06-03T21:44:00Z">
        <w:r>
          <w:rPr>
            <w:color w:val="auto"/>
            <w:position w:val="0"/>
            <w:sz w:val="24"/>
            <w:szCs w:val="24"/>
            <w:rFonts w:ascii="Times New Roman" w:eastAsia="Times New Roman" w:hAnsi="Times New Roman" w:hint="default"/>
          </w:rPr>
          <w:t>-</w:t>
        </w:r>
      </w:ins>
      <w:r>
        <w:rPr>
          <w:color w:val="auto"/>
          <w:position w:val="0"/>
          <w:sz w:val="24"/>
          <w:szCs w:val="24"/>
          <w:rFonts w:ascii="Times New Roman" w:eastAsia="Times New Roman" w:hAnsi="Times New Roman" w:hint="default"/>
        </w:rPr>
        <w:t>6。</w:t>
      </w:r>
    </w:p>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sz w:val="20"/>
        </w:rPr>
        <w:drawing>
          <wp:inline distT="0" distB="0" distL="0" distR="0">
            <wp:extent cx="1975485" cy="1137285"/>
            <wp:effectExtent l="0" t="0" r="0" b="635"/>
            <wp:docPr id="100"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Users/Administrator/AppData/Roaming/JisuOffice/ETemp/7952_7660896/image16.png"/>
                    <pic:cNvPicPr>
                      <a:picLocks noChangeAspect="1" noChangeArrowheads="1"/>
                    </pic:cNvPicPr>
                  </pic:nvPicPr>
                  <pic:blipFill>
                    <a:blip r:embed="rId26" cstate="print"/>
                    <a:stretch>
                      <a:fillRect/>
                    </a:stretch>
                  </pic:blipFill>
                  <pic:spPr>
                    <a:xfrm>
                      <a:off x="0" y="0"/>
                      <a:ext cx="1976119" cy="1137920"/>
                    </a:xfrm>
                    <a:prstGeom prst="rect"/>
                    <a:ln cap="flat"/>
                  </pic:spPr>
                </pic:pic>
              </a:graphicData>
            </a:graphic>
          </wp:inline>
        </w:drawing>
      </w:r>
    </w:p>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color w:val="auto"/>
          <w:position w:val="0"/>
          <w:sz w:val="20"/>
          <w:szCs w:val="20"/>
          <w:rFonts w:ascii="Times New Roman" w:eastAsia="黑体" w:hAnsi="黑体" w:hint="default"/>
        </w:rPr>
        <w:t xml:space="preserve">图 </w:t>
      </w:r>
      <w:r>
        <w:rPr>
          <w:color w:val="auto"/>
          <w:position w:val="0"/>
          <w:sz w:val="20"/>
          <w:szCs w:val="20"/>
          <w:rFonts w:ascii="Times New Roman" w:eastAsia="黑体" w:hAnsi="黑体" w:hint="default"/>
        </w:rPr>
        <w:t>4</w:t>
      </w:r>
      <w:ins w:id="323" w:author="HeYang" w:date="2017-06-03T21:43:00Z">
        <w:r>
          <w:rPr>
            <w:color w:val="auto"/>
            <w:position w:val="0"/>
            <w:sz w:val="20"/>
            <w:szCs w:val="20"/>
            <w:rFonts w:ascii="Times New Roman" w:eastAsia="黑体" w:hAnsi="黑体" w:hint="default"/>
          </w:rPr>
          <w:t>-</w:t>
        </w:r>
      </w:ins>
      <w:del w:id="324" w:author="HeYang" w:date="2017-06-03T21:43:00Z">
        <w:r>
          <w:rPr>
            <w:color w:val="auto"/>
            <w:position w:val="0"/>
            <w:sz w:val="20"/>
            <w:szCs w:val="20"/>
            <w:rFonts w:ascii="Times New Roman" w:eastAsia="黑体" w:hAnsi="黑体" w:hint="default"/>
          </w:rPr>
          <w:delText>－</w:delText>
        </w:r>
      </w:del>
      <w:r>
        <w:rPr/>
        <w:rPr>
          <w:rFonts w:ascii="Times New Roman" w:eastAsia="黑体" w:hAnsi="Times New Roman"/>
          <w:shd w:val="clear"/>
          <w:sz w:val="20"/>
          <w:szCs w:val="20"/>
          <w:w w:val="100"/>
        </w:rPr>
        <w:fldChar w:fldCharType="begin"/>
      </w:r>
      <w:r>
        <w:rPr/>
        <w:rPr>
          <w:rFonts w:ascii="Times New Roman" w:eastAsia="黑体" w:hAnsi="Times New Roman"/>
          <w:shd w:val="clear"/>
          <w:sz w:val="20"/>
          <w:szCs w:val="20"/>
          <w:w w:val="100"/>
        </w:rPr>
        <w:instrText xml:space="preserve"> SEQ 图 \* ARABIC \s 1</w:instrText>
      </w:r>
      <w:r>
        <w:rPr/>
        <w:rPr>
          <w:rFonts w:ascii="Times New Roman" w:eastAsia="黑体" w:hAnsi="Times New Roman"/>
          <w:shd w:val="clear"/>
          <w:sz w:val="20"/>
          <w:szCs w:val="20"/>
          <w:w w:val="100"/>
        </w:rPr>
        <w:fldChar w:fldCharType="separate"/>
      </w:r>
      <w:r>
        <w:rPr>
          <w:color w:val="auto"/>
          <w:position w:val="0"/>
          <w:sz w:val="20"/>
          <w:szCs w:val="20"/>
          <w:rFonts w:ascii="Times New Roman" w:eastAsia="黑体" w:hAnsi="黑体" w:hint="default"/>
        </w:rPr>
        <w:t>6</w:t>
      </w:r>
      <w:r>
        <w:rPr/>
        <w:rPr>
          <w:rFonts w:ascii="Times New Roman" w:eastAsia="黑体" w:hAnsi="Times New Roman"/>
          <w:shd w:val="clear"/>
          <w:sz w:val="20"/>
          <w:szCs w:val="20"/>
          <w:w w:val="100"/>
        </w:rPr>
        <w:fldChar w:fldCharType="end"/>
      </w:r>
      <w:r>
        <w:rPr>
          <w:color w:val="auto"/>
          <w:position w:val="0"/>
          <w:sz w:val="20"/>
          <w:szCs w:val="20"/>
          <w:rFonts w:ascii="Times New Roman" w:eastAsia="黑体" w:hAnsi="黑体" w:hint="default"/>
        </w:rPr>
        <w:t>　游戏背景图</w:t>
      </w:r>
    </w:p>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color w:val="auto"/>
          <w:position w:val="0"/>
          <w:sz w:val="20"/>
          <w:szCs w:val="20"/>
          <w:rFonts w:ascii="Times New Roman" w:eastAsia="黑体" w:hAnsi="黑体" w:hint="default"/>
        </w:rPr>
        <w:t xml:space="preserve">Figure </w:t>
      </w:r>
      <w:r>
        <w:rPr>
          <w:color w:val="auto"/>
          <w:position w:val="0"/>
          <w:sz w:val="20"/>
          <w:szCs w:val="20"/>
          <w:rFonts w:ascii="Times New Roman" w:eastAsia="黑体" w:hAnsi="黑体" w:hint="default"/>
        </w:rPr>
        <w:t>4</w:t>
      </w:r>
      <w:ins w:id="325" w:author="HeYang" w:date="2017-06-03T21:43:00Z">
        <w:r>
          <w:rPr>
            <w:color w:val="auto"/>
            <w:position w:val="0"/>
            <w:sz w:val="20"/>
            <w:szCs w:val="20"/>
            <w:rFonts w:ascii="Times New Roman" w:eastAsia="黑体" w:hAnsi="黑体" w:hint="default"/>
          </w:rPr>
          <w:t>-</w:t>
        </w:r>
      </w:ins>
      <w:del w:id="326" w:author="HeYang" w:date="2017-06-03T21:43:00Z">
        <w:r>
          <w:rPr>
            <w:color w:val="auto"/>
            <w:position w:val="0"/>
            <w:sz w:val="20"/>
            <w:szCs w:val="20"/>
            <w:rFonts w:ascii="Times New Roman" w:eastAsia="黑体" w:hAnsi="黑体" w:hint="default"/>
          </w:rPr>
          <w:delText>－</w:delText>
        </w:r>
      </w:del>
      <w:r>
        <w:rPr/>
        <w:rPr>
          <w:rFonts w:ascii="Times New Roman" w:eastAsia="黑体" w:hAnsi="Times New Roman"/>
          <w:shd w:val="clear"/>
          <w:sz w:val="20"/>
          <w:szCs w:val="20"/>
          <w:w w:val="100"/>
        </w:rPr>
        <w:fldChar w:fldCharType="begin"/>
      </w:r>
      <w:r>
        <w:rPr/>
        <w:rPr>
          <w:rFonts w:ascii="Times New Roman" w:eastAsia="黑体" w:hAnsi="Times New Roman"/>
          <w:shd w:val="clear"/>
          <w:sz w:val="20"/>
          <w:szCs w:val="20"/>
          <w:w w:val="100"/>
        </w:rPr>
        <w:instrText xml:space="preserve"> SEQ Figure \* ARABIC \s 1</w:instrText>
      </w:r>
      <w:r>
        <w:rPr/>
        <w:rPr>
          <w:rFonts w:ascii="Times New Roman" w:eastAsia="黑体" w:hAnsi="Times New Roman"/>
          <w:shd w:val="clear"/>
          <w:sz w:val="20"/>
          <w:szCs w:val="20"/>
          <w:w w:val="100"/>
        </w:rPr>
        <w:fldChar w:fldCharType="separate"/>
      </w:r>
      <w:r>
        <w:rPr>
          <w:color w:val="auto"/>
          <w:position w:val="0"/>
          <w:sz w:val="20"/>
          <w:szCs w:val="20"/>
          <w:rFonts w:ascii="Times New Roman" w:eastAsia="黑体" w:hAnsi="黑体" w:hint="default"/>
        </w:rPr>
        <w:t>6</w:t>
      </w:r>
      <w:r>
        <w:rPr/>
        <w:rPr>
          <w:rFonts w:ascii="Times New Roman" w:eastAsia="黑体" w:hAnsi="Times New Roman"/>
          <w:shd w:val="clear"/>
          <w:sz w:val="20"/>
          <w:szCs w:val="20"/>
          <w:w w:val="100"/>
        </w:rPr>
        <w:fldChar w:fldCharType="end"/>
      </w:r>
      <w:r>
        <w:rPr>
          <w:color w:val="auto"/>
          <w:position w:val="0"/>
          <w:sz w:val="20"/>
          <w:szCs w:val="20"/>
          <w:rFonts w:ascii="Times New Roman" w:eastAsia="黑体" w:hAnsi="黑体" w:hint="default"/>
        </w:rPr>
        <w:t xml:space="preserve">　Game Background</w:t>
      </w:r>
    </w:p>
    <w:p>
      <w:pPr>
        <w:bidi w:val="0"/>
        <w:numPr>
          <w:ilvl w:val="2"/>
          <w:numId w:val="1"/>
        </w:numPr>
        <w:jc w:val="left"/>
        <w:spacing w:lineRule="exact" w:line="440" w:before="240" w:after="240"/>
        <w:ind w:right="0" w:left="709" w:hanging="709"/>
        <w:rPr>
          <w:color w:val="auto"/>
          <w:position w:val="0"/>
          <w:sz w:val="28"/>
          <w:szCs w:val="28"/>
          <w:rFonts w:ascii="Times New Roman" w:eastAsia="黑体" w:hAnsi="黑体" w:hint="default"/>
        </w:rPr>
        <w:outlineLvl w:val="2"/>
        <w:autoSpaceDE w:val="1"/>
        <w:autoSpaceDN w:val="1"/>
      </w:pPr>
      <w:r>
        <w:rPr>
          <w:color w:val="auto"/>
          <w:position w:val="0"/>
          <w:sz w:val="28"/>
          <w:szCs w:val="28"/>
          <w:rFonts w:ascii="Times New Roman" w:eastAsia="黑体" w:hAnsi="黑体" w:hint="default"/>
        </w:rPr>
        <w:t>　　</w:t>
      </w:r>
      <w:bookmarkStart w:id="157" w:name="_Toc484463979"/>
      <w:r>
        <w:rPr>
          <w:color w:val="auto"/>
          <w:position w:val="0"/>
          <w:sz w:val="28"/>
          <w:szCs w:val="28"/>
          <w:rFonts w:ascii="Times New Roman" w:eastAsia="黑体" w:hAnsi="黑体" w:hint="default"/>
        </w:rPr>
        <w:t>游戏图片</w:t>
      </w:r>
      <w:bookmarkEnd w:id="157"/>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1"/>
        <w:autoSpaceDN w:val="1"/>
      </w:pPr>
      <w:r>
        <w:rPr>
          <w:color w:val="auto"/>
          <w:position w:val="0"/>
          <w:sz w:val="24"/>
          <w:szCs w:val="24"/>
          <w:rFonts w:ascii="Times New Roman" w:eastAsia="Times New Roman" w:hAnsi="Times New Roman" w:hint="default"/>
        </w:rPr>
        <w:t>前文提到，根据游戏难度的不同将选择显示不同种类的图片，现将按照难度区分，</w:t>
      </w:r>
      <w:r>
        <w:rPr>
          <w:color w:val="auto"/>
          <w:position w:val="0"/>
          <w:sz w:val="24"/>
          <w:szCs w:val="24"/>
          <w:rFonts w:ascii="Times New Roman" w:eastAsia="Times New Roman" w:hAnsi="Times New Roman" w:hint="default"/>
        </w:rPr>
        <w:t>依次展示简单模式、中等模式、困难模式和变态模式下游戏界面将出现的游戏图片素材。</w:t>
      </w:r>
      <w:r>
        <w:rPr>
          <w:color w:val="auto"/>
          <w:position w:val="0"/>
          <w:sz w:val="24"/>
          <w:szCs w:val="24"/>
          <w:rFonts w:ascii="Times New Roman" w:eastAsia="Times New Roman" w:hAnsi="Times New Roman" w:hint="default"/>
        </w:rPr>
        <w:t>除简单模式，每一难度模式将新增几种图片并包含上一难度模式下的图片种类。</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1"/>
        <w:autoSpaceDN w:val="1"/>
      </w:pPr>
      <w:r>
        <w:rPr>
          <w:color w:val="auto"/>
          <w:position w:val="0"/>
          <w:sz w:val="24"/>
          <w:szCs w:val="24"/>
          <w:rFonts w:ascii="Times New Roman" w:eastAsia="Times New Roman" w:hAnsi="Times New Roman" w:hint="default"/>
        </w:rPr>
        <w:t>简单模式下将出现四种简单的游戏图片，是四种颜色不同的球体，详见图4</w:t>
      </w:r>
      <w:del w:id="327" w:author="HeYang" w:date="2017-06-03T21:44:00Z">
        <w:r>
          <w:rPr>
            <w:color w:val="auto"/>
            <w:position w:val="0"/>
            <w:sz w:val="24"/>
            <w:szCs w:val="24"/>
            <w:rFonts w:ascii="Times New Roman" w:eastAsia="Times New Roman" w:hAnsi="Times New Roman" w:hint="default"/>
          </w:rPr>
          <w:delText>－</w:delText>
        </w:r>
      </w:del>
      <w:ins w:id="328" w:author="HeYang" w:date="2017-06-03T21:44:00Z">
        <w:r>
          <w:rPr>
            <w:color w:val="auto"/>
            <w:position w:val="0"/>
            <w:sz w:val="24"/>
            <w:szCs w:val="24"/>
            <w:rFonts w:ascii="Times New Roman" w:eastAsia="Times New Roman" w:hAnsi="Times New Roman" w:hint="default"/>
          </w:rPr>
          <w:t>-</w:t>
        </w:r>
      </w:ins>
      <w:r>
        <w:rPr>
          <w:color w:val="auto"/>
          <w:position w:val="0"/>
          <w:sz w:val="24"/>
          <w:szCs w:val="24"/>
          <w:rFonts w:ascii="Times New Roman" w:eastAsia="Times New Roman" w:hAnsi="Times New Roman" w:hint="default"/>
        </w:rPr>
        <w:t>7。</w:t>
      </w:r>
    </w:p>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sz w:val="20"/>
        </w:rPr>
        <w:drawing>
          <wp:inline distT="0" distB="0" distL="0" distR="0">
            <wp:extent cx="1276350" cy="361950"/>
            <wp:effectExtent l="0" t="0" r="635" b="635"/>
            <wp:docPr id="101"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Users/Administrator/AppData/Roaming/JisuOffice/ETemp/7952_7660896/image17.png"/>
                    <pic:cNvPicPr>
                      <a:picLocks noChangeAspect="1" noChangeArrowheads="1"/>
                    </pic:cNvPicPr>
                  </pic:nvPicPr>
                  <pic:blipFill>
                    <a:blip r:embed="rId27" cstate="print"/>
                    <a:stretch>
                      <a:fillRect/>
                    </a:stretch>
                  </pic:blipFill>
                  <pic:spPr>
                    <a:xfrm>
                      <a:off x="0" y="0"/>
                      <a:ext cx="1276985" cy="362585"/>
                    </a:xfrm>
                    <a:prstGeom prst="rect"/>
                    <a:ln cap="flat"/>
                  </pic:spPr>
                </pic:pic>
              </a:graphicData>
            </a:graphic>
          </wp:inline>
        </w:drawing>
      </w:r>
    </w:p>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color w:val="auto"/>
          <w:position w:val="0"/>
          <w:sz w:val="20"/>
          <w:szCs w:val="20"/>
          <w:rFonts w:ascii="Times New Roman" w:eastAsia="黑体" w:hAnsi="黑体" w:hint="default"/>
        </w:rPr>
        <w:t xml:space="preserve">图 </w:t>
      </w:r>
      <w:r>
        <w:rPr>
          <w:color w:val="auto"/>
          <w:position w:val="0"/>
          <w:sz w:val="20"/>
          <w:szCs w:val="20"/>
          <w:rFonts w:ascii="Times New Roman" w:eastAsia="黑体" w:hAnsi="黑体" w:hint="default"/>
        </w:rPr>
        <w:t>4</w:t>
      </w:r>
      <w:ins w:id="329" w:author="HeYang" w:date="2017-06-03T21:43:00Z">
        <w:r>
          <w:rPr>
            <w:color w:val="auto"/>
            <w:position w:val="0"/>
            <w:sz w:val="20"/>
            <w:szCs w:val="20"/>
            <w:rFonts w:ascii="Times New Roman" w:eastAsia="黑体" w:hAnsi="黑体" w:hint="default"/>
          </w:rPr>
          <w:t>-</w:t>
        </w:r>
      </w:ins>
      <w:del w:id="330" w:author="HeYang" w:date="2017-06-03T21:43:00Z">
        <w:r>
          <w:rPr>
            <w:color w:val="auto"/>
            <w:position w:val="0"/>
            <w:sz w:val="20"/>
            <w:szCs w:val="20"/>
            <w:rFonts w:ascii="Times New Roman" w:eastAsia="黑体" w:hAnsi="黑体" w:hint="default"/>
          </w:rPr>
          <w:delText>－</w:delText>
        </w:r>
      </w:del>
      <w:r>
        <w:rPr/>
        <w:rPr>
          <w:rFonts w:ascii="Times New Roman" w:eastAsia="黑体" w:hAnsi="Times New Roman"/>
          <w:shd w:val="clear"/>
          <w:sz w:val="20"/>
          <w:szCs w:val="20"/>
          <w:w w:val="100"/>
        </w:rPr>
        <w:fldChar w:fldCharType="begin"/>
      </w:r>
      <w:r>
        <w:rPr/>
        <w:rPr>
          <w:rFonts w:ascii="Times New Roman" w:eastAsia="黑体" w:hAnsi="Times New Roman"/>
          <w:shd w:val="clear"/>
          <w:sz w:val="20"/>
          <w:szCs w:val="20"/>
          <w:w w:val="100"/>
        </w:rPr>
        <w:instrText xml:space="preserve"> SEQ 图 \* ARABIC \s 1</w:instrText>
      </w:r>
      <w:r>
        <w:rPr/>
        <w:rPr>
          <w:rFonts w:ascii="Times New Roman" w:eastAsia="黑体" w:hAnsi="Times New Roman"/>
          <w:shd w:val="clear"/>
          <w:sz w:val="20"/>
          <w:szCs w:val="20"/>
          <w:w w:val="100"/>
        </w:rPr>
        <w:fldChar w:fldCharType="separate"/>
      </w:r>
      <w:r>
        <w:rPr>
          <w:color w:val="auto"/>
          <w:position w:val="0"/>
          <w:sz w:val="20"/>
          <w:szCs w:val="20"/>
          <w:rFonts w:ascii="Times New Roman" w:eastAsia="黑体" w:hAnsi="黑体" w:hint="default"/>
        </w:rPr>
        <w:t>7</w:t>
      </w:r>
      <w:r>
        <w:rPr/>
        <w:rPr>
          <w:rFonts w:ascii="Times New Roman" w:eastAsia="黑体" w:hAnsi="Times New Roman"/>
          <w:shd w:val="clear"/>
          <w:sz w:val="20"/>
          <w:szCs w:val="20"/>
          <w:w w:val="100"/>
        </w:rPr>
        <w:fldChar w:fldCharType="end"/>
      </w:r>
      <w:r>
        <w:rPr>
          <w:color w:val="auto"/>
          <w:position w:val="0"/>
          <w:sz w:val="20"/>
          <w:szCs w:val="20"/>
          <w:rFonts w:ascii="Times New Roman" w:eastAsia="黑体" w:hAnsi="黑体" w:hint="default"/>
        </w:rPr>
        <w:t>　简单模式下的游戏图片</w:t>
      </w:r>
    </w:p>
    <w:p>
      <w:pPr>
        <w:numPr>
          <w:ilvl w:val="0"/>
          <w:numId w:val="0"/>
        </w:numPr>
        <w:jc w:val="left"/>
        <w:spacing w:lineRule="auto" w:line="240" w:before="0" w:after="160"/>
        <w:ind w:right="0" w:firstLine="0"/>
        <w:rPr>
          <w:color w:val="auto"/>
          <w:position w:val="0"/>
          <w:sz w:val="20"/>
          <w:szCs w:val="20"/>
          <w:rFonts w:ascii="Times New Roman" w:eastAsia="黑体" w:hAnsi="黑体" w:hint="default"/>
          <w:del w:id="331" w:author="HeYang" w:date="2017-06-03T21:43:00Z"/>
        </w:rPr>
        <w:autoSpaceDE w:val="1"/>
        <w:autoSpaceDN w:val="1"/>
      </w:pPr>
      <w:r>
        <w:rPr>
          <w:color w:val="auto"/>
          <w:position w:val="0"/>
          <w:sz w:val="20"/>
          <w:szCs w:val="20"/>
          <w:rFonts w:ascii="Times New Roman" w:eastAsia="黑体" w:hAnsi="黑体" w:hint="default"/>
        </w:rPr>
        <w:t xml:space="preserve">Figure </w:t>
      </w:r>
      <w:r>
        <w:rPr>
          <w:color w:val="auto"/>
          <w:position w:val="0"/>
          <w:sz w:val="20"/>
          <w:szCs w:val="20"/>
          <w:rFonts w:ascii="Times New Roman" w:eastAsia="黑体" w:hAnsi="黑体" w:hint="default"/>
        </w:rPr>
        <w:t>4</w:t>
      </w:r>
      <w:ins w:id="332" w:author="HeYang" w:date="2017-06-03T21:43:00Z">
        <w:r>
          <w:rPr>
            <w:color w:val="auto"/>
            <w:position w:val="0"/>
            <w:sz w:val="20"/>
            <w:szCs w:val="20"/>
            <w:rFonts w:ascii="Times New Roman" w:eastAsia="黑体" w:hAnsi="黑体" w:hint="default"/>
          </w:rPr>
          <w:t>-</w:t>
        </w:r>
      </w:ins>
      <w:del w:id="333" w:author="HeYang" w:date="2017-06-03T21:43:00Z">
        <w:r>
          <w:rPr>
            <w:color w:val="auto"/>
            <w:position w:val="0"/>
            <w:sz w:val="20"/>
            <w:szCs w:val="20"/>
            <w:rFonts w:ascii="Times New Roman" w:eastAsia="黑体" w:hAnsi="黑体" w:hint="default"/>
          </w:rPr>
          <w:delText>－</w:delText>
        </w:r>
      </w:del>
      <w:r>
        <w:rPr/>
        <w:rPr>
          <w:rFonts w:ascii="Times New Roman" w:eastAsia="黑体" w:hAnsi="Times New Roman"/>
          <w:shd w:val="clear"/>
          <w:sz w:val="20"/>
          <w:szCs w:val="20"/>
          <w:w w:val="100"/>
        </w:rPr>
        <w:fldChar w:fldCharType="begin"/>
      </w:r>
      <w:r>
        <w:rPr/>
        <w:rPr>
          <w:rFonts w:ascii="Times New Roman" w:eastAsia="黑体" w:hAnsi="Times New Roman"/>
          <w:shd w:val="clear"/>
          <w:sz w:val="20"/>
          <w:szCs w:val="20"/>
          <w:w w:val="100"/>
        </w:rPr>
        <w:instrText xml:space="preserve"> SEQ Figure \* ARABIC \s 1</w:instrText>
      </w:r>
      <w:r>
        <w:rPr/>
        <w:rPr>
          <w:rFonts w:ascii="Times New Roman" w:eastAsia="黑体" w:hAnsi="Times New Roman"/>
          <w:shd w:val="clear"/>
          <w:sz w:val="20"/>
          <w:szCs w:val="20"/>
          <w:w w:val="100"/>
        </w:rPr>
        <w:fldChar w:fldCharType="separate"/>
      </w:r>
      <w:r>
        <w:rPr>
          <w:color w:val="auto"/>
          <w:position w:val="0"/>
          <w:sz w:val="20"/>
          <w:szCs w:val="20"/>
          <w:rFonts w:ascii="Times New Roman" w:eastAsia="黑体" w:hAnsi="黑体" w:hint="default"/>
        </w:rPr>
        <w:t>7</w:t>
      </w:r>
      <w:r>
        <w:rPr/>
        <w:rPr>
          <w:rFonts w:ascii="Times New Roman" w:eastAsia="黑体" w:hAnsi="Times New Roman"/>
          <w:shd w:val="clear"/>
          <w:sz w:val="20"/>
          <w:szCs w:val="20"/>
          <w:w w:val="100"/>
        </w:rPr>
        <w:fldChar w:fldCharType="end"/>
      </w:r>
      <w:r>
        <w:rPr>
          <w:color w:val="auto"/>
          <w:position w:val="0"/>
          <w:sz w:val="20"/>
          <w:szCs w:val="20"/>
          <w:rFonts w:ascii="Times New Roman" w:eastAsia="黑体" w:hAnsi="黑体" w:hint="default"/>
        </w:rPr>
        <w:t xml:space="preserve">　The Game Picture In Simple Mode</w:t>
      </w:r>
    </w:p>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1"/>
        <w:autoSpaceDN w:val="1"/>
      </w:pPr>
      <w:r>
        <w:rPr>
          <w:color w:val="auto"/>
          <w:position w:val="0"/>
          <w:sz w:val="24"/>
          <w:szCs w:val="24"/>
          <w:rFonts w:ascii="Times New Roman" w:eastAsia="Times New Roman" w:hAnsi="Times New Roman" w:hint="default"/>
        </w:rPr>
        <w:t>中等模式下将包括八种图片，图4</w:t>
      </w:r>
      <w:del w:id="334" w:author="HeYang" w:date="2017-06-03T21:44:00Z">
        <w:r>
          <w:rPr>
            <w:color w:val="auto"/>
            <w:position w:val="0"/>
            <w:sz w:val="24"/>
            <w:szCs w:val="24"/>
            <w:rFonts w:ascii="Times New Roman" w:eastAsia="Times New Roman" w:hAnsi="Times New Roman" w:hint="default"/>
          </w:rPr>
          <w:delText>－</w:delText>
        </w:r>
      </w:del>
      <w:ins w:id="335" w:author="HeYang" w:date="2017-06-03T21:44:00Z">
        <w:r>
          <w:rPr>
            <w:color w:val="auto"/>
            <w:position w:val="0"/>
            <w:sz w:val="24"/>
            <w:szCs w:val="24"/>
            <w:rFonts w:ascii="Times New Roman" w:eastAsia="Times New Roman" w:hAnsi="Times New Roman" w:hint="default"/>
          </w:rPr>
          <w:t>-</w:t>
        </w:r>
      </w:ins>
      <w:r>
        <w:rPr>
          <w:color w:val="auto"/>
          <w:position w:val="0"/>
          <w:sz w:val="24"/>
          <w:szCs w:val="24"/>
          <w:rFonts w:ascii="Times New Roman" w:eastAsia="Times New Roman" w:hAnsi="Times New Roman" w:hint="default"/>
        </w:rPr>
        <w:t>8将展示新增图片。</w:t>
      </w:r>
    </w:p>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sz w:val="20"/>
        </w:rPr>
        <w:drawing>
          <wp:inline distT="0" distB="0" distL="0" distR="0">
            <wp:extent cx="1247775" cy="371475"/>
            <wp:effectExtent l="0" t="0" r="0" b="0"/>
            <wp:docPr id="1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Users/Administrator/AppData/Roaming/JisuOffice/ETemp/7952_7660896/image18.png"/>
                    <pic:cNvPicPr>
                      <a:picLocks noChangeAspect="1" noChangeArrowheads="1"/>
                    </pic:cNvPicPr>
                  </pic:nvPicPr>
                  <pic:blipFill>
                    <a:blip r:embed="rId28" cstate="print"/>
                    <a:stretch>
                      <a:fillRect/>
                    </a:stretch>
                  </pic:blipFill>
                  <pic:spPr>
                    <a:xfrm>
                      <a:off x="0" y="0"/>
                      <a:ext cx="1248410" cy="372110"/>
                    </a:xfrm>
                    <a:prstGeom prst="rect"/>
                    <a:ln cap="flat"/>
                  </pic:spPr>
                </pic:pic>
              </a:graphicData>
            </a:graphic>
          </wp:inline>
        </w:drawing>
      </w:r>
    </w:p>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color w:val="auto"/>
          <w:position w:val="0"/>
          <w:sz w:val="20"/>
          <w:szCs w:val="20"/>
          <w:rFonts w:ascii="Times New Roman" w:eastAsia="黑体" w:hAnsi="黑体" w:hint="default"/>
        </w:rPr>
        <w:t xml:space="preserve">图 </w:t>
      </w:r>
      <w:r>
        <w:rPr>
          <w:color w:val="auto"/>
          <w:position w:val="0"/>
          <w:sz w:val="20"/>
          <w:szCs w:val="20"/>
          <w:rFonts w:ascii="Times New Roman" w:eastAsia="黑体" w:hAnsi="黑体" w:hint="default"/>
        </w:rPr>
        <w:t>4</w:t>
      </w:r>
      <w:ins w:id="336" w:author="HeYang" w:date="2017-06-03T21:43:00Z">
        <w:r>
          <w:rPr>
            <w:color w:val="auto"/>
            <w:position w:val="0"/>
            <w:sz w:val="20"/>
            <w:szCs w:val="20"/>
            <w:rFonts w:ascii="Times New Roman" w:eastAsia="黑体" w:hAnsi="黑体" w:hint="default"/>
          </w:rPr>
          <w:t>-</w:t>
        </w:r>
      </w:ins>
      <w:del w:id="337" w:author="HeYang" w:date="2017-06-03T21:43:00Z">
        <w:r>
          <w:rPr>
            <w:color w:val="auto"/>
            <w:position w:val="0"/>
            <w:sz w:val="20"/>
            <w:szCs w:val="20"/>
            <w:rFonts w:ascii="Times New Roman" w:eastAsia="黑体" w:hAnsi="黑体" w:hint="default"/>
          </w:rPr>
          <w:delText>－</w:delText>
        </w:r>
      </w:del>
      <w:r>
        <w:rPr/>
        <w:rPr>
          <w:rFonts w:ascii="Times New Roman" w:eastAsia="黑体" w:hAnsi="Times New Roman"/>
          <w:shd w:val="clear"/>
          <w:sz w:val="20"/>
          <w:szCs w:val="20"/>
          <w:w w:val="100"/>
        </w:rPr>
        <w:fldChar w:fldCharType="begin"/>
      </w:r>
      <w:r>
        <w:rPr/>
        <w:rPr>
          <w:rFonts w:ascii="Times New Roman" w:eastAsia="黑体" w:hAnsi="Times New Roman"/>
          <w:shd w:val="clear"/>
          <w:sz w:val="20"/>
          <w:szCs w:val="20"/>
          <w:w w:val="100"/>
        </w:rPr>
        <w:instrText xml:space="preserve"> SEQ 图 \* ARABIC \s 1</w:instrText>
      </w:r>
      <w:r>
        <w:rPr/>
        <w:rPr>
          <w:rFonts w:ascii="Times New Roman" w:eastAsia="黑体" w:hAnsi="Times New Roman"/>
          <w:shd w:val="clear"/>
          <w:sz w:val="20"/>
          <w:szCs w:val="20"/>
          <w:w w:val="100"/>
        </w:rPr>
        <w:fldChar w:fldCharType="separate"/>
      </w:r>
      <w:r>
        <w:rPr>
          <w:color w:val="auto"/>
          <w:position w:val="0"/>
          <w:sz w:val="20"/>
          <w:szCs w:val="20"/>
          <w:rFonts w:ascii="Times New Roman" w:eastAsia="黑体" w:hAnsi="黑体" w:hint="default"/>
        </w:rPr>
        <w:t>8</w:t>
      </w:r>
      <w:r>
        <w:rPr/>
        <w:rPr>
          <w:rFonts w:ascii="Times New Roman" w:eastAsia="黑体" w:hAnsi="Times New Roman"/>
          <w:shd w:val="clear"/>
          <w:sz w:val="20"/>
          <w:szCs w:val="20"/>
          <w:w w:val="100"/>
        </w:rPr>
        <w:fldChar w:fldCharType="end"/>
      </w:r>
      <w:r>
        <w:rPr>
          <w:color w:val="auto"/>
          <w:position w:val="0"/>
          <w:sz w:val="20"/>
          <w:szCs w:val="20"/>
          <w:rFonts w:ascii="Times New Roman" w:eastAsia="黑体" w:hAnsi="黑体" w:hint="default"/>
        </w:rPr>
        <w:t>　中等模式下新增的游戏图片</w:t>
      </w:r>
    </w:p>
    <w:p>
      <w:pPr>
        <w:numPr>
          <w:ilvl w:val="0"/>
          <w:numId w:val="0"/>
        </w:numPr>
        <w:jc w:val="left"/>
        <w:spacing w:lineRule="auto" w:line="240" w:before="0" w:after="160"/>
        <w:ind w:right="0" w:firstLine="0"/>
        <w:rPr>
          <w:color w:val="auto"/>
          <w:position w:val="0"/>
          <w:sz w:val="21"/>
          <w:szCs w:val="21"/>
          <w:rFonts w:ascii="Times New Roman" w:eastAsia="黑体" w:hAnsi="黑体" w:hint="default"/>
          <w:del w:id="338" w:author="HeYang" w:date="2017-06-03T21:43:00Z"/>
        </w:rPr>
        <w:autoSpaceDE w:val="1"/>
        <w:autoSpaceDN w:val="1"/>
      </w:pPr>
      <w:r>
        <w:rPr>
          <w:color w:val="auto"/>
          <w:position w:val="0"/>
          <w:sz w:val="20"/>
          <w:szCs w:val="20"/>
          <w:rFonts w:ascii="Times New Roman" w:eastAsia="黑体" w:hAnsi="黑体" w:hint="default"/>
        </w:rPr>
        <w:t xml:space="preserve">Figure </w:t>
      </w:r>
      <w:r>
        <w:rPr>
          <w:color w:val="auto"/>
          <w:position w:val="0"/>
          <w:sz w:val="20"/>
          <w:szCs w:val="20"/>
          <w:rFonts w:ascii="Times New Roman" w:eastAsia="黑体" w:hAnsi="黑体" w:hint="default"/>
        </w:rPr>
        <w:t>4</w:t>
      </w:r>
      <w:ins w:id="339" w:author="HeYang" w:date="2017-06-03T21:43:00Z">
        <w:r>
          <w:rPr>
            <w:color w:val="auto"/>
            <w:position w:val="0"/>
            <w:sz w:val="20"/>
            <w:szCs w:val="20"/>
            <w:rFonts w:ascii="Times New Roman" w:eastAsia="黑体" w:hAnsi="黑体" w:hint="default"/>
          </w:rPr>
          <w:t>-</w:t>
        </w:r>
      </w:ins>
      <w:del w:id="340" w:author="HeYang" w:date="2017-06-03T21:43:00Z">
        <w:r>
          <w:rPr>
            <w:color w:val="auto"/>
            <w:position w:val="0"/>
            <w:sz w:val="20"/>
            <w:szCs w:val="20"/>
            <w:rFonts w:ascii="Times New Roman" w:eastAsia="黑体" w:hAnsi="黑体" w:hint="default"/>
          </w:rPr>
          <w:delText>－</w:delText>
        </w:r>
      </w:del>
      <w:r>
        <w:rPr/>
        <w:rPr>
          <w:rFonts w:ascii="Times New Roman" w:eastAsia="黑体" w:hAnsi="Times New Roman"/>
          <w:shd w:val="clear"/>
          <w:sz w:val="20"/>
          <w:szCs w:val="20"/>
          <w:w w:val="100"/>
        </w:rPr>
        <w:fldChar w:fldCharType="begin"/>
      </w:r>
      <w:r>
        <w:rPr/>
        <w:rPr>
          <w:rFonts w:ascii="Times New Roman" w:eastAsia="黑体" w:hAnsi="Times New Roman"/>
          <w:shd w:val="clear"/>
          <w:sz w:val="20"/>
          <w:szCs w:val="20"/>
          <w:w w:val="100"/>
        </w:rPr>
        <w:instrText xml:space="preserve"> SEQ Figure \* ARABIC \s 1</w:instrText>
      </w:r>
      <w:r>
        <w:rPr/>
        <w:rPr>
          <w:rFonts w:ascii="Times New Roman" w:eastAsia="黑体" w:hAnsi="Times New Roman"/>
          <w:shd w:val="clear"/>
          <w:sz w:val="20"/>
          <w:szCs w:val="20"/>
          <w:w w:val="100"/>
        </w:rPr>
        <w:fldChar w:fldCharType="separate"/>
      </w:r>
      <w:r>
        <w:rPr>
          <w:color w:val="auto"/>
          <w:position w:val="0"/>
          <w:sz w:val="20"/>
          <w:szCs w:val="20"/>
          <w:rFonts w:ascii="Times New Roman" w:eastAsia="黑体" w:hAnsi="黑体" w:hint="default"/>
        </w:rPr>
        <w:t>8</w:t>
      </w:r>
      <w:r>
        <w:rPr/>
        <w:rPr>
          <w:rFonts w:ascii="Times New Roman" w:eastAsia="黑体" w:hAnsi="Times New Roman"/>
          <w:shd w:val="clear"/>
          <w:sz w:val="20"/>
          <w:szCs w:val="20"/>
          <w:w w:val="100"/>
        </w:rPr>
        <w:fldChar w:fldCharType="end"/>
      </w:r>
      <w:r>
        <w:rPr>
          <w:color w:val="auto"/>
          <w:position w:val="0"/>
          <w:sz w:val="20"/>
          <w:szCs w:val="20"/>
          <w:rFonts w:ascii="Times New Roman" w:eastAsia="黑体" w:hAnsi="黑体" w:hint="default"/>
        </w:rPr>
        <w:t xml:space="preserve">　New Image In Medium Mode</w:t>
      </w:r>
    </w:p>
    <w:p>
      <w:pPr>
        <w:numPr>
          <w:ilvl w:val="0"/>
          <w:numId w:val="0"/>
        </w:numPr>
        <w:jc w:val="left"/>
        <w:spacing w:lineRule="auto" w:line="240" w:before="0" w:after="160"/>
        <w:ind w:right="0" w:firstLine="0"/>
        <w:rPr>
          <w:color w:val="auto"/>
          <w:position w:val="0"/>
          <w:sz w:val="21"/>
          <w:szCs w:val="21"/>
          <w:rFonts w:ascii="Times New Roman" w:eastAsia="黑体" w:hAnsi="黑体" w:hint="default"/>
        </w:rPr>
        <w:autoSpaceDE w:val="1"/>
        <w:autoSpaceDN w:val="1"/>
      </w:pP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困难模式将包括十二种图片，图4</w:t>
      </w:r>
      <w:del w:id="341" w:author="HeYang" w:date="2017-06-03T21:44:00Z">
        <w:r>
          <w:rPr>
            <w:color w:val="auto"/>
            <w:position w:val="0"/>
            <w:sz w:val="24"/>
            <w:szCs w:val="24"/>
            <w:rFonts w:ascii="Times New Roman" w:eastAsia="Times New Roman" w:hAnsi="Times New Roman" w:hint="default"/>
          </w:rPr>
          <w:delText>－</w:delText>
        </w:r>
      </w:del>
      <w:ins w:id="342" w:author="HeYang" w:date="2017-06-03T21:44:00Z">
        <w:r>
          <w:rPr>
            <w:color w:val="auto"/>
            <w:position w:val="0"/>
            <w:sz w:val="24"/>
            <w:szCs w:val="24"/>
            <w:rFonts w:ascii="Times New Roman" w:eastAsia="Times New Roman" w:hAnsi="Times New Roman" w:hint="default"/>
          </w:rPr>
          <w:t>-</w:t>
        </w:r>
      </w:ins>
      <w:r>
        <w:rPr>
          <w:color w:val="auto"/>
          <w:position w:val="0"/>
          <w:sz w:val="24"/>
          <w:szCs w:val="24"/>
          <w:rFonts w:ascii="Times New Roman" w:eastAsia="Times New Roman" w:hAnsi="Times New Roman" w:hint="default"/>
        </w:rPr>
        <w:t>9将显示新增四种图片。</w:t>
      </w:r>
    </w:p>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sz w:val="20"/>
        </w:rPr>
        <w:drawing>
          <wp:inline distT="0" distB="0" distL="0" distR="0">
            <wp:extent cx="1266825" cy="390525"/>
            <wp:effectExtent l="0" t="0" r="0" b="0"/>
            <wp:docPr id="103"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Users/Administrator/AppData/Roaming/JisuOffice/ETemp/7952_7660896/image19.png"/>
                    <pic:cNvPicPr>
                      <a:picLocks noChangeAspect="1" noChangeArrowheads="1"/>
                    </pic:cNvPicPr>
                  </pic:nvPicPr>
                  <pic:blipFill>
                    <a:blip r:embed="rId29" cstate="print"/>
                    <a:stretch>
                      <a:fillRect/>
                    </a:stretch>
                  </pic:blipFill>
                  <pic:spPr>
                    <a:xfrm>
                      <a:off x="0" y="0"/>
                      <a:ext cx="1267460" cy="391160"/>
                    </a:xfrm>
                    <a:prstGeom prst="rect"/>
                    <a:ln cap="flat"/>
                  </pic:spPr>
                </pic:pic>
              </a:graphicData>
            </a:graphic>
          </wp:inline>
        </w:drawing>
      </w:r>
    </w:p>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color w:val="auto"/>
          <w:position w:val="0"/>
          <w:sz w:val="20"/>
          <w:szCs w:val="20"/>
          <w:rFonts w:ascii="Times New Roman" w:eastAsia="黑体" w:hAnsi="黑体" w:hint="default"/>
        </w:rPr>
        <w:t xml:space="preserve">图 </w:t>
      </w:r>
      <w:r>
        <w:rPr>
          <w:color w:val="auto"/>
          <w:position w:val="0"/>
          <w:sz w:val="20"/>
          <w:szCs w:val="20"/>
          <w:rFonts w:ascii="Times New Roman" w:eastAsia="黑体" w:hAnsi="黑体" w:hint="default"/>
        </w:rPr>
        <w:t>4</w:t>
      </w:r>
      <w:ins w:id="343" w:author="HeYang" w:date="2017-06-03T21:43:00Z">
        <w:r>
          <w:rPr>
            <w:color w:val="auto"/>
            <w:position w:val="0"/>
            <w:sz w:val="20"/>
            <w:szCs w:val="20"/>
            <w:rFonts w:ascii="Times New Roman" w:eastAsia="黑体" w:hAnsi="黑体" w:hint="default"/>
          </w:rPr>
          <w:t>-</w:t>
        </w:r>
      </w:ins>
      <w:del w:id="344" w:author="HeYang" w:date="2017-06-03T21:43:00Z">
        <w:r>
          <w:rPr>
            <w:color w:val="auto"/>
            <w:position w:val="0"/>
            <w:sz w:val="20"/>
            <w:szCs w:val="20"/>
            <w:rFonts w:ascii="Times New Roman" w:eastAsia="黑体" w:hAnsi="黑体" w:hint="default"/>
          </w:rPr>
          <w:delText>－</w:delText>
        </w:r>
      </w:del>
      <w:r>
        <w:rPr/>
        <w:rPr>
          <w:rFonts w:ascii="Times New Roman" w:eastAsia="黑体" w:hAnsi="Times New Roman"/>
          <w:shd w:val="clear"/>
          <w:sz w:val="20"/>
          <w:szCs w:val="20"/>
          <w:w w:val="100"/>
        </w:rPr>
        <w:fldChar w:fldCharType="begin"/>
      </w:r>
      <w:r>
        <w:rPr/>
        <w:rPr>
          <w:rFonts w:ascii="Times New Roman" w:eastAsia="黑体" w:hAnsi="Times New Roman"/>
          <w:shd w:val="clear"/>
          <w:sz w:val="20"/>
          <w:szCs w:val="20"/>
          <w:w w:val="100"/>
        </w:rPr>
        <w:instrText xml:space="preserve"> SEQ 图 \* ARABIC \s 1</w:instrText>
      </w:r>
      <w:r>
        <w:rPr/>
        <w:rPr>
          <w:rFonts w:ascii="Times New Roman" w:eastAsia="黑体" w:hAnsi="Times New Roman"/>
          <w:shd w:val="clear"/>
          <w:sz w:val="20"/>
          <w:szCs w:val="20"/>
          <w:w w:val="100"/>
        </w:rPr>
        <w:fldChar w:fldCharType="separate"/>
      </w:r>
      <w:r>
        <w:rPr>
          <w:color w:val="auto"/>
          <w:position w:val="0"/>
          <w:sz w:val="20"/>
          <w:szCs w:val="20"/>
          <w:rFonts w:ascii="Times New Roman" w:eastAsia="黑体" w:hAnsi="黑体" w:hint="default"/>
        </w:rPr>
        <w:t>9</w:t>
      </w:r>
      <w:r>
        <w:rPr/>
        <w:rPr>
          <w:rFonts w:ascii="Times New Roman" w:eastAsia="黑体" w:hAnsi="Times New Roman"/>
          <w:shd w:val="clear"/>
          <w:sz w:val="20"/>
          <w:szCs w:val="20"/>
          <w:w w:val="100"/>
        </w:rPr>
        <w:fldChar w:fldCharType="end"/>
      </w:r>
      <w:r>
        <w:rPr>
          <w:color w:val="auto"/>
          <w:position w:val="0"/>
          <w:sz w:val="20"/>
          <w:szCs w:val="20"/>
          <w:rFonts w:ascii="Times New Roman" w:eastAsia="黑体" w:hAnsi="黑体" w:hint="default"/>
        </w:rPr>
        <w:t>　困难模式下新增的游戏图片</w:t>
      </w:r>
    </w:p>
    <w:p>
      <w:pPr>
        <w:numPr>
          <w:ilvl w:val="0"/>
          <w:numId w:val="0"/>
        </w:numPr>
        <w:jc w:val="left"/>
        <w:spacing w:lineRule="auto" w:line="240" w:before="0" w:after="160"/>
        <w:ind w:right="0" w:firstLine="0"/>
        <w:rPr>
          <w:color w:val="auto"/>
          <w:position w:val="0"/>
          <w:sz w:val="21"/>
          <w:szCs w:val="21"/>
          <w:rFonts w:ascii="Times New Roman" w:eastAsia="宋体" w:hAnsi="宋体" w:hint="default"/>
          <w:del w:id="345" w:author="HeYang" w:date="2017-06-03T21:43:00Z"/>
        </w:rPr>
        <w:autoSpaceDE w:val="1"/>
        <w:autoSpaceDN w:val="1"/>
      </w:pPr>
      <w:r>
        <w:rPr>
          <w:color w:val="auto"/>
          <w:position w:val="0"/>
          <w:sz w:val="20"/>
          <w:szCs w:val="20"/>
          <w:rFonts w:ascii="Times New Roman" w:eastAsia="黑体" w:hAnsi="黑体" w:hint="default"/>
        </w:rPr>
        <w:t xml:space="preserve">Figure </w:t>
      </w:r>
      <w:r>
        <w:rPr>
          <w:color w:val="auto"/>
          <w:position w:val="0"/>
          <w:sz w:val="20"/>
          <w:szCs w:val="20"/>
          <w:rFonts w:ascii="Times New Roman" w:eastAsia="黑体" w:hAnsi="黑体" w:hint="default"/>
        </w:rPr>
        <w:t>4</w:t>
      </w:r>
      <w:ins w:id="346" w:author="HeYang" w:date="2017-06-03T21:43:00Z">
        <w:r>
          <w:rPr>
            <w:color w:val="auto"/>
            <w:position w:val="0"/>
            <w:sz w:val="20"/>
            <w:szCs w:val="20"/>
            <w:rFonts w:ascii="Times New Roman" w:eastAsia="黑体" w:hAnsi="黑体" w:hint="default"/>
          </w:rPr>
          <w:t>-</w:t>
        </w:r>
      </w:ins>
      <w:del w:id="347" w:author="HeYang" w:date="2017-06-03T21:43:00Z">
        <w:r>
          <w:rPr>
            <w:color w:val="auto"/>
            <w:position w:val="0"/>
            <w:sz w:val="20"/>
            <w:szCs w:val="20"/>
            <w:rFonts w:ascii="Times New Roman" w:eastAsia="黑体" w:hAnsi="黑体" w:hint="default"/>
          </w:rPr>
          <w:delText>－</w:delText>
        </w:r>
      </w:del>
      <w:r>
        <w:rPr/>
        <w:rPr>
          <w:rFonts w:ascii="Times New Roman" w:eastAsia="黑体" w:hAnsi="Times New Roman"/>
          <w:shd w:val="clear"/>
          <w:sz w:val="20"/>
          <w:szCs w:val="20"/>
          <w:w w:val="100"/>
        </w:rPr>
        <w:fldChar w:fldCharType="begin"/>
      </w:r>
      <w:r>
        <w:rPr/>
        <w:rPr>
          <w:rFonts w:ascii="Times New Roman" w:eastAsia="黑体" w:hAnsi="Times New Roman"/>
          <w:shd w:val="clear"/>
          <w:sz w:val="20"/>
          <w:szCs w:val="20"/>
          <w:w w:val="100"/>
        </w:rPr>
        <w:instrText xml:space="preserve"> SEQ Figure \* ARABIC \s 1</w:instrText>
      </w:r>
      <w:r>
        <w:rPr/>
        <w:rPr>
          <w:rFonts w:ascii="Times New Roman" w:eastAsia="黑体" w:hAnsi="Times New Roman"/>
          <w:shd w:val="clear"/>
          <w:sz w:val="20"/>
          <w:szCs w:val="20"/>
          <w:w w:val="100"/>
        </w:rPr>
        <w:fldChar w:fldCharType="separate"/>
      </w:r>
      <w:r>
        <w:rPr>
          <w:color w:val="auto"/>
          <w:position w:val="0"/>
          <w:sz w:val="20"/>
          <w:szCs w:val="20"/>
          <w:rFonts w:ascii="Times New Roman" w:eastAsia="黑体" w:hAnsi="黑体" w:hint="default"/>
        </w:rPr>
        <w:t>9</w:t>
      </w:r>
      <w:r>
        <w:rPr/>
        <w:rPr>
          <w:rFonts w:ascii="Times New Roman" w:eastAsia="黑体" w:hAnsi="Times New Roman"/>
          <w:shd w:val="clear"/>
          <w:sz w:val="20"/>
          <w:szCs w:val="20"/>
          <w:w w:val="100"/>
        </w:rPr>
        <w:fldChar w:fldCharType="end"/>
      </w:r>
      <w:r>
        <w:rPr>
          <w:color w:val="auto"/>
          <w:position w:val="0"/>
          <w:sz w:val="20"/>
          <w:szCs w:val="20"/>
          <w:rFonts w:ascii="Times New Roman" w:eastAsia="黑体" w:hAnsi="黑体" w:hint="default"/>
        </w:rPr>
        <w:t xml:space="preserve">　New Image In Hard Mode</w:t>
      </w:r>
    </w:p>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变态模式将包括十五种图片，图4</w:t>
      </w:r>
      <w:del w:id="348" w:author="HeYang" w:date="2017-06-03T21:44:00Z">
        <w:r>
          <w:rPr>
            <w:color w:val="auto"/>
            <w:position w:val="0"/>
            <w:sz w:val="24"/>
            <w:szCs w:val="24"/>
            <w:rFonts w:ascii="Times New Roman" w:eastAsia="Times New Roman" w:hAnsi="Times New Roman" w:hint="default"/>
          </w:rPr>
          <w:delText>－</w:delText>
        </w:r>
      </w:del>
      <w:ins w:id="349" w:author="HeYang" w:date="2017-06-03T21:44:00Z">
        <w:r>
          <w:rPr>
            <w:color w:val="auto"/>
            <w:position w:val="0"/>
            <w:sz w:val="24"/>
            <w:szCs w:val="24"/>
            <w:rFonts w:ascii="Times New Roman" w:eastAsia="Times New Roman" w:hAnsi="Times New Roman" w:hint="default"/>
          </w:rPr>
          <w:t>-</w:t>
        </w:r>
      </w:ins>
      <w:r>
        <w:rPr>
          <w:color w:val="auto"/>
          <w:position w:val="0"/>
          <w:sz w:val="24"/>
          <w:szCs w:val="24"/>
          <w:rFonts w:ascii="Times New Roman" w:eastAsia="Times New Roman" w:hAnsi="Times New Roman" w:hint="default"/>
        </w:rPr>
        <w:t>10将展示新增的三种图片。</w:t>
      </w:r>
    </w:p>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sz w:val="20"/>
        </w:rPr>
        <w:drawing>
          <wp:inline distT="0" distB="0" distL="0" distR="0">
            <wp:extent cx="1000125" cy="314325"/>
            <wp:effectExtent l="0" t="0" r="0" b="0"/>
            <wp:docPr id="104"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Users/Administrator/AppData/Roaming/JisuOffice/ETemp/7952_7660896/image20.png"/>
                    <pic:cNvPicPr>
                      <a:picLocks noChangeAspect="1" noChangeArrowheads="1"/>
                    </pic:cNvPicPr>
                  </pic:nvPicPr>
                  <pic:blipFill>
                    <a:blip r:embed="rId30" cstate="print"/>
                    <a:stretch>
                      <a:fillRect/>
                    </a:stretch>
                  </pic:blipFill>
                  <pic:spPr>
                    <a:xfrm>
                      <a:off x="0" y="0"/>
                      <a:ext cx="1000760" cy="314960"/>
                    </a:xfrm>
                    <a:prstGeom prst="rect"/>
                    <a:ln cap="flat"/>
                  </pic:spPr>
                </pic:pic>
              </a:graphicData>
            </a:graphic>
          </wp:inline>
        </w:drawing>
      </w:r>
    </w:p>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color w:val="auto"/>
          <w:position w:val="0"/>
          <w:sz w:val="20"/>
          <w:szCs w:val="20"/>
          <w:rFonts w:ascii="Times New Roman" w:eastAsia="黑体" w:hAnsi="黑体" w:hint="default"/>
        </w:rPr>
        <w:t xml:space="preserve">图 </w:t>
      </w:r>
      <w:r>
        <w:rPr>
          <w:color w:val="auto"/>
          <w:position w:val="0"/>
          <w:sz w:val="20"/>
          <w:szCs w:val="20"/>
          <w:rFonts w:ascii="Times New Roman" w:eastAsia="黑体" w:hAnsi="黑体" w:hint="default"/>
        </w:rPr>
        <w:t>4</w:t>
      </w:r>
      <w:ins w:id="350" w:author="HeYang" w:date="2017-06-03T21:43:00Z">
        <w:r>
          <w:rPr>
            <w:color w:val="auto"/>
            <w:position w:val="0"/>
            <w:sz w:val="20"/>
            <w:szCs w:val="20"/>
            <w:rFonts w:ascii="Times New Roman" w:eastAsia="黑体" w:hAnsi="黑体" w:hint="default"/>
          </w:rPr>
          <w:t>-</w:t>
        </w:r>
      </w:ins>
      <w:del w:id="351" w:author="HeYang" w:date="2017-06-03T21:43:00Z">
        <w:r>
          <w:rPr>
            <w:color w:val="auto"/>
            <w:position w:val="0"/>
            <w:sz w:val="20"/>
            <w:szCs w:val="20"/>
            <w:rFonts w:ascii="Times New Roman" w:eastAsia="黑体" w:hAnsi="黑体" w:hint="default"/>
          </w:rPr>
          <w:delText>－</w:delText>
        </w:r>
      </w:del>
      <w:r>
        <w:rPr/>
        <w:rPr>
          <w:rFonts w:ascii="Times New Roman" w:eastAsia="黑体" w:hAnsi="Times New Roman"/>
          <w:shd w:val="clear"/>
          <w:sz w:val="20"/>
          <w:szCs w:val="20"/>
          <w:w w:val="100"/>
        </w:rPr>
        <w:fldChar w:fldCharType="begin"/>
      </w:r>
      <w:r>
        <w:rPr/>
        <w:rPr>
          <w:rFonts w:ascii="Times New Roman" w:eastAsia="黑体" w:hAnsi="Times New Roman"/>
          <w:shd w:val="clear"/>
          <w:sz w:val="20"/>
          <w:szCs w:val="20"/>
          <w:w w:val="100"/>
        </w:rPr>
        <w:instrText xml:space="preserve"> SEQ 图 \* ARABIC \s 1</w:instrText>
      </w:r>
      <w:r>
        <w:rPr/>
        <w:rPr>
          <w:rFonts w:ascii="Times New Roman" w:eastAsia="黑体" w:hAnsi="Times New Roman"/>
          <w:shd w:val="clear"/>
          <w:sz w:val="20"/>
          <w:szCs w:val="20"/>
          <w:w w:val="100"/>
        </w:rPr>
        <w:fldChar w:fldCharType="separate"/>
      </w:r>
      <w:r>
        <w:rPr>
          <w:color w:val="auto"/>
          <w:position w:val="0"/>
          <w:sz w:val="20"/>
          <w:szCs w:val="20"/>
          <w:rFonts w:ascii="Times New Roman" w:eastAsia="黑体" w:hAnsi="黑体" w:hint="default"/>
        </w:rPr>
        <w:t>10</w:t>
      </w:r>
      <w:r>
        <w:rPr/>
        <w:rPr>
          <w:rFonts w:ascii="Times New Roman" w:eastAsia="黑体" w:hAnsi="Times New Roman"/>
          <w:shd w:val="clear"/>
          <w:sz w:val="20"/>
          <w:szCs w:val="20"/>
          <w:w w:val="100"/>
        </w:rPr>
        <w:fldChar w:fldCharType="end"/>
      </w:r>
      <w:r>
        <w:rPr>
          <w:color w:val="auto"/>
          <w:position w:val="0"/>
          <w:sz w:val="20"/>
          <w:szCs w:val="20"/>
          <w:rFonts w:ascii="Times New Roman" w:eastAsia="黑体" w:hAnsi="黑体" w:hint="default"/>
        </w:rPr>
        <w:t>　变态模式下新增的游戏图片</w:t>
      </w:r>
    </w:p>
    <w:p>
      <w:pPr>
        <w:numPr>
          <w:ilvl w:val="0"/>
          <w:numId w:val="0"/>
        </w:numPr>
        <w:jc w:val="left"/>
        <w:spacing w:lineRule="auto" w:line="240" w:before="0" w:after="160"/>
        <w:ind w:right="0" w:firstLine="0"/>
        <w:rPr>
          <w:color w:val="auto"/>
          <w:position w:val="0"/>
          <w:sz w:val="21"/>
          <w:szCs w:val="21"/>
          <w:rFonts w:ascii="Times New Roman" w:eastAsia="黑体" w:hAnsi="黑体" w:hint="default"/>
        </w:rPr>
        <w:autoSpaceDE w:val="1"/>
        <w:autoSpaceDN w:val="1"/>
      </w:pPr>
      <w:r>
        <w:rPr>
          <w:color w:val="auto"/>
          <w:position w:val="0"/>
          <w:sz w:val="20"/>
          <w:szCs w:val="20"/>
          <w:rFonts w:ascii="Times New Roman" w:eastAsia="黑体" w:hAnsi="黑体" w:hint="default"/>
        </w:rPr>
        <w:t xml:space="preserve">Figure </w:t>
      </w:r>
      <w:r>
        <w:rPr>
          <w:color w:val="auto"/>
          <w:position w:val="0"/>
          <w:sz w:val="20"/>
          <w:szCs w:val="20"/>
          <w:rFonts w:ascii="Times New Roman" w:eastAsia="黑体" w:hAnsi="黑体" w:hint="default"/>
        </w:rPr>
        <w:t>4</w:t>
      </w:r>
      <w:ins w:id="352" w:author="HeYang" w:date="2017-06-03T21:43:00Z">
        <w:r>
          <w:rPr>
            <w:color w:val="auto"/>
            <w:position w:val="0"/>
            <w:sz w:val="20"/>
            <w:szCs w:val="20"/>
            <w:rFonts w:ascii="Times New Roman" w:eastAsia="黑体" w:hAnsi="黑体" w:hint="default"/>
          </w:rPr>
          <w:t>-</w:t>
        </w:r>
      </w:ins>
      <w:del w:id="353" w:author="HeYang" w:date="2017-06-03T21:43:00Z">
        <w:r>
          <w:rPr>
            <w:color w:val="auto"/>
            <w:position w:val="0"/>
            <w:sz w:val="20"/>
            <w:szCs w:val="20"/>
            <w:rFonts w:ascii="Times New Roman" w:eastAsia="黑体" w:hAnsi="黑体" w:hint="default"/>
          </w:rPr>
          <w:delText>－</w:delText>
        </w:r>
      </w:del>
      <w:r>
        <w:rPr/>
        <w:rPr>
          <w:rFonts w:ascii="Times New Roman" w:eastAsia="黑体" w:hAnsi="Times New Roman"/>
          <w:shd w:val="clear"/>
          <w:sz w:val="20"/>
          <w:szCs w:val="20"/>
          <w:w w:val="100"/>
        </w:rPr>
        <w:fldChar w:fldCharType="begin"/>
      </w:r>
      <w:r>
        <w:rPr/>
        <w:rPr>
          <w:rFonts w:ascii="Times New Roman" w:eastAsia="黑体" w:hAnsi="Times New Roman"/>
          <w:shd w:val="clear"/>
          <w:sz w:val="20"/>
          <w:szCs w:val="20"/>
          <w:w w:val="100"/>
        </w:rPr>
        <w:instrText xml:space="preserve"> SEQ Figure \* ARABIC \s 1</w:instrText>
      </w:r>
      <w:r>
        <w:rPr/>
        <w:rPr>
          <w:rFonts w:ascii="Times New Roman" w:eastAsia="黑体" w:hAnsi="Times New Roman"/>
          <w:shd w:val="clear"/>
          <w:sz w:val="20"/>
          <w:szCs w:val="20"/>
          <w:w w:val="100"/>
        </w:rPr>
        <w:fldChar w:fldCharType="separate"/>
      </w:r>
      <w:r>
        <w:rPr>
          <w:color w:val="auto"/>
          <w:position w:val="0"/>
          <w:sz w:val="20"/>
          <w:szCs w:val="20"/>
          <w:rFonts w:ascii="Times New Roman" w:eastAsia="黑体" w:hAnsi="黑体" w:hint="default"/>
        </w:rPr>
        <w:t>10</w:t>
      </w:r>
      <w:r>
        <w:rPr/>
        <w:rPr>
          <w:rFonts w:ascii="Times New Roman" w:eastAsia="黑体" w:hAnsi="Times New Roman"/>
          <w:shd w:val="clear"/>
          <w:sz w:val="20"/>
          <w:szCs w:val="20"/>
          <w:w w:val="100"/>
        </w:rPr>
        <w:fldChar w:fldCharType="end"/>
      </w:r>
      <w:r>
        <w:rPr>
          <w:color w:val="auto"/>
          <w:position w:val="0"/>
          <w:sz w:val="20"/>
          <w:szCs w:val="20"/>
          <w:rFonts w:ascii="Times New Roman" w:eastAsia="黑体" w:hAnsi="黑体" w:hint="default"/>
        </w:rPr>
        <w:t xml:space="preserve">　New Image In Hardest Mode</w:t>
      </w:r>
      <w:bookmarkEnd w:id="155"/>
    </w:p>
    <w:p>
      <w:pPr>
        <w:bidi w:val="0"/>
        <w:numPr>
          <w:ilvl w:val="1"/>
          <w:numId w:val="1"/>
        </w:numPr>
        <w:jc w:val="left"/>
        <w:spacing w:lineRule="exact" w:line="440" w:before="240" w:after="240"/>
        <w:ind w:right="0" w:left="567" w:hanging="567"/>
        <w:rPr>
          <w:color w:val="auto"/>
          <w:position w:val="0"/>
          <w:sz w:val="30"/>
          <w:szCs w:val="30"/>
          <w:rFonts w:ascii="Times New Roman" w:eastAsia="黑体" w:hAnsi="黑体" w:hint="default"/>
        </w:rPr>
        <w:outlineLvl w:val="1"/>
        <w:autoSpaceDE w:val="1"/>
        <w:autoSpaceDN w:val="1"/>
      </w:pPr>
      <w:r>
        <w:rPr>
          <w:b w:val="1"/>
          <w:color w:val="auto"/>
          <w:position w:val="0"/>
          <w:sz w:val="30"/>
          <w:szCs w:val="30"/>
          <w:rFonts w:ascii="Times New Roman" w:eastAsia="黑体" w:hAnsi="黑体" w:hint="default"/>
        </w:rPr>
        <w:t>　　</w:t>
      </w:r>
      <w:bookmarkStart w:id="158" w:name="_Toc484463980"/>
      <w:r>
        <w:rPr>
          <w:color w:val="auto"/>
          <w:position w:val="0"/>
          <w:sz w:val="30"/>
          <w:szCs w:val="30"/>
          <w:rFonts w:ascii="Times New Roman" w:eastAsia="黑体" w:hAnsi="黑体" w:hint="default"/>
        </w:rPr>
        <w:t>本章小结</w:t>
      </w:r>
      <w:bookmarkEnd w:id="158"/>
    </w:p>
    <w:p>
      <w:pPr>
        <w:numPr>
          <w:ilvl w:val="0"/>
          <w:numId w:val="0"/>
        </w:numPr>
        <w:jc w:val="left"/>
        <w:spacing w:lineRule="auto" w:line="240" w:before="0" w:after="160"/>
        <w:ind w:right="0" w:firstLine="0"/>
        <w:rPr>
          <w:color w:val="auto"/>
          <w:position w:val="0"/>
          <w:sz w:val="24"/>
          <w:szCs w:val="24"/>
          <w:rFonts w:ascii="宋体" w:eastAsia="宋体" w:hAnsi="宋体" w:hint="default"/>
        </w:rPr>
        <w:autoSpaceDE w:val="1"/>
        <w:autoSpaceDN w:val="1"/>
      </w:pPr>
      <w:r>
        <w:rPr>
          <w:color w:val="auto"/>
          <w:position w:val="0"/>
          <w:sz w:val="21"/>
          <w:szCs w:val="21"/>
          <w:rFonts w:ascii="Times New Roman" w:eastAsia="Times New Roman" w:hAnsi="Times New Roman" w:hint="default"/>
        </w:rPr>
        <w:t>　　</w:t>
      </w:r>
      <w:r>
        <w:rPr>
          <w:color w:val="auto"/>
          <w:position w:val="0"/>
          <w:sz w:val="24"/>
          <w:szCs w:val="24"/>
          <w:rFonts w:ascii="宋体" w:eastAsia="宋体" w:hAnsi="宋体" w:hint="default"/>
        </w:rPr>
        <w:t>本章划分了连连看游戏总体结构。游戏界面方面确定了游戏界面中的素材和风格。</w:t>
      </w:r>
      <w:r>
        <w:rPr>
          <w:color w:val="auto"/>
          <w:position w:val="0"/>
          <w:sz w:val="24"/>
          <w:szCs w:val="24"/>
          <w:rFonts w:ascii="宋体" w:eastAsia="宋体" w:hAnsi="宋体" w:hint="default"/>
        </w:rPr>
        <w:t>处理模块下根据其功能，设计并描述了各个小模块的概要内容，进而划分出此次项目</w:t>
      </w:r>
      <w:r>
        <w:rPr>
          <w:color w:val="auto"/>
          <w:position w:val="0"/>
          <w:sz w:val="24"/>
          <w:szCs w:val="24"/>
          <w:rFonts w:ascii="宋体" w:eastAsia="宋体" w:hAnsi="宋体" w:hint="default"/>
        </w:rPr>
        <w:t>中的类，绘制了类图。</w:t>
      </w:r>
    </w:p>
    <w:p>
      <w:pPr>
        <w:bidi w:val="0"/>
        <w:numPr>
          <w:ilvl w:val="0"/>
          <w:numId w:val="1"/>
        </w:numPr>
        <w:jc w:val="left"/>
        <w:spacing w:lineRule="exact" w:line="440" w:before="240" w:after="240"/>
        <w:pageBreakBefore w:val="1"/>
        <w:ind w:right="0" w:left="425" w:hanging="425"/>
        <w:rPr>
          <w:color w:val="auto"/>
          <w:position w:val="0"/>
          <w:sz w:val="36"/>
          <w:szCs w:val="36"/>
          <w:rFonts w:ascii="Times New Roman" w:eastAsia="黑体" w:hAnsi="黑体" w:hint="default"/>
        </w:rPr>
        <w:outlineLvl w:val="0"/>
        <w:autoSpaceDE w:val="1"/>
        <w:autoSpaceDN w:val="1"/>
      </w:pPr>
      <w:bookmarkStart w:id="159" w:name="_Toc417887071"/>
      <w:bookmarkStart w:id="160" w:name="_Toc421526422"/>
      <w:bookmarkStart w:id="161" w:name="_Toc264123090"/>
      <w:bookmarkStart w:id="162" w:name="_Toc264924257"/>
      <w:r>
        <w:rPr>
          <w:color w:val="auto"/>
          <w:position w:val="0"/>
          <w:sz w:val="36"/>
          <w:szCs w:val="36"/>
          <w:rFonts w:ascii="Times New Roman" w:eastAsia="黑体" w:hAnsi="黑体" w:hint="default"/>
        </w:rPr>
        <w:t>　　</w:t>
      </w:r>
      <w:bookmarkStart w:id="163" w:name="_Toc484463981"/>
      <w:r>
        <w:rPr>
          <w:color w:val="auto"/>
          <w:position w:val="0"/>
          <w:sz w:val="36"/>
          <w:szCs w:val="36"/>
          <w:rFonts w:ascii="Times New Roman" w:eastAsia="黑体" w:hAnsi="黑体" w:hint="default"/>
        </w:rPr>
        <w:t>详细设计和</w:t>
      </w:r>
      <w:commentRangeStart w:id="6"/>
      <w:r>
        <w:rPr>
          <w:color w:val="auto"/>
          <w:position w:val="0"/>
          <w:sz w:val="36"/>
          <w:szCs w:val="36"/>
          <w:rFonts w:ascii="Times New Roman" w:eastAsia="黑体" w:hAnsi="黑体" w:hint="default"/>
        </w:rPr>
        <w:t>实现</w:t>
      </w:r>
      <w:commentRangeEnd w:id="6"/>
      <w:r>
        <w:rPr>
          <w:rStyle w:val="a4"/>
        </w:rPr>
        <w:commentReference w:id="6"/>
      </w:r>
      <w:bookmarkEnd w:id="159"/>
      <w:bookmarkEnd w:id="160"/>
      <w:bookmarkEnd w:id="163"/>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1"/>
        <w:autoSpaceDN w:val="1"/>
      </w:pPr>
      <w:r>
        <w:rPr>
          <w:color w:val="auto"/>
          <w:position w:val="0"/>
          <w:sz w:val="24"/>
          <w:szCs w:val="24"/>
          <w:rFonts w:ascii="Times New Roman" w:eastAsia="Times New Roman" w:hAnsi="Times New Roman" w:hint="default"/>
        </w:rPr>
        <w:t>详细设计是在概要设计的基础上进行细化的过程。详细设计的主要任务是设计每个</w:t>
      </w:r>
      <w:r>
        <w:rPr>
          <w:color w:val="auto"/>
          <w:position w:val="0"/>
          <w:sz w:val="24"/>
          <w:szCs w:val="24"/>
          <w:rFonts w:ascii="Times New Roman" w:eastAsia="Times New Roman" w:hAnsi="Times New Roman" w:hint="default"/>
        </w:rPr>
        <w:t>模块的实现算法即实现游戏界面、组件的事件处理等。在详细设计阶段，除了要注意具</w:t>
      </w:r>
      <w:r>
        <w:rPr>
          <w:color w:val="auto"/>
          <w:position w:val="0"/>
          <w:sz w:val="24"/>
          <w:szCs w:val="24"/>
          <w:rFonts w:ascii="Times New Roman" w:eastAsia="Times New Roman" w:hAnsi="Times New Roman" w:hint="default"/>
        </w:rPr>
        <w:t>体模块的功能分解，还要绘制活动图、状态图、顺序图等动态模型，丰富静态结构图。</w:t>
      </w:r>
    </w:p>
    <w:p>
      <w:pPr>
        <w:bidi w:val="0"/>
        <w:numPr>
          <w:ilvl w:val="1"/>
          <w:numId w:val="1"/>
        </w:numPr>
        <w:jc w:val="left"/>
        <w:spacing w:lineRule="exact" w:line="440" w:before="240" w:after="240"/>
        <w:ind w:right="0" w:left="567" w:hanging="567"/>
        <w:rPr>
          <w:color w:val="auto"/>
          <w:position w:val="0"/>
          <w:sz w:val="30"/>
          <w:szCs w:val="30"/>
          <w:rFonts w:ascii="Times New Roman" w:eastAsia="黑体" w:hAnsi="黑体" w:hint="default"/>
        </w:rPr>
        <w:outlineLvl w:val="1"/>
        <w:autoSpaceDE w:val="1"/>
        <w:autoSpaceDN w:val="1"/>
      </w:pPr>
      <w:bookmarkStart w:id="164" w:name="_Toc417887072"/>
      <w:bookmarkStart w:id="165" w:name="_Toc421526423"/>
      <w:r>
        <w:rPr>
          <w:color w:val="auto"/>
          <w:position w:val="0"/>
          <w:sz w:val="30"/>
          <w:szCs w:val="30"/>
          <w:rFonts w:ascii="Times New Roman" w:eastAsia="黑体" w:hAnsi="黑体" w:hint="default"/>
        </w:rPr>
        <w:t>　　</w:t>
      </w:r>
      <w:bookmarkStart w:id="166" w:name="_Toc484463982"/>
      <w:r>
        <w:rPr>
          <w:color w:val="auto"/>
          <w:position w:val="0"/>
          <w:sz w:val="30"/>
          <w:szCs w:val="30"/>
          <w:rFonts w:ascii="Times New Roman" w:eastAsia="黑体" w:hAnsi="黑体" w:hint="default"/>
        </w:rPr>
        <w:t>界面设计</w:t>
      </w:r>
      <w:bookmarkEnd w:id="164"/>
      <w:bookmarkEnd w:id="165"/>
      <w:bookmarkEnd w:id="166"/>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1"/>
        <w:autoSpaceDN w:val="1"/>
      </w:pPr>
      <w:r>
        <w:rPr>
          <w:color w:val="auto"/>
          <w:position w:val="0"/>
          <w:sz w:val="24"/>
          <w:szCs w:val="24"/>
          <w:rFonts w:ascii="Times New Roman" w:eastAsia="Times New Roman" w:hAnsi="Times New Roman" w:hint="default"/>
        </w:rPr>
        <w:t>游戏主界面以窗口形式给出，用户操作的游戏功能部分由各个组件构成，通过弹</w:t>
      </w:r>
      <w:r>
        <w:rPr>
          <w:color w:val="auto"/>
          <w:position w:val="0"/>
          <w:sz w:val="24"/>
          <w:szCs w:val="24"/>
          <w:rFonts w:ascii="Times New Roman" w:eastAsia="Times New Roman" w:hAnsi="Times New Roman" w:hint="default"/>
        </w:rPr>
        <w:t>出的提示框开始游戏活动，用户通过点击窗口上的各个组件完成操作。游戏界面设计如</w:t>
      </w:r>
      <w:r>
        <w:rPr>
          <w:color w:val="auto"/>
          <w:position w:val="0"/>
          <w:sz w:val="24"/>
          <w:szCs w:val="24"/>
          <w:rFonts w:ascii="Times New Roman" w:eastAsia="Times New Roman" w:hAnsi="Times New Roman" w:hint="default"/>
        </w:rPr>
        <w:t>下图5</w:t>
      </w:r>
      <w:del w:id="354" w:author="HeYang" w:date="2017-06-03T21:44:00Z">
        <w:r>
          <w:rPr>
            <w:color w:val="auto"/>
            <w:position w:val="0"/>
            <w:sz w:val="24"/>
            <w:szCs w:val="24"/>
            <w:rFonts w:ascii="Times New Roman" w:eastAsia="Times New Roman" w:hAnsi="Times New Roman" w:hint="default"/>
          </w:rPr>
          <w:delText>－</w:delText>
        </w:r>
      </w:del>
      <w:ins w:id="355" w:author="HeYang" w:date="2017-06-03T21:44:00Z">
        <w:r>
          <w:rPr>
            <w:color w:val="auto"/>
            <w:position w:val="0"/>
            <w:sz w:val="24"/>
            <w:szCs w:val="24"/>
            <w:rFonts w:ascii="Times New Roman" w:eastAsia="Times New Roman" w:hAnsi="Times New Roman" w:hint="default"/>
          </w:rPr>
          <w:t>-</w:t>
        </w:r>
      </w:ins>
      <w:r>
        <w:rPr>
          <w:color w:val="auto"/>
          <w:position w:val="0"/>
          <w:sz w:val="24"/>
          <w:szCs w:val="24"/>
          <w:rFonts w:ascii="Times New Roman" w:eastAsia="Times New Roman" w:hAnsi="Times New Roman" w:hint="default"/>
        </w:rPr>
        <w:t>1所示。</w:t>
      </w:r>
    </w:p>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sz w:val="20"/>
        </w:rPr>
        <w:drawing>
          <wp:inline distT="0" distB="0" distL="0" distR="0">
            <wp:extent cx="3102610" cy="1945005"/>
            <wp:effectExtent l="0" t="0" r="0" b="2540"/>
            <wp:docPr id="107"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Users/Administrator/AppData/Roaming/JisuOffice/ETemp/7952_7660896/image21.png"/>
                    <pic:cNvPicPr>
                      <a:picLocks noChangeAspect="1" noChangeArrowheads="1"/>
                    </pic:cNvPicPr>
                  </pic:nvPicPr>
                  <pic:blipFill>
                    <a:blip r:embed="rId31" cstate="print"/>
                    <a:stretch>
                      <a:fillRect/>
                    </a:stretch>
                  </pic:blipFill>
                  <pic:spPr>
                    <a:xfrm>
                      <a:off x="0" y="0"/>
                      <a:ext cx="3103245" cy="1945640"/>
                    </a:xfrm>
                    <a:prstGeom prst="rect"/>
                    <a:ln cap="flat"/>
                  </pic:spPr>
                </pic:pic>
              </a:graphicData>
            </a:graphic>
          </wp:inline>
        </w:drawing>
      </w:r>
    </w:p>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color w:val="auto"/>
          <w:position w:val="0"/>
          <w:sz w:val="20"/>
          <w:szCs w:val="20"/>
          <w:rFonts w:ascii="Times New Roman" w:eastAsia="黑体" w:hAnsi="黑体" w:hint="default"/>
        </w:rPr>
        <w:t xml:space="preserve">图 </w:t>
      </w:r>
      <w:r>
        <w:rPr>
          <w:color w:val="auto"/>
          <w:position w:val="0"/>
          <w:sz w:val="20"/>
          <w:szCs w:val="20"/>
          <w:rFonts w:ascii="Times New Roman" w:eastAsia="黑体" w:hAnsi="黑体" w:hint="default"/>
        </w:rPr>
        <w:t>5</w:t>
      </w:r>
      <w:ins w:id="356" w:author="HeYang" w:date="2017-06-03T21:44:00Z">
        <w:r>
          <w:rPr>
            <w:color w:val="auto"/>
            <w:position w:val="0"/>
            <w:sz w:val="20"/>
            <w:szCs w:val="20"/>
            <w:rFonts w:ascii="Times New Roman" w:eastAsia="黑体" w:hAnsi="黑体" w:hint="default"/>
          </w:rPr>
          <w:t>-</w:t>
        </w:r>
      </w:ins>
      <w:del w:id="357" w:author="HeYang" w:date="2017-06-03T21:43:00Z">
        <w:r>
          <w:rPr>
            <w:color w:val="auto"/>
            <w:position w:val="0"/>
            <w:sz w:val="20"/>
            <w:szCs w:val="20"/>
            <w:rFonts w:ascii="Times New Roman" w:eastAsia="黑体" w:hAnsi="黑体" w:hint="default"/>
          </w:rPr>
          <w:delText>－</w:delText>
        </w:r>
      </w:del>
      <w:r>
        <w:rPr/>
        <w:rPr>
          <w:rFonts w:ascii="Times New Roman" w:eastAsia="黑体" w:hAnsi="Times New Roman"/>
          <w:shd w:val="clear"/>
          <w:sz w:val="20"/>
          <w:szCs w:val="20"/>
          <w:w w:val="100"/>
        </w:rPr>
        <w:fldChar w:fldCharType="begin"/>
      </w:r>
      <w:r>
        <w:rPr/>
        <w:rPr>
          <w:rFonts w:ascii="Times New Roman" w:eastAsia="黑体" w:hAnsi="Times New Roman"/>
          <w:shd w:val="clear"/>
          <w:sz w:val="20"/>
          <w:szCs w:val="20"/>
          <w:w w:val="100"/>
        </w:rPr>
        <w:instrText xml:space="preserve"> SEQ 图 \* ARABIC \s 1</w:instrText>
      </w:r>
      <w:r>
        <w:rPr/>
        <w:rPr>
          <w:rFonts w:ascii="Times New Roman" w:eastAsia="黑体" w:hAnsi="Times New Roman"/>
          <w:shd w:val="clear"/>
          <w:sz w:val="20"/>
          <w:szCs w:val="20"/>
          <w:w w:val="100"/>
        </w:rPr>
        <w:fldChar w:fldCharType="separate"/>
      </w:r>
      <w:r>
        <w:rPr>
          <w:color w:val="auto"/>
          <w:position w:val="0"/>
          <w:sz w:val="20"/>
          <w:szCs w:val="20"/>
          <w:rFonts w:ascii="Times New Roman" w:eastAsia="黑体" w:hAnsi="黑体" w:hint="default"/>
        </w:rPr>
        <w:t>1</w:t>
      </w:r>
      <w:r>
        <w:rPr/>
        <w:rPr>
          <w:rFonts w:ascii="Times New Roman" w:eastAsia="黑体" w:hAnsi="Times New Roman"/>
          <w:shd w:val="clear"/>
          <w:sz w:val="20"/>
          <w:szCs w:val="20"/>
          <w:w w:val="100"/>
        </w:rPr>
        <w:fldChar w:fldCharType="end"/>
      </w:r>
      <w:r>
        <w:rPr>
          <w:color w:val="auto"/>
          <w:position w:val="0"/>
          <w:sz w:val="20"/>
          <w:szCs w:val="20"/>
          <w:rFonts w:ascii="Times New Roman" w:eastAsia="黑体" w:hAnsi="黑体" w:hint="default"/>
        </w:rPr>
        <w:t>　游戏界面设计图</w:t>
      </w:r>
    </w:p>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color w:val="auto"/>
          <w:position w:val="0"/>
          <w:sz w:val="20"/>
          <w:szCs w:val="20"/>
          <w:rFonts w:ascii="Times New Roman" w:eastAsia="黑体" w:hAnsi="黑体" w:hint="default"/>
        </w:rPr>
        <w:t xml:space="preserve">Figure </w:t>
      </w:r>
      <w:r>
        <w:rPr>
          <w:color w:val="auto"/>
          <w:position w:val="0"/>
          <w:sz w:val="20"/>
          <w:szCs w:val="20"/>
          <w:rFonts w:ascii="Times New Roman" w:eastAsia="黑体" w:hAnsi="黑体" w:hint="default"/>
        </w:rPr>
        <w:t>5</w:t>
      </w:r>
      <w:ins w:id="358" w:author="HeYang" w:date="2017-06-03T21:44:00Z">
        <w:r>
          <w:rPr>
            <w:color w:val="auto"/>
            <w:position w:val="0"/>
            <w:sz w:val="20"/>
            <w:szCs w:val="20"/>
            <w:rFonts w:ascii="Times New Roman" w:eastAsia="黑体" w:hAnsi="黑体" w:hint="default"/>
          </w:rPr>
          <w:t>-</w:t>
        </w:r>
      </w:ins>
      <w:del w:id="359" w:author="HeYang" w:date="2017-06-03T21:44:00Z">
        <w:r>
          <w:rPr>
            <w:color w:val="auto"/>
            <w:position w:val="0"/>
            <w:sz w:val="20"/>
            <w:szCs w:val="20"/>
            <w:rFonts w:ascii="Times New Roman" w:eastAsia="黑体" w:hAnsi="黑体" w:hint="default"/>
          </w:rPr>
          <w:delText>－</w:delText>
        </w:r>
      </w:del>
      <w:r>
        <w:rPr/>
        <w:rPr>
          <w:rFonts w:ascii="Times New Roman" w:eastAsia="黑体" w:hAnsi="Times New Roman"/>
          <w:shd w:val="clear"/>
          <w:sz w:val="20"/>
          <w:szCs w:val="20"/>
          <w:w w:val="100"/>
        </w:rPr>
        <w:fldChar w:fldCharType="begin"/>
      </w:r>
      <w:r>
        <w:rPr/>
        <w:rPr>
          <w:rFonts w:ascii="Times New Roman" w:eastAsia="黑体" w:hAnsi="Times New Roman"/>
          <w:shd w:val="clear"/>
          <w:sz w:val="20"/>
          <w:szCs w:val="20"/>
          <w:w w:val="100"/>
        </w:rPr>
        <w:instrText xml:space="preserve"> SEQ Figure \* ARABIC \s 1</w:instrText>
      </w:r>
      <w:r>
        <w:rPr/>
        <w:rPr>
          <w:rFonts w:ascii="Times New Roman" w:eastAsia="黑体" w:hAnsi="Times New Roman"/>
          <w:shd w:val="clear"/>
          <w:sz w:val="20"/>
          <w:szCs w:val="20"/>
          <w:w w:val="100"/>
        </w:rPr>
        <w:fldChar w:fldCharType="separate"/>
      </w:r>
      <w:r>
        <w:rPr>
          <w:color w:val="auto"/>
          <w:position w:val="0"/>
          <w:sz w:val="20"/>
          <w:szCs w:val="20"/>
          <w:rFonts w:ascii="Times New Roman" w:eastAsia="黑体" w:hAnsi="黑体" w:hint="default"/>
        </w:rPr>
        <w:t>1</w:t>
      </w:r>
      <w:r>
        <w:rPr/>
        <w:rPr>
          <w:rFonts w:ascii="Times New Roman" w:eastAsia="黑体" w:hAnsi="Times New Roman"/>
          <w:shd w:val="clear"/>
          <w:sz w:val="20"/>
          <w:szCs w:val="20"/>
          <w:w w:val="100"/>
        </w:rPr>
        <w:fldChar w:fldCharType="end"/>
      </w:r>
      <w:r>
        <w:rPr>
          <w:color w:val="auto"/>
          <w:position w:val="0"/>
          <w:sz w:val="20"/>
          <w:szCs w:val="20"/>
          <w:rFonts w:ascii="Times New Roman" w:eastAsia="黑体" w:hAnsi="黑体" w:hint="default"/>
        </w:rPr>
        <w:t xml:space="preserve">　Game Interface Design</w:t>
      </w:r>
    </w:p>
    <w:p>
      <w:pPr>
        <w:bidi w:val="0"/>
        <w:numPr>
          <w:ilvl w:val="2"/>
          <w:numId w:val="1"/>
        </w:numPr>
        <w:jc w:val="left"/>
        <w:spacing w:lineRule="exact" w:line="440" w:before="240" w:after="240"/>
        <w:ind w:right="0" w:left="709" w:hanging="709"/>
        <w:rPr>
          <w:color w:val="auto"/>
          <w:position w:val="0"/>
          <w:sz w:val="28"/>
          <w:szCs w:val="28"/>
          <w:rFonts w:ascii="Times New Roman" w:eastAsia="黑体" w:hAnsi="黑体" w:hint="default"/>
        </w:rPr>
        <w:outlineLvl w:val="2"/>
        <w:autoSpaceDE w:val="1"/>
        <w:autoSpaceDN w:val="1"/>
      </w:pPr>
      <w:bookmarkStart w:id="167" w:name="_Toc421526424"/>
      <w:r>
        <w:rPr>
          <w:color w:val="auto"/>
          <w:position w:val="0"/>
          <w:sz w:val="28"/>
          <w:szCs w:val="28"/>
          <w:rFonts w:ascii="Times New Roman" w:eastAsia="黑体" w:hAnsi="黑体" w:hint="default"/>
        </w:rPr>
        <w:t>　　</w:t>
      </w:r>
      <w:bookmarkStart w:id="168" w:name="_Toc484463983"/>
      <w:r>
        <w:rPr>
          <w:color w:val="auto"/>
          <w:position w:val="0"/>
          <w:sz w:val="28"/>
          <w:szCs w:val="28"/>
          <w:rFonts w:ascii="Times New Roman" w:eastAsia="黑体" w:hAnsi="黑体" w:hint="default"/>
        </w:rPr>
        <w:t>界面实现</w:t>
      </w:r>
      <w:bookmarkEnd w:id="167"/>
      <w:bookmarkEnd w:id="168"/>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1"/>
        <w:autoSpaceDN w:val="1"/>
      </w:pPr>
      <w:r>
        <w:rPr>
          <w:color w:val="auto"/>
          <w:position w:val="0"/>
          <w:sz w:val="24"/>
          <w:szCs w:val="24"/>
          <w:rFonts w:ascii="Times New Roman" w:eastAsia="Times New Roman" w:hAnsi="Times New Roman" w:hint="default"/>
        </w:rPr>
        <w:t>在游戏运行开始时，将弹出一个提示框以提示用户即将开始游戏，提示框如图5</w:t>
      </w:r>
      <w:del w:id="360" w:author="HeYang" w:date="2017-06-03T21:44:00Z">
        <w:r>
          <w:rPr>
            <w:color w:val="auto"/>
            <w:position w:val="0"/>
            <w:sz w:val="24"/>
            <w:szCs w:val="24"/>
            <w:rFonts w:ascii="Times New Roman" w:eastAsia="Times New Roman" w:hAnsi="Times New Roman" w:hint="default"/>
          </w:rPr>
          <w:delText>－</w:delText>
        </w:r>
      </w:del>
      <w:ins w:id="361" w:author="HeYang" w:date="2017-06-03T21:44:00Z">
        <w:r>
          <w:rPr>
            <w:color w:val="auto"/>
            <w:position w:val="0"/>
            <w:sz w:val="24"/>
            <w:szCs w:val="24"/>
            <w:rFonts w:ascii="Times New Roman" w:eastAsia="Times New Roman" w:hAnsi="Times New Roman" w:hint="default"/>
          </w:rPr>
          <w:t>-</w:t>
        </w:r>
      </w:ins>
      <w:r>
        <w:rPr>
          <w:color w:val="auto"/>
          <w:position w:val="0"/>
          <w:sz w:val="24"/>
          <w:szCs w:val="24"/>
          <w:rFonts w:ascii="Times New Roman" w:eastAsia="Times New Roman" w:hAnsi="Times New Roman" w:hint="default"/>
        </w:rPr>
        <w:t>2。此处弹出提示框一方面是提示作用，一方面是为便利扩展游戏功能，可将游戏扩展</w:t>
      </w:r>
      <w:r>
        <w:rPr>
          <w:color w:val="auto"/>
          <w:position w:val="0"/>
          <w:sz w:val="24"/>
          <w:szCs w:val="24"/>
          <w:rFonts w:ascii="Times New Roman" w:eastAsia="Times New Roman" w:hAnsi="Times New Roman" w:hint="default"/>
        </w:rPr>
        <w:t>成多用户模式，在提示框实现处更改为用户登录模块，并联接数据库。鉴于本次任务时</w:t>
      </w:r>
      <w:r>
        <w:rPr>
          <w:color w:val="auto"/>
          <w:position w:val="0"/>
          <w:sz w:val="24"/>
          <w:szCs w:val="24"/>
          <w:rFonts w:ascii="Times New Roman" w:eastAsia="Times New Roman" w:hAnsi="Times New Roman" w:hint="default"/>
        </w:rPr>
        <w:t>间有限此处未能实现。</w:t>
      </w:r>
    </w:p>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sz w:val="20"/>
        </w:rPr>
        <w:drawing>
          <wp:inline distT="0" distB="0" distL="0" distR="0">
            <wp:extent cx="2552065" cy="1133475"/>
            <wp:effectExtent l="0" t="0" r="635" b="0"/>
            <wp:docPr id="108"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Users/Administrator/AppData/Roaming/JisuOffice/ETemp/7952_7660896/image22.png"/>
                    <pic:cNvPicPr>
                      <a:picLocks noChangeAspect="1" noChangeArrowheads="1"/>
                    </pic:cNvPicPr>
                  </pic:nvPicPr>
                  <pic:blipFill>
                    <a:blip r:embed="rId32" cstate="print"/>
                    <a:stretch>
                      <a:fillRect/>
                    </a:stretch>
                  </pic:blipFill>
                  <pic:spPr>
                    <a:xfrm>
                      <a:off x="0" y="0"/>
                      <a:ext cx="2552700" cy="1134110"/>
                    </a:xfrm>
                    <a:prstGeom prst="rect"/>
                    <a:ln cap="flat"/>
                  </pic:spPr>
                </pic:pic>
              </a:graphicData>
            </a:graphic>
          </wp:inline>
        </w:drawing>
      </w:r>
    </w:p>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color w:val="auto"/>
          <w:position w:val="0"/>
          <w:sz w:val="20"/>
          <w:szCs w:val="20"/>
          <w:rFonts w:ascii="Times New Roman" w:eastAsia="黑体" w:hAnsi="黑体" w:hint="default"/>
        </w:rPr>
        <w:t xml:space="preserve">图 </w:t>
      </w:r>
      <w:r>
        <w:rPr>
          <w:color w:val="auto"/>
          <w:position w:val="0"/>
          <w:sz w:val="20"/>
          <w:szCs w:val="20"/>
          <w:rFonts w:ascii="Times New Roman" w:eastAsia="黑体" w:hAnsi="黑体" w:hint="default"/>
        </w:rPr>
        <w:t>5</w:t>
      </w:r>
      <w:del w:id="362" w:author="HeYang" w:date="2017-06-03T21:44:00Z">
        <w:r>
          <w:rPr>
            <w:color w:val="auto"/>
            <w:position w:val="0"/>
            <w:sz w:val="20"/>
            <w:szCs w:val="20"/>
            <w:rFonts w:ascii="Times New Roman" w:eastAsia="黑体" w:hAnsi="黑体" w:hint="default"/>
          </w:rPr>
          <w:delText>－</w:delText>
        </w:r>
      </w:del>
      <w:ins w:id="363" w:author="HeYang" w:date="2017-06-03T21:44:00Z">
        <w:r>
          <w:rPr>
            <w:color w:val="auto"/>
            <w:position w:val="0"/>
            <w:sz w:val="20"/>
            <w:szCs w:val="20"/>
            <w:rFonts w:ascii="Times New Roman" w:eastAsia="黑体" w:hAnsi="黑体" w:hint="default"/>
          </w:rPr>
          <w:t>-</w:t>
        </w:r>
      </w:ins>
      <w:r>
        <w:rPr/>
        <w:rPr>
          <w:rFonts w:ascii="Times New Roman" w:eastAsia="黑体" w:hAnsi="Times New Roman"/>
          <w:shd w:val="clear"/>
          <w:sz w:val="20"/>
          <w:szCs w:val="20"/>
          <w:w w:val="100"/>
        </w:rPr>
        <w:fldChar w:fldCharType="begin"/>
      </w:r>
      <w:r>
        <w:rPr/>
        <w:rPr>
          <w:rFonts w:ascii="Times New Roman" w:eastAsia="黑体" w:hAnsi="Times New Roman"/>
          <w:shd w:val="clear"/>
          <w:sz w:val="20"/>
          <w:szCs w:val="20"/>
          <w:w w:val="100"/>
        </w:rPr>
        <w:instrText xml:space="preserve"> SEQ 图 \* ARABIC \s 1</w:instrText>
      </w:r>
      <w:r>
        <w:rPr/>
        <w:rPr>
          <w:rFonts w:ascii="Times New Roman" w:eastAsia="黑体" w:hAnsi="Times New Roman"/>
          <w:shd w:val="clear"/>
          <w:sz w:val="20"/>
          <w:szCs w:val="20"/>
          <w:w w:val="100"/>
        </w:rPr>
        <w:fldChar w:fldCharType="separate"/>
      </w:r>
      <w:r>
        <w:rPr>
          <w:color w:val="auto"/>
          <w:position w:val="0"/>
          <w:sz w:val="20"/>
          <w:szCs w:val="20"/>
          <w:rFonts w:ascii="Times New Roman" w:eastAsia="黑体" w:hAnsi="黑体" w:hint="default"/>
        </w:rPr>
        <w:t>2</w:t>
      </w:r>
      <w:r>
        <w:rPr/>
        <w:rPr>
          <w:rFonts w:ascii="Times New Roman" w:eastAsia="黑体" w:hAnsi="Times New Roman"/>
          <w:shd w:val="clear"/>
          <w:sz w:val="20"/>
          <w:szCs w:val="20"/>
          <w:w w:val="100"/>
        </w:rPr>
        <w:fldChar w:fldCharType="end"/>
      </w:r>
      <w:r>
        <w:rPr>
          <w:color w:val="auto"/>
          <w:position w:val="0"/>
          <w:sz w:val="20"/>
          <w:szCs w:val="20"/>
          <w:rFonts w:ascii="Times New Roman" w:eastAsia="黑体" w:hAnsi="黑体" w:hint="default"/>
        </w:rPr>
        <w:t>　游戏开始对话框</w:t>
      </w:r>
    </w:p>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color w:val="auto"/>
          <w:position w:val="0"/>
          <w:sz w:val="20"/>
          <w:szCs w:val="20"/>
          <w:rFonts w:ascii="Times New Roman" w:eastAsia="黑体" w:hAnsi="黑体" w:hint="default"/>
        </w:rPr>
        <w:t xml:space="preserve">Figure </w:t>
      </w:r>
      <w:r>
        <w:rPr>
          <w:color w:val="auto"/>
          <w:position w:val="0"/>
          <w:sz w:val="20"/>
          <w:szCs w:val="20"/>
          <w:rFonts w:ascii="Times New Roman" w:eastAsia="黑体" w:hAnsi="黑体" w:hint="default"/>
        </w:rPr>
        <w:t>5</w:t>
      </w:r>
      <w:del w:id="364" w:author="HeYang" w:date="2017-06-03T21:44:00Z">
        <w:r>
          <w:rPr>
            <w:color w:val="auto"/>
            <w:position w:val="0"/>
            <w:sz w:val="20"/>
            <w:szCs w:val="20"/>
            <w:rFonts w:ascii="Times New Roman" w:eastAsia="黑体" w:hAnsi="黑体" w:hint="default"/>
          </w:rPr>
          <w:delText>－</w:delText>
        </w:r>
      </w:del>
      <w:ins w:id="365" w:author="HeYang" w:date="2017-06-03T21:44:00Z">
        <w:r>
          <w:rPr>
            <w:color w:val="auto"/>
            <w:position w:val="0"/>
            <w:sz w:val="20"/>
            <w:szCs w:val="20"/>
            <w:rFonts w:ascii="Times New Roman" w:eastAsia="黑体" w:hAnsi="黑体" w:hint="default"/>
          </w:rPr>
          <w:t>-</w:t>
        </w:r>
      </w:ins>
      <w:r>
        <w:rPr/>
        <w:rPr>
          <w:rFonts w:ascii="Times New Roman" w:eastAsia="黑体" w:hAnsi="Times New Roman"/>
          <w:shd w:val="clear"/>
          <w:sz w:val="20"/>
          <w:szCs w:val="20"/>
          <w:w w:val="100"/>
        </w:rPr>
        <w:fldChar w:fldCharType="begin"/>
      </w:r>
      <w:r>
        <w:rPr/>
        <w:rPr>
          <w:rFonts w:ascii="Times New Roman" w:eastAsia="黑体" w:hAnsi="Times New Roman"/>
          <w:shd w:val="clear"/>
          <w:sz w:val="20"/>
          <w:szCs w:val="20"/>
          <w:w w:val="100"/>
        </w:rPr>
        <w:instrText xml:space="preserve"> SEQ Figure \* ARABIC \s 1</w:instrText>
      </w:r>
      <w:r>
        <w:rPr/>
        <w:rPr>
          <w:rFonts w:ascii="Times New Roman" w:eastAsia="黑体" w:hAnsi="Times New Roman"/>
          <w:shd w:val="clear"/>
          <w:sz w:val="20"/>
          <w:szCs w:val="20"/>
          <w:w w:val="100"/>
        </w:rPr>
        <w:fldChar w:fldCharType="separate"/>
      </w:r>
      <w:r>
        <w:rPr>
          <w:color w:val="auto"/>
          <w:position w:val="0"/>
          <w:sz w:val="20"/>
          <w:szCs w:val="20"/>
          <w:rFonts w:ascii="Times New Roman" w:eastAsia="黑体" w:hAnsi="黑体" w:hint="default"/>
        </w:rPr>
        <w:t>2</w:t>
      </w:r>
      <w:r>
        <w:rPr/>
        <w:rPr>
          <w:rFonts w:ascii="Times New Roman" w:eastAsia="黑体" w:hAnsi="Times New Roman"/>
          <w:shd w:val="clear"/>
          <w:sz w:val="20"/>
          <w:szCs w:val="20"/>
          <w:w w:val="100"/>
        </w:rPr>
        <w:fldChar w:fldCharType="end"/>
      </w:r>
      <w:r>
        <w:rPr>
          <w:color w:val="auto"/>
          <w:position w:val="0"/>
          <w:sz w:val="20"/>
          <w:szCs w:val="20"/>
          <w:rFonts w:ascii="Times New Roman" w:eastAsia="黑体" w:hAnsi="黑体" w:hint="default"/>
        </w:rPr>
        <w:t xml:space="preserve">　The Beginning Of Game Dialog</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1"/>
        <w:autoSpaceDN w:val="1"/>
      </w:pPr>
      <w:r>
        <w:rPr>
          <w:color w:val="auto"/>
          <w:position w:val="0"/>
          <w:sz w:val="24"/>
          <w:szCs w:val="24"/>
          <w:rFonts w:ascii="Times New Roman" w:eastAsia="Times New Roman" w:hAnsi="Times New Roman" w:hint="default"/>
        </w:rPr>
        <w:t>部分代码如下：</w:t>
      </w:r>
    </w:p>
    <w:p>
      <w:pPr>
        <w:numPr>
          <w:ilvl w:val="0"/>
          <w:numId w:val="0"/>
        </w:numPr>
        <w:jc w:val="left"/>
        <w:spacing w:lineRule="auto" w:line="240" w:before="0" w:after="160"/>
        <w:ind w:right="0" w:firstLine="420"/>
        <w:rPr>
          <w:color w:val="auto"/>
          <w:position w:val="0"/>
          <w:sz w:val="24"/>
          <w:szCs w:val="24"/>
          <w:rFonts w:ascii="Times New Roman" w:eastAsia="宋体" w:hAnsi="宋体" w:hint="default"/>
        </w:rPr>
        <w:autoSpaceDE w:val="0"/>
        <w:autoSpaceDN w:val="0"/>
      </w:pPr>
      <w:r>
        <w:rPr>
          <w:b w:val="1"/>
          <w:color w:val="7F0055"/>
          <w:position w:val="0"/>
          <w:sz w:val="24"/>
          <w:szCs w:val="24"/>
          <w:rFonts w:ascii="Times New Roman" w:eastAsia="宋体" w:hAnsi="宋体" w:hint="default"/>
        </w:rPr>
        <w:t>if</w:t>
      </w:r>
      <w:r>
        <w:rPr>
          <w:color w:val="000000"/>
          <w:position w:val="0"/>
          <w:sz w:val="24"/>
          <w:szCs w:val="24"/>
          <w:rFonts w:ascii="Times New Roman" w:eastAsia="宋体" w:hAnsi="宋体" w:hint="default"/>
        </w:rPr>
        <w:t xml:space="preserve"> (</w:t>
      </w:r>
      <w:r>
        <w:rPr>
          <w:color w:val="0000C0"/>
          <w:position w:val="0"/>
          <w:sz w:val="24"/>
          <w:szCs w:val="24"/>
          <w:rFonts w:ascii="Times New Roman" w:eastAsia="宋体" w:hAnsi="宋体" w:hint="default"/>
        </w:rPr>
        <w:t>remainTimes</w:t>
      </w:r>
      <w:r>
        <w:rPr>
          <w:color w:val="000000"/>
          <w:position w:val="0"/>
          <w:sz w:val="24"/>
          <w:szCs w:val="24"/>
          <w:rFonts w:ascii="Times New Roman" w:eastAsia="宋体" w:hAnsi="宋体" w:hint="default"/>
        </w:rPr>
        <w:t xml:space="preserve"> == 0) {</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1"/>
        <w:autoSpaceDN w:val="1"/>
      </w:pP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JOptionPane.</w:t>
      </w:r>
      <w:r>
        <w:rPr>
          <w:i w:val="1"/>
          <w:color w:val="000000"/>
          <w:position w:val="0"/>
          <w:sz w:val="24"/>
          <w:szCs w:val="24"/>
          <w:rFonts w:ascii="Times New Roman" w:eastAsia="宋体" w:hAnsi="宋体" w:hint="default"/>
        </w:rPr>
        <w:t>showMessageDialog</w:t>
      </w:r>
      <w:r>
        <w:rPr>
          <w:color w:val="000000"/>
          <w:position w:val="0"/>
          <w:sz w:val="24"/>
          <w:szCs w:val="24"/>
          <w:rFonts w:ascii="Times New Roman" w:eastAsia="宋体" w:hAnsi="宋体" w:hint="default"/>
        </w:rPr>
        <w:t>(</w:t>
      </w:r>
      <w:r>
        <w:rPr>
          <w:b w:val="1"/>
          <w:color w:val="7F0055"/>
          <w:position w:val="0"/>
          <w:sz w:val="24"/>
          <w:szCs w:val="24"/>
          <w:rFonts w:ascii="Times New Roman" w:eastAsia="宋体" w:hAnsi="宋体" w:hint="default"/>
        </w:rPr>
        <w:t>null</w:t>
      </w:r>
      <w:r>
        <w:rPr>
          <w:color w:val="000000"/>
          <w:position w:val="0"/>
          <w:sz w:val="24"/>
          <w:szCs w:val="24"/>
          <w:rFonts w:ascii="Times New Roman" w:eastAsia="宋体" w:hAnsi="宋体" w:hint="default"/>
        </w:rPr>
        <w:t xml:space="preserve">, </w:t>
      </w:r>
      <w:r>
        <w:rPr>
          <w:color w:val="2A00FF"/>
          <w:position w:val="0"/>
          <w:sz w:val="24"/>
          <w:szCs w:val="24"/>
          <w:rFonts w:ascii="Times New Roman" w:eastAsia="宋体" w:hAnsi="宋体" w:hint="default"/>
        </w:rPr>
        <w:t>"游戏开始？"</w:t>
      </w:r>
      <w:r>
        <w:rPr>
          <w:color w:val="000000"/>
          <w:position w:val="0"/>
          <w:sz w:val="24"/>
          <w:szCs w:val="24"/>
          <w:rFonts w:ascii="Times New Roman" w:eastAsia="宋体" w:hAnsi="宋体" w:hint="default"/>
        </w:rPr>
        <w:t>);</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单击确定按钮进入游戏主界面，默认进入简单模式下的游戏主界面，如图5</w:t>
      </w:r>
      <w:del w:id="366" w:author="HeYang" w:date="2017-06-03T21:44:00Z">
        <w:r>
          <w:rPr>
            <w:color w:val="auto"/>
            <w:position w:val="0"/>
            <w:sz w:val="24"/>
            <w:szCs w:val="24"/>
            <w:rFonts w:ascii="Times New Roman" w:eastAsia="Times New Roman" w:hAnsi="Times New Roman" w:hint="default"/>
          </w:rPr>
          <w:delText>－</w:delText>
        </w:r>
      </w:del>
      <w:ins w:id="367" w:author="HeYang" w:date="2017-06-03T21:44:00Z">
        <w:r>
          <w:rPr>
            <w:color w:val="auto"/>
            <w:position w:val="0"/>
            <w:sz w:val="24"/>
            <w:szCs w:val="24"/>
            <w:rFonts w:ascii="Times New Roman" w:eastAsia="Times New Roman" w:hAnsi="Times New Roman" w:hint="default"/>
          </w:rPr>
          <w:t>-</w:t>
        </w:r>
      </w:ins>
      <w:r>
        <w:rPr>
          <w:color w:val="auto"/>
          <w:position w:val="0"/>
          <w:sz w:val="24"/>
          <w:szCs w:val="24"/>
          <w:rFonts w:ascii="Times New Roman" w:eastAsia="Times New Roman" w:hAnsi="Times New Roman" w:hint="default"/>
        </w:rPr>
        <w:t>3。</w:t>
      </w:r>
    </w:p>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sz w:val="20"/>
        </w:rPr>
        <w:drawing>
          <wp:inline distT="0" distB="0" distL="0" distR="0">
            <wp:extent cx="3228975" cy="2630805"/>
            <wp:effectExtent l="0" t="0" r="5080" b="0"/>
            <wp:docPr id="109"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Users/Administrator/AppData/Roaming/JisuOffice/ETemp/7952_7660896/image23.png"/>
                    <pic:cNvPicPr>
                      <a:picLocks noChangeAspect="1" noChangeArrowheads="1"/>
                    </pic:cNvPicPr>
                  </pic:nvPicPr>
                  <pic:blipFill>
                    <a:blip r:embed="rId33" cstate="print"/>
                    <a:stretch>
                      <a:fillRect/>
                    </a:stretch>
                  </pic:blipFill>
                  <pic:spPr>
                    <a:xfrm>
                      <a:off x="0" y="0"/>
                      <a:ext cx="3229610" cy="2631440"/>
                    </a:xfrm>
                    <a:prstGeom prst="rect"/>
                    <a:ln cap="flat"/>
                  </pic:spPr>
                </pic:pic>
              </a:graphicData>
            </a:graphic>
          </wp:inline>
        </w:drawing>
      </w:r>
    </w:p>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color w:val="auto"/>
          <w:position w:val="0"/>
          <w:sz w:val="20"/>
          <w:szCs w:val="20"/>
          <w:rFonts w:ascii="Times New Roman" w:eastAsia="黑体" w:hAnsi="黑体" w:hint="default"/>
        </w:rPr>
        <w:t xml:space="preserve">图 </w:t>
      </w:r>
      <w:r>
        <w:rPr>
          <w:color w:val="auto"/>
          <w:position w:val="0"/>
          <w:sz w:val="20"/>
          <w:szCs w:val="20"/>
          <w:rFonts w:ascii="Times New Roman" w:eastAsia="黑体" w:hAnsi="黑体" w:hint="default"/>
        </w:rPr>
        <w:t>5</w:t>
      </w:r>
      <w:del w:id="368" w:author="HeYang" w:date="2017-06-03T21:44:00Z">
        <w:r>
          <w:rPr>
            <w:color w:val="auto"/>
            <w:position w:val="0"/>
            <w:sz w:val="20"/>
            <w:szCs w:val="20"/>
            <w:rFonts w:ascii="Times New Roman" w:eastAsia="黑体" w:hAnsi="黑体" w:hint="default"/>
          </w:rPr>
          <w:delText>－</w:delText>
        </w:r>
      </w:del>
      <w:ins w:id="369" w:author="HeYang" w:date="2017-06-03T21:44:00Z">
        <w:r>
          <w:rPr>
            <w:color w:val="auto"/>
            <w:position w:val="0"/>
            <w:sz w:val="20"/>
            <w:szCs w:val="20"/>
            <w:rFonts w:ascii="Times New Roman" w:eastAsia="黑体" w:hAnsi="黑体" w:hint="default"/>
          </w:rPr>
          <w:t>-</w:t>
        </w:r>
      </w:ins>
      <w:r>
        <w:rPr/>
        <w:rPr>
          <w:rFonts w:ascii="Times New Roman" w:eastAsia="黑体" w:hAnsi="Times New Roman"/>
          <w:shd w:val="clear"/>
          <w:sz w:val="20"/>
          <w:szCs w:val="20"/>
          <w:w w:val="100"/>
        </w:rPr>
        <w:fldChar w:fldCharType="begin"/>
      </w:r>
      <w:r>
        <w:rPr/>
        <w:rPr>
          <w:rFonts w:ascii="Times New Roman" w:eastAsia="黑体" w:hAnsi="Times New Roman"/>
          <w:shd w:val="clear"/>
          <w:sz w:val="20"/>
          <w:szCs w:val="20"/>
          <w:w w:val="100"/>
        </w:rPr>
        <w:instrText xml:space="preserve"> SEQ 图 \* ARABIC \s 1</w:instrText>
      </w:r>
      <w:r>
        <w:rPr/>
        <w:rPr>
          <w:rFonts w:ascii="Times New Roman" w:eastAsia="黑体" w:hAnsi="Times New Roman"/>
          <w:shd w:val="clear"/>
          <w:sz w:val="20"/>
          <w:szCs w:val="20"/>
          <w:w w:val="100"/>
        </w:rPr>
        <w:fldChar w:fldCharType="separate"/>
      </w:r>
      <w:r>
        <w:rPr>
          <w:color w:val="auto"/>
          <w:position w:val="0"/>
          <w:sz w:val="20"/>
          <w:szCs w:val="20"/>
          <w:rFonts w:ascii="Times New Roman" w:eastAsia="黑体" w:hAnsi="黑体" w:hint="default"/>
        </w:rPr>
        <w:t>3</w:t>
      </w:r>
      <w:r>
        <w:rPr/>
        <w:rPr>
          <w:rFonts w:ascii="Times New Roman" w:eastAsia="黑体" w:hAnsi="Times New Roman"/>
          <w:shd w:val="clear"/>
          <w:sz w:val="20"/>
          <w:szCs w:val="20"/>
          <w:w w:val="100"/>
        </w:rPr>
        <w:fldChar w:fldCharType="end"/>
      </w:r>
      <w:r>
        <w:rPr>
          <w:color w:val="auto"/>
          <w:position w:val="0"/>
          <w:sz w:val="20"/>
          <w:szCs w:val="20"/>
          <w:rFonts w:ascii="Times New Roman" w:eastAsia="黑体" w:hAnsi="黑体" w:hint="default"/>
        </w:rPr>
        <w:t>　简单模式下的游戏界面图</w:t>
      </w:r>
    </w:p>
    <w:p>
      <w:pPr>
        <w:numPr>
          <w:ilvl w:val="0"/>
          <w:numId w:val="0"/>
        </w:numPr>
        <w:jc w:val="left"/>
        <w:spacing w:lineRule="auto" w:line="240" w:before="0" w:after="160"/>
        <w:ind w:right="0" w:firstLine="0"/>
        <w:rPr>
          <w:color w:val="auto"/>
          <w:position w:val="0"/>
          <w:sz w:val="20"/>
          <w:szCs w:val="20"/>
          <w:rFonts w:ascii="Times New Roman" w:eastAsia="黑体" w:hAnsi="黑体" w:hint="default"/>
          <w:del w:id="370" w:author="HeYang" w:date="2017-06-03T21:44:00Z"/>
        </w:rPr>
        <w:autoSpaceDE w:val="1"/>
        <w:autoSpaceDN w:val="1"/>
      </w:pPr>
      <w:r>
        <w:rPr>
          <w:color w:val="auto"/>
          <w:position w:val="0"/>
          <w:sz w:val="20"/>
          <w:szCs w:val="20"/>
          <w:rFonts w:ascii="Times New Roman" w:eastAsia="黑体" w:hAnsi="黑体" w:hint="default"/>
        </w:rPr>
        <w:t xml:space="preserve">Figure </w:t>
      </w:r>
      <w:r>
        <w:rPr>
          <w:color w:val="auto"/>
          <w:position w:val="0"/>
          <w:sz w:val="20"/>
          <w:szCs w:val="20"/>
          <w:rFonts w:ascii="Times New Roman" w:eastAsia="黑体" w:hAnsi="黑体" w:hint="default"/>
        </w:rPr>
        <w:t>5</w:t>
      </w:r>
      <w:del w:id="371" w:author="HeYang" w:date="2017-06-03T21:44:00Z">
        <w:r>
          <w:rPr>
            <w:color w:val="auto"/>
            <w:position w:val="0"/>
            <w:sz w:val="20"/>
            <w:szCs w:val="20"/>
            <w:rFonts w:ascii="Times New Roman" w:eastAsia="黑体" w:hAnsi="黑体" w:hint="default"/>
          </w:rPr>
          <w:delText>－</w:delText>
        </w:r>
      </w:del>
      <w:ins w:id="372" w:author="HeYang" w:date="2017-06-03T21:44:00Z">
        <w:r>
          <w:rPr>
            <w:color w:val="auto"/>
            <w:position w:val="0"/>
            <w:sz w:val="20"/>
            <w:szCs w:val="20"/>
            <w:rFonts w:ascii="Times New Roman" w:eastAsia="黑体" w:hAnsi="黑体" w:hint="default"/>
          </w:rPr>
          <w:t>-</w:t>
        </w:r>
      </w:ins>
      <w:r>
        <w:rPr/>
        <w:rPr>
          <w:rFonts w:ascii="Times New Roman" w:eastAsia="黑体" w:hAnsi="Times New Roman"/>
          <w:shd w:val="clear"/>
          <w:sz w:val="20"/>
          <w:szCs w:val="20"/>
          <w:w w:val="100"/>
        </w:rPr>
        <w:fldChar w:fldCharType="begin"/>
      </w:r>
      <w:r>
        <w:rPr/>
        <w:rPr>
          <w:rFonts w:ascii="Times New Roman" w:eastAsia="黑体" w:hAnsi="Times New Roman"/>
          <w:shd w:val="clear"/>
          <w:sz w:val="20"/>
          <w:szCs w:val="20"/>
          <w:w w:val="100"/>
        </w:rPr>
        <w:instrText xml:space="preserve"> SEQ Figure \* ARABIC \s 1</w:instrText>
      </w:r>
      <w:r>
        <w:rPr/>
        <w:rPr>
          <w:rFonts w:ascii="Times New Roman" w:eastAsia="黑体" w:hAnsi="Times New Roman"/>
          <w:shd w:val="clear"/>
          <w:sz w:val="20"/>
          <w:szCs w:val="20"/>
          <w:w w:val="100"/>
        </w:rPr>
        <w:fldChar w:fldCharType="separate"/>
      </w:r>
      <w:r>
        <w:rPr>
          <w:color w:val="auto"/>
          <w:position w:val="0"/>
          <w:sz w:val="20"/>
          <w:szCs w:val="20"/>
          <w:rFonts w:ascii="Times New Roman" w:eastAsia="黑体" w:hAnsi="黑体" w:hint="default"/>
        </w:rPr>
        <w:t>3</w:t>
      </w:r>
      <w:r>
        <w:rPr/>
        <w:rPr>
          <w:rFonts w:ascii="Times New Roman" w:eastAsia="黑体" w:hAnsi="Times New Roman"/>
          <w:shd w:val="clear"/>
          <w:sz w:val="20"/>
          <w:szCs w:val="20"/>
          <w:w w:val="100"/>
        </w:rPr>
        <w:fldChar w:fldCharType="end"/>
      </w:r>
      <w:r>
        <w:rPr>
          <w:color w:val="auto"/>
          <w:position w:val="0"/>
          <w:sz w:val="20"/>
          <w:szCs w:val="20"/>
          <w:rFonts w:ascii="Times New Roman" w:eastAsia="黑体" w:hAnsi="黑体" w:hint="default"/>
        </w:rPr>
        <w:t xml:space="preserve">　Game Interface In Simple Mode</w:t>
      </w:r>
    </w:p>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如上图所示，游戏主界面展示了本次连连看小游戏的主体布局界面。在界面的左侧</w:t>
      </w:r>
      <w:r>
        <w:rPr>
          <w:color w:val="auto"/>
          <w:position w:val="0"/>
          <w:sz w:val="24"/>
          <w:szCs w:val="24"/>
          <w:rFonts w:ascii="Times New Roman" w:eastAsia="Times New Roman" w:hAnsi="Times New Roman" w:hint="default"/>
        </w:rPr>
        <w:t>是游戏主要操作和显示被操作图片的区域，界面的右侧展示了功能模块中几个功能组</w:t>
      </w:r>
      <w:r>
        <w:rPr>
          <w:color w:val="auto"/>
          <w:position w:val="0"/>
          <w:sz w:val="24"/>
          <w:szCs w:val="24"/>
          <w:rFonts w:ascii="Times New Roman" w:eastAsia="Times New Roman" w:hAnsi="Times New Roman" w:hint="default"/>
        </w:rPr>
        <w:t>件。界面的右侧由上至下展示了“重新开始”按钮、“刷新”按钮、难度模式选择列表（默</w:t>
      </w:r>
      <w:r>
        <w:rPr>
          <w:color w:val="auto"/>
          <w:position w:val="0"/>
          <w:sz w:val="24"/>
          <w:szCs w:val="24"/>
          <w:rFonts w:ascii="Times New Roman" w:eastAsia="Times New Roman" w:hAnsi="Times New Roman" w:hint="default"/>
        </w:rPr>
        <w:t>认是简单模式）、两个标签文本、一个沙漏状的倒计时动画（包括一个隐形的标签文本，</w:t>
      </w:r>
      <w:r>
        <w:rPr>
          <w:color w:val="auto"/>
          <w:position w:val="0"/>
          <w:sz w:val="24"/>
          <w:szCs w:val="24"/>
          <w:rFonts w:ascii="Times New Roman" w:eastAsia="Times New Roman" w:hAnsi="Times New Roman" w:hint="default"/>
        </w:rPr>
        <w:t>当时间还剩五秒的时候，会显示倒计时信息）。</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不同难度的游戏模式下，主要游戏界面展示略有不同，四种难度模式下的游戏界</w:t>
      </w:r>
      <w:r>
        <w:rPr>
          <w:color w:val="auto"/>
          <w:position w:val="0"/>
          <w:sz w:val="24"/>
          <w:szCs w:val="24"/>
          <w:rFonts w:ascii="Times New Roman" w:eastAsia="Times New Roman" w:hAnsi="Times New Roman" w:hint="default"/>
        </w:rPr>
        <w:t>面图如图5</w:t>
      </w:r>
      <w:del w:id="373" w:author="HeYang" w:date="2017-06-03T21:44:00Z">
        <w:r>
          <w:rPr>
            <w:color w:val="auto"/>
            <w:position w:val="0"/>
            <w:sz w:val="24"/>
            <w:szCs w:val="24"/>
            <w:rFonts w:ascii="Times New Roman" w:eastAsia="Times New Roman" w:hAnsi="Times New Roman" w:hint="default"/>
          </w:rPr>
          <w:delText>－</w:delText>
        </w:r>
      </w:del>
      <w:ins w:id="374" w:author="HeYang" w:date="2017-06-03T21:44:00Z">
        <w:r>
          <w:rPr>
            <w:color w:val="auto"/>
            <w:position w:val="0"/>
            <w:sz w:val="24"/>
            <w:szCs w:val="24"/>
            <w:rFonts w:ascii="Times New Roman" w:eastAsia="Times New Roman" w:hAnsi="Times New Roman" w:hint="default"/>
          </w:rPr>
          <w:t>-</w:t>
        </w:r>
      </w:ins>
      <w:r>
        <w:rPr>
          <w:color w:val="auto"/>
          <w:position w:val="0"/>
          <w:sz w:val="24"/>
          <w:szCs w:val="24"/>
          <w:rFonts w:ascii="Times New Roman" w:eastAsia="Times New Roman" w:hAnsi="Times New Roman" w:hint="default"/>
        </w:rPr>
        <w:t>3、5</w:t>
      </w:r>
      <w:del w:id="375" w:author="HeYang" w:date="2017-06-03T21:44:00Z">
        <w:r>
          <w:rPr>
            <w:color w:val="auto"/>
            <w:position w:val="0"/>
            <w:sz w:val="24"/>
            <w:szCs w:val="24"/>
            <w:rFonts w:ascii="Times New Roman" w:eastAsia="Times New Roman" w:hAnsi="Times New Roman" w:hint="default"/>
          </w:rPr>
          <w:delText>－</w:delText>
        </w:r>
      </w:del>
      <w:ins w:id="376" w:author="HeYang" w:date="2017-06-03T21:44:00Z">
        <w:r>
          <w:rPr>
            <w:color w:val="auto"/>
            <w:position w:val="0"/>
            <w:sz w:val="24"/>
            <w:szCs w:val="24"/>
            <w:rFonts w:ascii="Times New Roman" w:eastAsia="Times New Roman" w:hAnsi="Times New Roman" w:hint="default"/>
          </w:rPr>
          <w:t>-</w:t>
        </w:r>
      </w:ins>
      <w:r>
        <w:rPr>
          <w:color w:val="auto"/>
          <w:position w:val="0"/>
          <w:sz w:val="24"/>
          <w:szCs w:val="24"/>
          <w:rFonts w:ascii="Times New Roman" w:eastAsia="Times New Roman" w:hAnsi="Times New Roman" w:hint="default"/>
        </w:rPr>
        <w:t>4、5</w:t>
      </w:r>
      <w:del w:id="377" w:author="HeYang" w:date="2017-06-03T21:44:00Z">
        <w:r>
          <w:rPr>
            <w:color w:val="auto"/>
            <w:position w:val="0"/>
            <w:sz w:val="24"/>
            <w:szCs w:val="24"/>
            <w:rFonts w:ascii="Times New Roman" w:eastAsia="Times New Roman" w:hAnsi="Times New Roman" w:hint="default"/>
          </w:rPr>
          <w:delText>－</w:delText>
        </w:r>
      </w:del>
      <w:ins w:id="378" w:author="HeYang" w:date="2017-06-03T21:44:00Z">
        <w:r>
          <w:rPr>
            <w:color w:val="auto"/>
            <w:position w:val="0"/>
            <w:sz w:val="24"/>
            <w:szCs w:val="24"/>
            <w:rFonts w:ascii="Times New Roman" w:eastAsia="Times New Roman" w:hAnsi="Times New Roman" w:hint="default"/>
          </w:rPr>
          <w:t>-</w:t>
        </w:r>
      </w:ins>
      <w:r>
        <w:rPr>
          <w:color w:val="auto"/>
          <w:position w:val="0"/>
          <w:sz w:val="24"/>
          <w:szCs w:val="24"/>
          <w:rFonts w:ascii="Times New Roman" w:eastAsia="Times New Roman" w:hAnsi="Times New Roman" w:hint="default"/>
        </w:rPr>
        <w:t>5、5</w:t>
      </w:r>
      <w:del w:id="379" w:author="HeYang" w:date="2017-06-03T21:44:00Z">
        <w:r>
          <w:rPr>
            <w:color w:val="auto"/>
            <w:position w:val="0"/>
            <w:sz w:val="24"/>
            <w:szCs w:val="24"/>
            <w:rFonts w:ascii="Times New Roman" w:eastAsia="Times New Roman" w:hAnsi="Times New Roman" w:hint="default"/>
          </w:rPr>
          <w:delText>－</w:delText>
        </w:r>
      </w:del>
      <w:ins w:id="380" w:author="HeYang" w:date="2017-06-03T21:44:00Z">
        <w:r>
          <w:rPr>
            <w:color w:val="auto"/>
            <w:position w:val="0"/>
            <w:sz w:val="24"/>
            <w:szCs w:val="24"/>
            <w:rFonts w:ascii="Times New Roman" w:eastAsia="Times New Roman" w:hAnsi="Times New Roman" w:hint="default"/>
          </w:rPr>
          <w:t>-</w:t>
        </w:r>
      </w:ins>
      <w:r>
        <w:rPr>
          <w:color w:val="auto"/>
          <w:position w:val="0"/>
          <w:sz w:val="24"/>
          <w:szCs w:val="24"/>
          <w:rFonts w:ascii="Times New Roman" w:eastAsia="Times New Roman" w:hAnsi="Times New Roman" w:hint="default"/>
        </w:rPr>
        <w:t>6。</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sz w:val="20"/>
        </w:rPr>
        <w:drawing>
          <wp:anchor distT="0" distB="0" distL="114300" distR="114300" simplePos="0" relativeHeight="251625041" behindDoc="0" locked="0" layoutInCell="1" allowOverlap="1">
            <wp:simplePos x="0" y="0"/>
            <wp:positionH relativeFrom="column">
              <wp:posOffset>3334389</wp:posOffset>
            </wp:positionH>
            <wp:positionV relativeFrom="paragraph">
              <wp:posOffset>40010</wp:posOffset>
            </wp:positionV>
            <wp:extent cx="1971675" cy="2061210"/>
            <wp:effectExtent l="0" t="0" r="9525" b="0"/>
            <wp:wrapSquare wrapText="bothSides"/>
            <wp:docPr id="11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Users/Administrator/AppData/Roaming/JisuOffice/ETemp/7952_7660896/image24.png"/>
                    <pic:cNvPicPr>
                      <a:picLocks noChangeAspect="1" noChangeArrowheads="1"/>
                    </pic:cNvPicPr>
                  </pic:nvPicPr>
                  <pic:blipFill>
                    <a:blip r:embed="rId34">
                      <a:extLst>
                        <a:ext uri="{28A0092B-C50C-407E-A947-70E740481C1C}">
                          <a14:useLocalDpi xmlns:a14="http://schemas.microsoft.com/office/drawing/2010/main" val="0"/>
                        </a:ext>
                      </a:extLst>
                    </a:blip>
                    <a:srcRect l="5930" t="11165" r="33184" b="10666"/>
                    <a:stretch>
                      <a:fillRect/>
                    </a:stretch>
                  </pic:blipFill>
                  <pic:spPr>
                    <a:xfrm>
                      <a:off x="0" y="0"/>
                      <a:ext cx="1972310" cy="2061844"/>
                    </a:xfrm>
                    <a:prstGeom prst="rect"/>
                    <a:ln cap="flat">
                      <a:noFill/>
                    </a:ln>
                  </pic:spPr>
                </pic:pic>
              </a:graphicData>
            </a:graphic>
          </wp:anchor>
        </w:drawing>
      </w:r>
      <w:r>
        <w:rPr>
          <w:sz w:val="20"/>
        </w:rPr>
        <mc:AlternateContent>
          <mc:Choice Requires="wps">
            <w:drawing>
              <wp:anchor distT="0" distB="0" distL="114300" distR="114300" simplePos="0" relativeHeight="251625039" behindDoc="0" locked="0" layoutInCell="1" allowOverlap="1">
                <wp:simplePos x="0" y="0"/>
                <wp:positionH relativeFrom="column">
                  <wp:posOffset>306075</wp:posOffset>
                </wp:positionH>
                <wp:positionV relativeFrom="paragraph">
                  <wp:posOffset>2481584</wp:posOffset>
                </wp:positionV>
                <wp:extent cx="2000250" cy="497840"/>
                <wp:effectExtent l="0" t="0" r="0" b="3810"/>
                <wp:wrapSquare wrapText="bothSides"/>
                <wp:docPr id="111" name="文本框 83"/>
                <wp:cNvGraphicFramePr>
                  <a:graphicFrameLocks xmlns:a="http://schemas.openxmlformats.org/drawingml/2006/main"/>
                </wp:cNvGraphicFramePr>
                <a:graphic xmlns:a="http://schemas.openxmlformats.org/drawingml/2006/main">
                  <a:graphicData uri="http://schemas.microsoft.com/office/word/2010/wordprocessingShape">
                    <wps:wsp>
                      <wps:cNvSpPr txBox="1"/>
                      <wps:spPr>
                        <a:xfrm>
                          <a:off x="0" y="0"/>
                          <a:ext cx="2000885" cy="498475"/>
                        </a:xfrm>
                        <a:prstGeom prst="rect"/>
                        <a:solidFill>
                          <a:prstClr val="white"/>
                        </a:solidFill>
                        <a:ln cap="flat">
                          <a:noFill/>
                        </a:ln>
                      </wps:spPr>
                      <wps:txbx style="mso-fit-shape-to-text:t;" inset="0pt,0pt,0pt,0pt">
                        <w:txbxContent>
                          <w:p>
                            <w:pPr>
                              <w:pStyle w:val="PO155"/>
                              <w:numPr>
                                <w:ilvl w:val="0"/>
                                <w:numId w:val="0"/>
                              </w:numPr>
                              <w:jc w:val="center"/>
                              <w:spacing w:lineRule="auto" w:line="240" w:before="0" w:after="160"/>
                              <w:ind w:right="0" w:firstLine="0"/>
                              <w:rPr>
                                <w:color w:val="auto"/>
                                <w:position w:val="0"/>
                                <w:sz w:val="24"/>
                                <w:szCs w:val="24"/>
                                <w:rFonts w:ascii="Times New Roman" w:eastAsia="Times New Roman" w:hAnsi="Times New Roman" w:hint="default"/>
                              </w:rPr>
                              <w:autoSpaceDE w:val="1"/>
                              <w:autoSpaceDN w:val="1"/>
                            </w:pPr>
                            <w:r>
                              <w:rPr>
                                <w:color w:val="auto"/>
                                <w:position w:val="0"/>
                                <w:sz w:val="20"/>
                                <w:szCs w:val="20"/>
                                <w:rFonts w:ascii="Times New Roman" w:eastAsia="黑体" w:hAnsi="黑体" w:hint="default"/>
                              </w:rPr>
                              <w:t xml:space="preserve">Figure </w:t>
                            </w:r>
                            <w:r>
                              <w:rPr>
                                <w:color w:val="auto"/>
                                <w:position w:val="0"/>
                                <w:sz w:val="20"/>
                                <w:szCs w:val="20"/>
                                <w:rFonts w:ascii="Times New Roman" w:eastAsia="黑体" w:hAnsi="黑体" w:hint="default"/>
                              </w:rPr>
                              <w:t>5</w:t>
                            </w:r>
                            <w:r>
                              <w:rPr/>
                              <w:rPr>
                                <w:rFonts w:ascii="Times New Roman" w:eastAsia="黑体" w:hAnsi="Times New Roman"/>
                                <w:shd w:val="clear"/>
                                <w:sz w:val="20"/>
                                <w:szCs w:val="20"/>
                                <w:w w:val="100"/>
                              </w:rPr>
                              <w:fldChar w:fldCharType="begin"/>
                            </w:r>
                            <w:r>
                              <w:rPr/>
                              <w:rPr>
                                <w:rFonts w:ascii="Times New Roman" w:eastAsia="黑体" w:hAnsi="Times New Roman"/>
                                <w:shd w:val="clear"/>
                                <w:sz w:val="20"/>
                                <w:szCs w:val="20"/>
                                <w:w w:val="100"/>
                              </w:rPr>
                              <w:instrText xml:space="preserve"> SEQ Figure \* ARABIC \s 1</w:instrText>
                            </w:r>
                            <w:r>
                              <w:rPr/>
                              <w:rPr>
                                <w:rFonts w:ascii="Times New Roman" w:eastAsia="黑体" w:hAnsi="Times New Roman"/>
                                <w:shd w:val="clear"/>
                                <w:sz w:val="20"/>
                                <w:szCs w:val="20"/>
                                <w:w w:val="100"/>
                              </w:rPr>
                              <w:fldChar w:fldCharType="separate"/>
                            </w:r>
                            <w:r>
                              <w:rPr>
                                <w:color w:val="auto"/>
                                <w:position w:val="0"/>
                                <w:sz w:val="20"/>
                                <w:szCs w:val="20"/>
                                <w:rFonts w:ascii="Times New Roman" w:eastAsia="黑体" w:hAnsi="黑体" w:hint="default"/>
                              </w:rPr>
                              <w:t>4</w:t>
                            </w:r>
                            <w:r>
                              <w:rPr/>
                              <w:rPr>
                                <w:rFonts w:ascii="Times New Roman" w:eastAsia="黑体" w:hAnsi="Times New Roman"/>
                                <w:shd w:val="clear"/>
                                <w:sz w:val="20"/>
                                <w:szCs w:val="20"/>
                                <w:w w:val="100"/>
                              </w:rPr>
                              <w:fldChar w:fldCharType="end"/>
                            </w:r>
                            <w:r>
                              <w:rPr>
                                <w:color w:val="auto"/>
                                <w:position w:val="0"/>
                                <w:sz w:val="20"/>
                                <w:szCs w:val="20"/>
                                <w:rFonts w:ascii="Times New Roman" w:eastAsia="黑体" w:hAnsi="黑体" w:hint="default"/>
                              </w:rPr>
                              <w:t xml:space="preserve">　Game Interface In </w:t>
                            </w:r>
                            <w:r>
                              <w:rPr>
                                <w:color w:val="auto"/>
                                <w:position w:val="0"/>
                                <w:sz w:val="20"/>
                                <w:szCs w:val="20"/>
                                <w:rFonts w:ascii="Times New Roman" w:eastAsia="黑体" w:hAnsi="黑体" w:hint="default"/>
                              </w:rPr>
                              <w:t xml:space="preserve">Medium Mode</w:t>
                            </w:r>
                          </w:p>
                        </w:txbxContent>
                      </wps:txbx>
                      <wps:bodyPr rot="0" spcFirstLastPara="0" vertOverflow="overflow" horzOverflow="overflow" vert="horz" wrap="square" lIns="0" tIns="0" rIns="0" bIns="0" numCol="1" spcCol="0" rtlCol="0" fromWordArt="0" anchor="t" anchorCtr="0" forceAA="0" compatLnSpc="0">
                        <a:prstTxWarp prst="textNoShape"/>
                        <a:spAutoFit/>
                      </wps:bodyPr>
                    </wps:wsp>
                  </a:graphicData>
                </a:graphic>
              </wp:anchor>
            </w:drawing>
          </mc:Choice>
          <mc:Fallback>
            <w:pict>
              <v:shape id="_x0000_s111" style="position:absolute;left:0;margin-left:24pt;mso-position-horizontal:absolute;mso-position-horizontal-relative:text;margin-top:195pt;mso-position-vertical:absolute;mso-position-vertical-relative:text;width:157.5pt;height:39.2pt;z-index:251625039" coordsize="2000250,497840" path="m,l2000250,,2000250,497840,,497840xe" stroked="f" fillcolor="#ffffff" filled="t">
                <w10:wrap type="square" side="both"/>
                <v:textbox style="mso-fit-shape-to-text:t;" inset="0pt,0pt,0pt,0pt">
                  <w:txbxContent>
                    <w:p>
                      <w:pPr>
                        <w:pStyle w:val="PO155"/>
                        <w:numPr>
                          <w:ilvl w:val="0"/>
                          <w:numId w:val="0"/>
                        </w:numPr>
                        <w:jc w:val="center"/>
                        <w:spacing w:lineRule="auto" w:line="240" w:before="0" w:after="160"/>
                        <w:ind w:right="0" w:firstLine="0"/>
                        <w:rPr>
                          <w:color w:val="auto"/>
                          <w:position w:val="0"/>
                          <w:sz w:val="24"/>
                          <w:szCs w:val="24"/>
                          <w:rFonts w:ascii="Times New Roman" w:eastAsia="Times New Roman" w:hAnsi="Times New Roman" w:hint="default"/>
                        </w:rPr>
                        <w:autoSpaceDE w:val="1"/>
                        <w:autoSpaceDN w:val="1"/>
                      </w:pPr>
                      <w:r>
                        <w:rPr>
                          <w:color w:val="auto"/>
                          <w:position w:val="0"/>
                          <w:sz w:val="20"/>
                          <w:szCs w:val="20"/>
                          <w:rFonts w:ascii="Times New Roman" w:eastAsia="黑体" w:hAnsi="黑体" w:hint="default"/>
                        </w:rPr>
                        <w:t xml:space="preserve">Figure </w:t>
                      </w:r>
                      <w:r>
                        <w:rPr>
                          <w:color w:val="auto"/>
                          <w:position w:val="0"/>
                          <w:sz w:val="20"/>
                          <w:szCs w:val="20"/>
                          <w:rFonts w:ascii="Times New Roman" w:eastAsia="黑体" w:hAnsi="黑体" w:hint="default"/>
                        </w:rPr>
                        <w:t>5</w:t>
                      </w:r>
                      <w:r>
                        <w:rPr/>
                        <w:rPr>
                          <w:rFonts w:ascii="Times New Roman" w:eastAsia="黑体" w:hAnsi="Times New Roman"/>
                          <w:shd w:val="clear"/>
                          <w:sz w:val="20"/>
                          <w:szCs w:val="20"/>
                          <w:w w:val="100"/>
                        </w:rPr>
                        <w:fldChar w:fldCharType="begin"/>
                      </w:r>
                      <w:r>
                        <w:rPr/>
                        <w:rPr>
                          <w:rFonts w:ascii="Times New Roman" w:eastAsia="黑体" w:hAnsi="Times New Roman"/>
                          <w:shd w:val="clear"/>
                          <w:sz w:val="20"/>
                          <w:szCs w:val="20"/>
                          <w:w w:val="100"/>
                        </w:rPr>
                        <w:instrText xml:space="preserve"> SEQ Figure \* ARABIC \s 1</w:instrText>
                      </w:r>
                      <w:r>
                        <w:rPr/>
                        <w:rPr>
                          <w:rFonts w:ascii="Times New Roman" w:eastAsia="黑体" w:hAnsi="Times New Roman"/>
                          <w:shd w:val="clear"/>
                          <w:sz w:val="20"/>
                          <w:szCs w:val="20"/>
                          <w:w w:val="100"/>
                        </w:rPr>
                        <w:fldChar w:fldCharType="separate"/>
                      </w:r>
                      <w:r>
                        <w:rPr>
                          <w:color w:val="auto"/>
                          <w:position w:val="0"/>
                          <w:sz w:val="20"/>
                          <w:szCs w:val="20"/>
                          <w:rFonts w:ascii="Times New Roman" w:eastAsia="黑体" w:hAnsi="黑体" w:hint="default"/>
                        </w:rPr>
                        <w:t>4</w:t>
                      </w:r>
                      <w:r>
                        <w:rPr/>
                        <w:rPr>
                          <w:rFonts w:ascii="Times New Roman" w:eastAsia="黑体" w:hAnsi="Times New Roman"/>
                          <w:shd w:val="clear"/>
                          <w:sz w:val="20"/>
                          <w:szCs w:val="20"/>
                          <w:w w:val="100"/>
                        </w:rPr>
                        <w:fldChar w:fldCharType="end"/>
                      </w:r>
                      <w:r>
                        <w:rPr>
                          <w:color w:val="auto"/>
                          <w:position w:val="0"/>
                          <w:sz w:val="20"/>
                          <w:szCs w:val="20"/>
                          <w:rFonts w:ascii="Times New Roman" w:eastAsia="黑体" w:hAnsi="黑体" w:hint="default"/>
                        </w:rPr>
                        <w:t xml:space="preserve">　Game Interface In </w:t>
                      </w:r>
                      <w:r>
                        <w:rPr>
                          <w:color w:val="auto"/>
                          <w:position w:val="0"/>
                          <w:sz w:val="20"/>
                          <w:szCs w:val="20"/>
                          <w:rFonts w:ascii="Times New Roman" w:eastAsia="黑体" w:hAnsi="黑体" w:hint="default"/>
                        </w:rPr>
                        <w:t xml:space="preserve">Medium Mode</w:t>
                      </w:r>
                    </w:p>
                  </w:txbxContent>
                </v:textbox>
              </v:shape>
            </w:pict>
          </mc:Fallback>
        </mc:AlternateContent>
      </w:r>
      <w:r>
        <w:rPr>
          <w:sz w:val="20"/>
        </w:rPr>
        <mc:AlternateContent>
          <mc:Choice Requires="wps">
            <w:drawing>
              <wp:anchor distT="0" distB="0" distL="114300" distR="114300" simplePos="0" relativeHeight="251625040" behindDoc="0" locked="0" layoutInCell="1" allowOverlap="1">
                <wp:simplePos x="0" y="0"/>
                <wp:positionH relativeFrom="column">
                  <wp:posOffset>363224</wp:posOffset>
                </wp:positionH>
                <wp:positionV relativeFrom="paragraph">
                  <wp:posOffset>2262510</wp:posOffset>
                </wp:positionV>
                <wp:extent cx="1990725" cy="299720"/>
                <wp:effectExtent l="0" t="0" r="9525" b="0"/>
                <wp:wrapSquare wrapText="bothSides"/>
                <wp:docPr id="112" name="文本框 85"/>
                <wp:cNvGraphicFramePr>
                  <a:graphicFrameLocks xmlns:a="http://schemas.openxmlformats.org/drawingml/2006/main"/>
                </wp:cNvGraphicFramePr>
                <a:graphic xmlns:a="http://schemas.openxmlformats.org/drawingml/2006/main">
                  <a:graphicData uri="http://schemas.microsoft.com/office/word/2010/wordprocessingShape">
                    <wps:wsp>
                      <wps:cNvSpPr txBox="1"/>
                      <wps:spPr>
                        <a:xfrm>
                          <a:off x="0" y="0"/>
                          <a:ext cx="1991360" cy="300355"/>
                        </a:xfrm>
                        <a:prstGeom prst="rect"/>
                        <a:solidFill>
                          <a:prstClr val="white"/>
                        </a:solidFill>
                        <a:ln cap="flat">
                          <a:noFill/>
                        </a:ln>
                      </wps:spPr>
                      <wps:txbx style="mso-fit-shape-to-text:t;" inset="0pt,0pt,0pt,0pt">
                        <w:txbxContent>
                          <w:p>
                            <w:pPr>
                              <w:pStyle w:val="PO155"/>
                              <w:numPr>
                                <w:ilvl w:val="0"/>
                                <w:numId w:val="0"/>
                              </w:numPr>
                              <w:jc w:val="center"/>
                              <w:spacing w:lineRule="auto" w:line="240" w:before="0" w:after="160"/>
                              <w:ind w:right="0" w:firstLine="0"/>
                              <w:rPr>
                                <w:color w:val="auto"/>
                                <w:position w:val="0"/>
                                <w:sz w:val="24"/>
                                <w:szCs w:val="24"/>
                                <w:rFonts w:ascii="Times New Roman" w:eastAsia="Times New Roman" w:hAnsi="Times New Roman" w:hint="default"/>
                              </w:rPr>
                              <w:autoSpaceDE w:val="1"/>
                              <w:autoSpaceDN w:val="1"/>
                            </w:pPr>
                            <w:r>
                              <w:rPr>
                                <w:color w:val="auto"/>
                                <w:position w:val="0"/>
                                <w:sz w:val="20"/>
                                <w:szCs w:val="20"/>
                                <w:rFonts w:ascii="Times New Roman" w:eastAsia="黑体" w:hAnsi="黑体" w:hint="default"/>
                              </w:rPr>
                              <w:t xml:space="preserve">图 </w:t>
                            </w:r>
                            <w:r>
                              <w:rPr>
                                <w:color w:val="auto"/>
                                <w:position w:val="0"/>
                                <w:sz w:val="20"/>
                                <w:szCs w:val="20"/>
                                <w:rFonts w:ascii="Times New Roman" w:eastAsia="黑体" w:hAnsi="黑体" w:hint="default"/>
                              </w:rPr>
                              <w:t>5</w:t>
                            </w:r>
                            <w:r>
                              <w:rPr/>
                              <w:rPr>
                                <w:rFonts w:ascii="Times New Roman" w:eastAsia="黑体" w:hAnsi="Times New Roman"/>
                                <w:shd w:val="clear"/>
                                <w:sz w:val="20"/>
                                <w:szCs w:val="20"/>
                                <w:w w:val="100"/>
                              </w:rPr>
                              <w:fldChar w:fldCharType="begin"/>
                            </w:r>
                            <w:r>
                              <w:rPr/>
                              <w:rPr>
                                <w:rFonts w:ascii="Times New Roman" w:eastAsia="黑体" w:hAnsi="Times New Roman"/>
                                <w:shd w:val="clear"/>
                                <w:sz w:val="20"/>
                                <w:szCs w:val="20"/>
                                <w:w w:val="100"/>
                              </w:rPr>
                              <w:instrText xml:space="preserve"> SEQ 图 \* ARABIC \s 1</w:instrText>
                            </w:r>
                            <w:r>
                              <w:rPr/>
                              <w:rPr>
                                <w:rFonts w:ascii="Times New Roman" w:eastAsia="黑体" w:hAnsi="Times New Roman"/>
                                <w:shd w:val="clear"/>
                                <w:sz w:val="20"/>
                                <w:szCs w:val="20"/>
                                <w:w w:val="100"/>
                              </w:rPr>
                              <w:fldChar w:fldCharType="separate"/>
                            </w:r>
                            <w:r>
                              <w:rPr>
                                <w:color w:val="auto"/>
                                <w:position w:val="0"/>
                                <w:sz w:val="20"/>
                                <w:szCs w:val="20"/>
                                <w:rFonts w:ascii="Times New Roman" w:eastAsia="黑体" w:hAnsi="黑体" w:hint="default"/>
                              </w:rPr>
                              <w:t>4</w:t>
                            </w:r>
                            <w:r>
                              <w:rPr/>
                              <w:rPr>
                                <w:rFonts w:ascii="Times New Roman" w:eastAsia="黑体" w:hAnsi="Times New Roman"/>
                                <w:shd w:val="clear"/>
                                <w:sz w:val="20"/>
                                <w:szCs w:val="20"/>
                                <w:w w:val="100"/>
                              </w:rPr>
                              <w:fldChar w:fldCharType="end"/>
                            </w:r>
                            <w:r>
                              <w:rPr>
                                <w:color w:val="auto"/>
                                <w:position w:val="0"/>
                                <w:sz w:val="20"/>
                                <w:szCs w:val="20"/>
                                <w:rFonts w:ascii="Times New Roman" w:eastAsia="黑体" w:hAnsi="黑体" w:hint="default"/>
                              </w:rPr>
                              <w:t>　中等模式下的游戏界面图</w:t>
                            </w:r>
                          </w:p>
                        </w:txbxContent>
                      </wps:txbx>
                      <wps:bodyPr rot="0" spcFirstLastPara="0" vertOverflow="overflow" horzOverflow="overflow" vert="horz" wrap="square" lIns="0" tIns="0" rIns="0" bIns="0" numCol="1" spcCol="0" rtlCol="0" fromWordArt="0" anchor="t" anchorCtr="0" forceAA="0" compatLnSpc="0">
                        <a:prstTxWarp prst="textNoShape"/>
                        <a:spAutoFit/>
                      </wps:bodyPr>
                    </wps:wsp>
                  </a:graphicData>
                </a:graphic>
              </wp:anchor>
            </w:drawing>
          </mc:Choice>
          <mc:Fallback>
            <w:pict>
              <v:shape id="_x0000_s112" style="position:absolute;left:0;margin-left:29pt;mso-position-horizontal:absolute;mso-position-horizontal-relative:text;margin-top:178pt;mso-position-vertical:absolute;mso-position-vertical-relative:text;width:156.7pt;height:23.6pt;z-index:251625040" coordsize="1990725,299720" path="m,l1990725,,1990725,299720,,299720xe" stroked="f" fillcolor="#ffffff" filled="t">
                <w10:wrap type="square" side="both"/>
                <v:textbox style="mso-fit-shape-to-text:t;" inset="0pt,0pt,0pt,0pt">
                  <w:txbxContent>
                    <w:p>
                      <w:pPr>
                        <w:pStyle w:val="PO155"/>
                        <w:numPr>
                          <w:ilvl w:val="0"/>
                          <w:numId w:val="0"/>
                        </w:numPr>
                        <w:jc w:val="center"/>
                        <w:spacing w:lineRule="auto" w:line="240" w:before="0" w:after="160"/>
                        <w:ind w:right="0" w:firstLine="0"/>
                        <w:rPr>
                          <w:color w:val="auto"/>
                          <w:position w:val="0"/>
                          <w:sz w:val="24"/>
                          <w:szCs w:val="24"/>
                          <w:rFonts w:ascii="Times New Roman" w:eastAsia="Times New Roman" w:hAnsi="Times New Roman" w:hint="default"/>
                        </w:rPr>
                        <w:autoSpaceDE w:val="1"/>
                        <w:autoSpaceDN w:val="1"/>
                      </w:pPr>
                      <w:r>
                        <w:rPr>
                          <w:color w:val="auto"/>
                          <w:position w:val="0"/>
                          <w:sz w:val="20"/>
                          <w:szCs w:val="20"/>
                          <w:rFonts w:ascii="Times New Roman" w:eastAsia="黑体" w:hAnsi="黑体" w:hint="default"/>
                        </w:rPr>
                        <w:t xml:space="preserve">图 </w:t>
                      </w:r>
                      <w:r>
                        <w:rPr>
                          <w:color w:val="auto"/>
                          <w:position w:val="0"/>
                          <w:sz w:val="20"/>
                          <w:szCs w:val="20"/>
                          <w:rFonts w:ascii="Times New Roman" w:eastAsia="黑体" w:hAnsi="黑体" w:hint="default"/>
                        </w:rPr>
                        <w:t>5</w:t>
                      </w:r>
                      <w:r>
                        <w:rPr/>
                        <w:rPr>
                          <w:rFonts w:ascii="Times New Roman" w:eastAsia="黑体" w:hAnsi="Times New Roman"/>
                          <w:shd w:val="clear"/>
                          <w:sz w:val="20"/>
                          <w:szCs w:val="20"/>
                          <w:w w:val="100"/>
                        </w:rPr>
                        <w:fldChar w:fldCharType="begin"/>
                      </w:r>
                      <w:r>
                        <w:rPr/>
                        <w:rPr>
                          <w:rFonts w:ascii="Times New Roman" w:eastAsia="黑体" w:hAnsi="Times New Roman"/>
                          <w:shd w:val="clear"/>
                          <w:sz w:val="20"/>
                          <w:szCs w:val="20"/>
                          <w:w w:val="100"/>
                        </w:rPr>
                        <w:instrText xml:space="preserve"> SEQ 图 \* ARABIC \s 1</w:instrText>
                      </w:r>
                      <w:r>
                        <w:rPr/>
                        <w:rPr>
                          <w:rFonts w:ascii="Times New Roman" w:eastAsia="黑体" w:hAnsi="Times New Roman"/>
                          <w:shd w:val="clear"/>
                          <w:sz w:val="20"/>
                          <w:szCs w:val="20"/>
                          <w:w w:val="100"/>
                        </w:rPr>
                        <w:fldChar w:fldCharType="separate"/>
                      </w:r>
                      <w:r>
                        <w:rPr>
                          <w:color w:val="auto"/>
                          <w:position w:val="0"/>
                          <w:sz w:val="20"/>
                          <w:szCs w:val="20"/>
                          <w:rFonts w:ascii="Times New Roman" w:eastAsia="黑体" w:hAnsi="黑体" w:hint="default"/>
                        </w:rPr>
                        <w:t>4</w:t>
                      </w:r>
                      <w:r>
                        <w:rPr/>
                        <w:rPr>
                          <w:rFonts w:ascii="Times New Roman" w:eastAsia="黑体" w:hAnsi="Times New Roman"/>
                          <w:shd w:val="clear"/>
                          <w:sz w:val="20"/>
                          <w:szCs w:val="20"/>
                          <w:w w:val="100"/>
                        </w:rPr>
                        <w:fldChar w:fldCharType="end"/>
                      </w:r>
                      <w:r>
                        <w:rPr>
                          <w:color w:val="auto"/>
                          <w:position w:val="0"/>
                          <w:sz w:val="20"/>
                          <w:szCs w:val="20"/>
                          <w:rFonts w:ascii="Times New Roman" w:eastAsia="黑体" w:hAnsi="黑体" w:hint="default"/>
                        </w:rPr>
                        <w:t>　中等模式下的游戏界面图</w:t>
                      </w:r>
                    </w:p>
                  </w:txbxContent>
                </v:textbox>
              </v:shape>
            </w:pict>
          </mc:Fallback>
        </mc:AlternateContent>
      </w:r>
      <w:r>
        <w:rPr>
          <w:sz w:val="20"/>
        </w:rPr>
        <w:drawing>
          <wp:inline distT="0" distB="0" distL="0" distR="0">
            <wp:extent cx="1952625" cy="2019935"/>
            <wp:effectExtent l="0" t="0" r="9525" b="0"/>
            <wp:docPr id="1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Users/Administrator/AppData/Roaming/JisuOffice/ETemp/7952_7660896/image25.png"/>
                    <pic:cNvPicPr>
                      <a:picLocks noChangeAspect="1" noChangeArrowheads="1"/>
                    </pic:cNvPicPr>
                  </pic:nvPicPr>
                  <pic:blipFill>
                    <a:blip r:embed="rId35">
                      <a:extLst>
                        <a:ext uri="{28A0092B-C50C-407E-A947-70E740481C1C}">
                          <a14:useLocalDpi xmlns:a14="http://schemas.microsoft.com/office/drawing/2010/main" val="0"/>
                        </a:ext>
                      </a:extLst>
                    </a:blip>
                    <a:srcRect l="5850" t="11284" r="33548" b="11776"/>
                    <a:stretch>
                      <a:fillRect/>
                    </a:stretch>
                  </pic:blipFill>
                  <pic:spPr>
                    <a:xfrm>
                      <a:off x="0" y="0"/>
                      <a:ext cx="1953260" cy="2020570"/>
                    </a:xfrm>
                    <a:prstGeom prst="rect"/>
                    <a:ln cap="flat">
                      <a:noFill/>
                    </a:ln>
                  </pic:spPr>
                </pic:pic>
              </a:graphicData>
            </a:graphic>
          </wp:inline>
        </w:drawing>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sz w:val="20"/>
        </w:rPr>
        <mc:AlternateContent>
          <mc:Choice Requires="wps">
            <w:drawing>
              <wp:anchor distT="0" distB="0" distL="114300" distR="114300" simplePos="0" relativeHeight="251625042" behindDoc="0" locked="0" layoutInCell="1" allowOverlap="1">
                <wp:simplePos x="0" y="0"/>
                <wp:positionH relativeFrom="column">
                  <wp:posOffset>3087374</wp:posOffset>
                </wp:positionH>
                <wp:positionV relativeFrom="paragraph">
                  <wp:posOffset>307979</wp:posOffset>
                </wp:positionV>
                <wp:extent cx="2219325" cy="299720"/>
                <wp:effectExtent l="0" t="0" r="9525" b="0"/>
                <wp:wrapSquare wrapText="bothSides"/>
                <wp:docPr id="114" name="文本框 86"/>
                <wp:cNvGraphicFramePr>
                  <a:graphicFrameLocks xmlns:a="http://schemas.openxmlformats.org/drawingml/2006/main"/>
                </wp:cNvGraphicFramePr>
                <a:graphic xmlns:a="http://schemas.openxmlformats.org/drawingml/2006/main">
                  <a:graphicData uri="http://schemas.microsoft.com/office/word/2010/wordprocessingShape">
                    <wps:wsp>
                      <wps:cNvSpPr txBox="1"/>
                      <wps:spPr>
                        <a:xfrm>
                          <a:off x="0" y="0"/>
                          <a:ext cx="2219960" cy="300355"/>
                        </a:xfrm>
                        <a:prstGeom prst="rect"/>
                        <a:solidFill>
                          <a:prstClr val="white"/>
                        </a:solidFill>
                        <a:ln cap="flat">
                          <a:noFill/>
                        </a:ln>
                      </wps:spPr>
                      <wps:txbx style="mso-fit-shape-to-text:t;" inset="0pt,0pt,0pt,0pt">
                        <w:txbxContent>
                          <w:p>
                            <w:pPr>
                              <w:pStyle w:val="PO155"/>
                              <w:numPr>
                                <w:ilvl w:val="0"/>
                                <w:numId w:val="0"/>
                              </w:numPr>
                              <w:jc w:val="center"/>
                              <w:spacing w:lineRule="auto" w:line="240" w:before="0" w:after="160"/>
                              <w:ind w:right="0" w:firstLine="0"/>
                              <w:rPr>
                                <w:color w:val="auto"/>
                                <w:position w:val="0"/>
                                <w:sz w:val="24"/>
                                <w:szCs w:val="24"/>
                                <w:rFonts w:ascii="Times New Roman" w:eastAsia="Times New Roman" w:hAnsi="Times New Roman" w:hint="default"/>
                              </w:rPr>
                              <w:autoSpaceDE w:val="1"/>
                              <w:autoSpaceDN w:val="1"/>
                            </w:pPr>
                            <w:r>
                              <w:rPr>
                                <w:color w:val="auto"/>
                                <w:position w:val="0"/>
                                <w:sz w:val="20"/>
                                <w:szCs w:val="20"/>
                                <w:rFonts w:ascii="Times New Roman" w:eastAsia="黑体" w:hAnsi="黑体" w:hint="default"/>
                              </w:rPr>
                              <w:t xml:space="preserve">Figure </w:t>
                            </w:r>
                            <w:r>
                              <w:rPr>
                                <w:color w:val="auto"/>
                                <w:position w:val="0"/>
                                <w:sz w:val="20"/>
                                <w:szCs w:val="20"/>
                                <w:rFonts w:ascii="Times New Roman" w:eastAsia="黑体" w:hAnsi="黑体" w:hint="default"/>
                              </w:rPr>
                              <w:t>5</w:t>
                            </w:r>
                            <w:r>
                              <w:rPr/>
                              <w:rPr>
                                <w:rFonts w:ascii="Times New Roman" w:eastAsia="黑体" w:hAnsi="Times New Roman"/>
                                <w:shd w:val="clear"/>
                                <w:sz w:val="20"/>
                                <w:szCs w:val="20"/>
                                <w:w w:val="100"/>
                              </w:rPr>
                              <w:fldChar w:fldCharType="begin"/>
                            </w:r>
                            <w:r>
                              <w:rPr/>
                              <w:rPr>
                                <w:rFonts w:ascii="Times New Roman" w:eastAsia="黑体" w:hAnsi="Times New Roman"/>
                                <w:shd w:val="clear"/>
                                <w:sz w:val="20"/>
                                <w:szCs w:val="20"/>
                                <w:w w:val="100"/>
                              </w:rPr>
                              <w:instrText xml:space="preserve"> SEQ Figure \* ARABIC \s 1</w:instrText>
                            </w:r>
                            <w:r>
                              <w:rPr/>
                              <w:rPr>
                                <w:rFonts w:ascii="Times New Roman" w:eastAsia="黑体" w:hAnsi="Times New Roman"/>
                                <w:shd w:val="clear"/>
                                <w:sz w:val="20"/>
                                <w:szCs w:val="20"/>
                                <w:w w:val="100"/>
                              </w:rPr>
                              <w:fldChar w:fldCharType="separate"/>
                            </w:r>
                            <w:r>
                              <w:rPr>
                                <w:color w:val="auto"/>
                                <w:position w:val="0"/>
                                <w:sz w:val="20"/>
                                <w:szCs w:val="20"/>
                                <w:rFonts w:ascii="Times New Roman" w:eastAsia="黑体" w:hAnsi="黑体" w:hint="default"/>
                              </w:rPr>
                              <w:t>5</w:t>
                            </w:r>
                            <w:r>
                              <w:rPr/>
                              <w:rPr>
                                <w:rFonts w:ascii="Times New Roman" w:eastAsia="黑体" w:hAnsi="Times New Roman"/>
                                <w:shd w:val="clear"/>
                                <w:sz w:val="20"/>
                                <w:szCs w:val="20"/>
                                <w:w w:val="100"/>
                              </w:rPr>
                              <w:fldChar w:fldCharType="end"/>
                            </w:r>
                            <w:r>
                              <w:rPr>
                                <w:color w:val="auto"/>
                                <w:position w:val="0"/>
                                <w:sz w:val="20"/>
                                <w:szCs w:val="20"/>
                                <w:rFonts w:ascii="Times New Roman" w:eastAsia="黑体" w:hAnsi="黑体" w:hint="default"/>
                              </w:rPr>
                              <w:t xml:space="preserve">　Game Interface In Hard Mode</w:t>
                            </w:r>
                          </w:p>
                        </w:txbxContent>
                      </wps:txbx>
                      <wps:bodyPr rot="0" spcFirstLastPara="0" vertOverflow="overflow" horzOverflow="overflow" vert="horz" wrap="square" lIns="0" tIns="0" rIns="0" bIns="0" numCol="1" spcCol="0" rtlCol="0" fromWordArt="0" anchor="t" anchorCtr="0" forceAA="0" compatLnSpc="0">
                        <a:prstTxWarp prst="textNoShape"/>
                        <a:spAutoFit/>
                      </wps:bodyPr>
                    </wps:wsp>
                  </a:graphicData>
                </a:graphic>
              </wp:anchor>
            </w:drawing>
          </mc:Choice>
          <mc:Fallback>
            <w:pict>
              <v:shape id="_x0000_s114" style="position:absolute;left:0;margin-left:243pt;mso-position-horizontal:absolute;mso-position-horizontal-relative:text;margin-top:24pt;mso-position-vertical:absolute;mso-position-vertical-relative:text;width:174.7pt;height:23.6pt;z-index:251625042" coordsize="2219325,299720" path="m,l2219325,,2219325,299720,,299720xe" stroked="f" fillcolor="#ffffff" filled="t">
                <w10:wrap type="square" side="both"/>
                <v:textbox style="mso-fit-shape-to-text:t;" inset="0pt,0pt,0pt,0pt">
                  <w:txbxContent>
                    <w:p>
                      <w:pPr>
                        <w:pStyle w:val="PO155"/>
                        <w:numPr>
                          <w:ilvl w:val="0"/>
                          <w:numId w:val="0"/>
                        </w:numPr>
                        <w:jc w:val="center"/>
                        <w:spacing w:lineRule="auto" w:line="240" w:before="0" w:after="160"/>
                        <w:ind w:right="0" w:firstLine="0"/>
                        <w:rPr>
                          <w:color w:val="auto"/>
                          <w:position w:val="0"/>
                          <w:sz w:val="24"/>
                          <w:szCs w:val="24"/>
                          <w:rFonts w:ascii="Times New Roman" w:eastAsia="Times New Roman" w:hAnsi="Times New Roman" w:hint="default"/>
                        </w:rPr>
                        <w:autoSpaceDE w:val="1"/>
                        <w:autoSpaceDN w:val="1"/>
                      </w:pPr>
                      <w:r>
                        <w:rPr>
                          <w:color w:val="auto"/>
                          <w:position w:val="0"/>
                          <w:sz w:val="20"/>
                          <w:szCs w:val="20"/>
                          <w:rFonts w:ascii="Times New Roman" w:eastAsia="黑体" w:hAnsi="黑体" w:hint="default"/>
                        </w:rPr>
                        <w:t xml:space="preserve">Figure </w:t>
                      </w:r>
                      <w:r>
                        <w:rPr>
                          <w:color w:val="auto"/>
                          <w:position w:val="0"/>
                          <w:sz w:val="20"/>
                          <w:szCs w:val="20"/>
                          <w:rFonts w:ascii="Times New Roman" w:eastAsia="黑体" w:hAnsi="黑体" w:hint="default"/>
                        </w:rPr>
                        <w:t>5</w:t>
                      </w:r>
                      <w:r>
                        <w:rPr/>
                        <w:rPr>
                          <w:rFonts w:ascii="Times New Roman" w:eastAsia="黑体" w:hAnsi="Times New Roman"/>
                          <w:shd w:val="clear"/>
                          <w:sz w:val="20"/>
                          <w:szCs w:val="20"/>
                          <w:w w:val="100"/>
                        </w:rPr>
                        <w:fldChar w:fldCharType="begin"/>
                      </w:r>
                      <w:r>
                        <w:rPr/>
                        <w:rPr>
                          <w:rFonts w:ascii="Times New Roman" w:eastAsia="黑体" w:hAnsi="Times New Roman"/>
                          <w:shd w:val="clear"/>
                          <w:sz w:val="20"/>
                          <w:szCs w:val="20"/>
                          <w:w w:val="100"/>
                        </w:rPr>
                        <w:instrText xml:space="preserve"> SEQ Figure \* ARABIC \s 1</w:instrText>
                      </w:r>
                      <w:r>
                        <w:rPr/>
                        <w:rPr>
                          <w:rFonts w:ascii="Times New Roman" w:eastAsia="黑体" w:hAnsi="Times New Roman"/>
                          <w:shd w:val="clear"/>
                          <w:sz w:val="20"/>
                          <w:szCs w:val="20"/>
                          <w:w w:val="100"/>
                        </w:rPr>
                        <w:fldChar w:fldCharType="separate"/>
                      </w:r>
                      <w:r>
                        <w:rPr>
                          <w:color w:val="auto"/>
                          <w:position w:val="0"/>
                          <w:sz w:val="20"/>
                          <w:szCs w:val="20"/>
                          <w:rFonts w:ascii="Times New Roman" w:eastAsia="黑体" w:hAnsi="黑体" w:hint="default"/>
                        </w:rPr>
                        <w:t>5</w:t>
                      </w:r>
                      <w:r>
                        <w:rPr/>
                        <w:rPr>
                          <w:rFonts w:ascii="Times New Roman" w:eastAsia="黑体" w:hAnsi="Times New Roman"/>
                          <w:shd w:val="clear"/>
                          <w:sz w:val="20"/>
                          <w:szCs w:val="20"/>
                          <w:w w:val="100"/>
                        </w:rPr>
                        <w:fldChar w:fldCharType="end"/>
                      </w:r>
                      <w:r>
                        <w:rPr>
                          <w:color w:val="auto"/>
                          <w:position w:val="0"/>
                          <w:sz w:val="20"/>
                          <w:szCs w:val="20"/>
                          <w:rFonts w:ascii="Times New Roman" w:eastAsia="黑体" w:hAnsi="黑体" w:hint="default"/>
                        </w:rPr>
                        <w:t xml:space="preserve">　Game Interface In Hard Mode</w:t>
                      </w:r>
                    </w:p>
                  </w:txbxContent>
                </v:textbox>
              </v:shape>
            </w:pict>
          </mc:Fallback>
        </mc:AlternateContent>
      </w:r>
      <w:r>
        <w:rPr>
          <w:sz w:val="20"/>
        </w:rPr>
        <mc:AlternateContent>
          <mc:Choice Requires="wps">
            <w:drawing>
              <wp:anchor distT="0" distB="0" distL="114300" distR="114300" simplePos="0" relativeHeight="251625043" behindDoc="0" locked="0" layoutInCell="1" allowOverlap="1">
                <wp:simplePos x="0" y="0"/>
                <wp:positionH relativeFrom="column">
                  <wp:posOffset>3239140</wp:posOffset>
                </wp:positionH>
                <wp:positionV relativeFrom="paragraph">
                  <wp:posOffset>20324</wp:posOffset>
                </wp:positionV>
                <wp:extent cx="1971675" cy="299720"/>
                <wp:effectExtent l="0" t="0" r="0" b="0"/>
                <wp:wrapSquare wrapText="bothSides"/>
                <wp:docPr id="115" name="文本框 87"/>
                <wp:cNvGraphicFramePr>
                  <a:graphicFrameLocks xmlns:a="http://schemas.openxmlformats.org/drawingml/2006/main"/>
                </wp:cNvGraphicFramePr>
                <a:graphic xmlns:a="http://schemas.openxmlformats.org/drawingml/2006/main">
                  <a:graphicData uri="http://schemas.microsoft.com/office/word/2010/wordprocessingShape">
                    <wps:wsp>
                      <wps:cNvSpPr txBox="1"/>
                      <wps:spPr>
                        <a:xfrm>
                          <a:off x="0" y="0"/>
                          <a:ext cx="1972310" cy="300355"/>
                        </a:xfrm>
                        <a:prstGeom prst="rect"/>
                        <a:solidFill>
                          <a:prstClr val="white"/>
                        </a:solidFill>
                        <a:ln cap="flat">
                          <a:noFill/>
                        </a:ln>
                      </wps:spPr>
                      <wps:txbx style="mso-fit-shape-to-text:t;" inset="0pt,0pt,0pt,0pt">
                        <w:txbxContent>
                          <w:p>
                            <w:pPr>
                              <w:pStyle w:val="PO155"/>
                              <w:numPr>
                                <w:ilvl w:val="0"/>
                                <w:numId w:val="0"/>
                              </w:numPr>
                              <w:jc w:val="both"/>
                              <w:spacing w:lineRule="auto" w:line="240" w:before="0" w:after="160"/>
                              <w:ind w:right="0" w:firstLine="0"/>
                              <w:rPr>
                                <w:color w:val="auto"/>
                                <w:position w:val="0"/>
                                <w:sz w:val="24"/>
                                <w:szCs w:val="24"/>
                                <w:rFonts w:ascii="Times New Roman" w:eastAsia="Times New Roman" w:hAnsi="Times New Roman" w:hint="default"/>
                              </w:rPr>
                              <w:autoSpaceDE w:val="1"/>
                              <w:autoSpaceDN w:val="1"/>
                            </w:pPr>
                            <w:r>
                              <w:rPr>
                                <w:color w:val="auto"/>
                                <w:position w:val="0"/>
                                <w:sz w:val="20"/>
                                <w:szCs w:val="20"/>
                                <w:rFonts w:ascii="Times New Roman" w:eastAsia="黑体" w:hAnsi="黑体" w:hint="default"/>
                              </w:rPr>
                              <w:t xml:space="preserve">图 </w:t>
                            </w:r>
                            <w:r>
                              <w:rPr>
                                <w:color w:val="auto"/>
                                <w:position w:val="0"/>
                                <w:sz w:val="20"/>
                                <w:szCs w:val="20"/>
                                <w:rFonts w:ascii="Times New Roman" w:eastAsia="黑体" w:hAnsi="黑体" w:hint="default"/>
                              </w:rPr>
                              <w:t>5</w:t>
                            </w:r>
                            <w:r>
                              <w:rPr/>
                              <w:rPr>
                                <w:rFonts w:ascii="Times New Roman" w:eastAsia="黑体" w:hAnsi="Times New Roman"/>
                                <w:shd w:val="clear"/>
                                <w:sz w:val="20"/>
                                <w:szCs w:val="20"/>
                                <w:w w:val="100"/>
                              </w:rPr>
                              <w:fldChar w:fldCharType="begin"/>
                            </w:r>
                            <w:r>
                              <w:rPr/>
                              <w:rPr>
                                <w:rFonts w:ascii="Times New Roman" w:eastAsia="黑体" w:hAnsi="Times New Roman"/>
                                <w:shd w:val="clear"/>
                                <w:sz w:val="20"/>
                                <w:szCs w:val="20"/>
                                <w:w w:val="100"/>
                              </w:rPr>
                              <w:instrText xml:space="preserve"> SEQ 图 \* ARABIC \s 1</w:instrText>
                            </w:r>
                            <w:r>
                              <w:rPr/>
                              <w:rPr>
                                <w:rFonts w:ascii="Times New Roman" w:eastAsia="黑体" w:hAnsi="Times New Roman"/>
                                <w:shd w:val="clear"/>
                                <w:sz w:val="20"/>
                                <w:szCs w:val="20"/>
                                <w:w w:val="100"/>
                              </w:rPr>
                              <w:fldChar w:fldCharType="separate"/>
                            </w:r>
                            <w:r>
                              <w:rPr>
                                <w:color w:val="auto"/>
                                <w:position w:val="0"/>
                                <w:sz w:val="20"/>
                                <w:szCs w:val="20"/>
                                <w:rFonts w:ascii="Times New Roman" w:eastAsia="黑体" w:hAnsi="黑体" w:hint="default"/>
                              </w:rPr>
                              <w:t>5</w:t>
                            </w:r>
                            <w:r>
                              <w:rPr/>
                              <w:rPr>
                                <w:rFonts w:ascii="Times New Roman" w:eastAsia="黑体" w:hAnsi="Times New Roman"/>
                                <w:shd w:val="clear"/>
                                <w:sz w:val="20"/>
                                <w:szCs w:val="20"/>
                                <w:w w:val="100"/>
                              </w:rPr>
                              <w:fldChar w:fldCharType="end"/>
                            </w:r>
                            <w:r>
                              <w:rPr>
                                <w:color w:val="auto"/>
                                <w:position w:val="0"/>
                                <w:sz w:val="20"/>
                                <w:szCs w:val="20"/>
                                <w:rFonts w:ascii="Times New Roman" w:eastAsia="黑体" w:hAnsi="黑体" w:hint="default"/>
                              </w:rPr>
                              <w:t>　困难模式下的游戏界面图</w:t>
                            </w:r>
                          </w:p>
                        </w:txbxContent>
                      </wps:txbx>
                      <wps:bodyPr rot="0" spcFirstLastPara="0" vertOverflow="overflow" horzOverflow="overflow" vert="horz" wrap="square" lIns="0" tIns="0" rIns="0" bIns="0" numCol="1" spcCol="0" rtlCol="0" fromWordArt="0" anchor="t" anchorCtr="0" forceAA="0" compatLnSpc="0">
                        <a:prstTxWarp prst="textNoShape"/>
                        <a:spAutoFit/>
                      </wps:bodyPr>
                    </wps:wsp>
                  </a:graphicData>
                </a:graphic>
              </wp:anchor>
            </w:drawing>
          </mc:Choice>
          <mc:Fallback>
            <w:pict>
              <v:shape id="_x0000_s115" style="position:absolute;left:0;margin-left:255pt;mso-position-horizontal:absolute;mso-position-horizontal-relative:text;margin-top:2pt;mso-position-vertical:absolute;mso-position-vertical-relative:text;width:155.2pt;height:23.6pt;z-index:251625043" coordsize="1971675,299720" path="m,l1971675,,1971675,299720,,299720xe" stroked="f" fillcolor="#ffffff" filled="t">
                <w10:wrap type="square" side="both"/>
                <v:textbox style="mso-fit-shape-to-text:t;" inset="0pt,0pt,0pt,0pt">
                  <w:txbxContent>
                    <w:p>
                      <w:pPr>
                        <w:pStyle w:val="PO155"/>
                        <w:numPr>
                          <w:ilvl w:val="0"/>
                          <w:numId w:val="0"/>
                        </w:numPr>
                        <w:jc w:val="both"/>
                        <w:spacing w:lineRule="auto" w:line="240" w:before="0" w:after="160"/>
                        <w:ind w:right="0" w:firstLine="0"/>
                        <w:rPr>
                          <w:color w:val="auto"/>
                          <w:position w:val="0"/>
                          <w:sz w:val="24"/>
                          <w:szCs w:val="24"/>
                          <w:rFonts w:ascii="Times New Roman" w:eastAsia="Times New Roman" w:hAnsi="Times New Roman" w:hint="default"/>
                        </w:rPr>
                        <w:autoSpaceDE w:val="1"/>
                        <w:autoSpaceDN w:val="1"/>
                      </w:pPr>
                      <w:r>
                        <w:rPr>
                          <w:color w:val="auto"/>
                          <w:position w:val="0"/>
                          <w:sz w:val="20"/>
                          <w:szCs w:val="20"/>
                          <w:rFonts w:ascii="Times New Roman" w:eastAsia="黑体" w:hAnsi="黑体" w:hint="default"/>
                        </w:rPr>
                        <w:t xml:space="preserve">图 </w:t>
                      </w:r>
                      <w:r>
                        <w:rPr>
                          <w:color w:val="auto"/>
                          <w:position w:val="0"/>
                          <w:sz w:val="20"/>
                          <w:szCs w:val="20"/>
                          <w:rFonts w:ascii="Times New Roman" w:eastAsia="黑体" w:hAnsi="黑体" w:hint="default"/>
                        </w:rPr>
                        <w:t>5</w:t>
                      </w:r>
                      <w:r>
                        <w:rPr/>
                        <w:rPr>
                          <w:rFonts w:ascii="Times New Roman" w:eastAsia="黑体" w:hAnsi="Times New Roman"/>
                          <w:shd w:val="clear"/>
                          <w:sz w:val="20"/>
                          <w:szCs w:val="20"/>
                          <w:w w:val="100"/>
                        </w:rPr>
                        <w:fldChar w:fldCharType="begin"/>
                      </w:r>
                      <w:r>
                        <w:rPr/>
                        <w:rPr>
                          <w:rFonts w:ascii="Times New Roman" w:eastAsia="黑体" w:hAnsi="Times New Roman"/>
                          <w:shd w:val="clear"/>
                          <w:sz w:val="20"/>
                          <w:szCs w:val="20"/>
                          <w:w w:val="100"/>
                        </w:rPr>
                        <w:instrText xml:space="preserve"> SEQ 图 \* ARABIC \s 1</w:instrText>
                      </w:r>
                      <w:r>
                        <w:rPr/>
                        <w:rPr>
                          <w:rFonts w:ascii="Times New Roman" w:eastAsia="黑体" w:hAnsi="Times New Roman"/>
                          <w:shd w:val="clear"/>
                          <w:sz w:val="20"/>
                          <w:szCs w:val="20"/>
                          <w:w w:val="100"/>
                        </w:rPr>
                        <w:fldChar w:fldCharType="separate"/>
                      </w:r>
                      <w:r>
                        <w:rPr>
                          <w:color w:val="auto"/>
                          <w:position w:val="0"/>
                          <w:sz w:val="20"/>
                          <w:szCs w:val="20"/>
                          <w:rFonts w:ascii="Times New Roman" w:eastAsia="黑体" w:hAnsi="黑体" w:hint="default"/>
                        </w:rPr>
                        <w:t>5</w:t>
                      </w:r>
                      <w:r>
                        <w:rPr/>
                        <w:rPr>
                          <w:rFonts w:ascii="Times New Roman" w:eastAsia="黑体" w:hAnsi="Times New Roman"/>
                          <w:shd w:val="clear"/>
                          <w:sz w:val="20"/>
                          <w:szCs w:val="20"/>
                          <w:w w:val="100"/>
                        </w:rPr>
                        <w:fldChar w:fldCharType="end"/>
                      </w:r>
                      <w:r>
                        <w:rPr>
                          <w:color w:val="auto"/>
                          <w:position w:val="0"/>
                          <w:sz w:val="20"/>
                          <w:szCs w:val="20"/>
                          <w:rFonts w:ascii="Times New Roman" w:eastAsia="黑体" w:hAnsi="黑体" w:hint="default"/>
                        </w:rPr>
                        <w:t>　困难模式下的游戏界面图</w:t>
                      </w:r>
                    </w:p>
                  </w:txbxContent>
                </v:textbox>
              </v:shape>
            </w:pict>
          </mc:Fallback>
        </mc:AlternateContent>
      </w:r>
    </w:p>
    <w:p>
      <w:pPr>
        <w:numPr>
          <w:ilvl w:val="0"/>
          <w:numId w:val="0"/>
        </w:numPr>
        <w:jc w:val="left"/>
        <w:spacing w:lineRule="auto" w:line="240" w:before="0" w:after="160"/>
        <w:ind w:right="0" w:firstLine="1260"/>
        <w:rPr>
          <w:color w:val="auto"/>
          <w:position w:val="0"/>
          <w:sz w:val="21"/>
          <w:szCs w:val="21"/>
          <w:rFonts w:ascii="Times New Roman" w:eastAsia="Times New Roman" w:hAnsi="Times New Roman" w:hint="default"/>
        </w:rPr>
        <w:autoSpaceDE w:val="0"/>
        <w:autoSpaceDN w:val="0"/>
      </w:pPr>
      <w:r>
        <w:rPr>
          <w:color w:val="auto"/>
          <w:position w:val="0"/>
          <w:sz w:val="21"/>
          <w:szCs w:val="21"/>
          <w:rFonts w:ascii="Times New Roman" w:eastAsia="Times New Roman" w:hAnsi="Times New Roman" w:hint="default"/>
        </w:rPr>
        <w:t xml:space="preserve">     </w:t>
      </w:r>
    </w:p>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sz w:val="20"/>
        </w:rPr>
        <w:drawing>
          <wp:inline distT="0" distB="0" distL="0" distR="0">
            <wp:extent cx="1744980" cy="1708785"/>
            <wp:effectExtent l="0" t="0" r="0" b="6985"/>
            <wp:docPr id="11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Users/Administrator/AppData/Roaming/JisuOffice/ETemp/7952_7660896/image26.png"/>
                    <pic:cNvPicPr>
                      <a:picLocks noChangeAspect="1" noChangeArrowheads="1"/>
                    </pic:cNvPicPr>
                  </pic:nvPicPr>
                  <pic:blipFill>
                    <a:blip r:embed="rId36" cstate="print"/>
                    <a:srcRect l="3479" t="11206" r="32571" b="11935"/>
                    <a:stretch>
                      <a:fillRect/>
                    </a:stretch>
                  </pic:blipFill>
                  <pic:spPr>
                    <a:xfrm>
                      <a:off x="0" y="0"/>
                      <a:ext cx="1745615" cy="1709420"/>
                    </a:xfrm>
                    <a:prstGeom prst="rect"/>
                    <a:ln cap="flat">
                      <a:noFill/>
                    </a:ln>
                  </pic:spPr>
                </pic:pic>
              </a:graphicData>
            </a:graphic>
          </wp:inline>
        </w:drawing>
      </w:r>
    </w:p>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color w:val="auto"/>
          <w:position w:val="0"/>
          <w:sz w:val="20"/>
          <w:szCs w:val="20"/>
          <w:rFonts w:ascii="Times New Roman" w:eastAsia="黑体" w:hAnsi="黑体" w:hint="default"/>
        </w:rPr>
        <w:t xml:space="preserve">图 </w:t>
      </w:r>
      <w:r>
        <w:rPr>
          <w:color w:val="auto"/>
          <w:position w:val="0"/>
          <w:sz w:val="20"/>
          <w:szCs w:val="20"/>
          <w:rFonts w:ascii="Times New Roman" w:eastAsia="黑体" w:hAnsi="黑体" w:hint="default"/>
        </w:rPr>
        <w:t>5</w:t>
      </w:r>
      <w:del w:id="381" w:author="HeYang" w:date="2017-06-03T21:44:00Z">
        <w:r>
          <w:rPr>
            <w:color w:val="auto"/>
            <w:position w:val="0"/>
            <w:sz w:val="20"/>
            <w:szCs w:val="20"/>
            <w:rFonts w:ascii="Times New Roman" w:eastAsia="黑体" w:hAnsi="黑体" w:hint="default"/>
          </w:rPr>
          <w:delText>－</w:delText>
        </w:r>
      </w:del>
      <w:ins w:id="382" w:author="HeYang" w:date="2017-06-03T21:44:00Z">
        <w:r>
          <w:rPr>
            <w:color w:val="auto"/>
            <w:position w:val="0"/>
            <w:sz w:val="20"/>
            <w:szCs w:val="20"/>
            <w:rFonts w:ascii="Times New Roman" w:eastAsia="黑体" w:hAnsi="黑体" w:hint="default"/>
          </w:rPr>
          <w:t>-</w:t>
        </w:r>
      </w:ins>
      <w:r>
        <w:rPr/>
        <w:rPr>
          <w:rFonts w:ascii="Times New Roman" w:eastAsia="黑体" w:hAnsi="Times New Roman"/>
          <w:shd w:val="clear"/>
          <w:sz w:val="20"/>
          <w:szCs w:val="20"/>
          <w:w w:val="100"/>
        </w:rPr>
        <w:fldChar w:fldCharType="begin"/>
      </w:r>
      <w:r>
        <w:rPr/>
        <w:rPr>
          <w:rFonts w:ascii="Times New Roman" w:eastAsia="黑体" w:hAnsi="Times New Roman"/>
          <w:shd w:val="clear"/>
          <w:sz w:val="20"/>
          <w:szCs w:val="20"/>
          <w:w w:val="100"/>
        </w:rPr>
        <w:instrText xml:space="preserve"> SEQ 图 \* ARABIC \s 1</w:instrText>
      </w:r>
      <w:r>
        <w:rPr/>
        <w:rPr>
          <w:rFonts w:ascii="Times New Roman" w:eastAsia="黑体" w:hAnsi="Times New Roman"/>
          <w:shd w:val="clear"/>
          <w:sz w:val="20"/>
          <w:szCs w:val="20"/>
          <w:w w:val="100"/>
        </w:rPr>
        <w:fldChar w:fldCharType="separate"/>
      </w:r>
      <w:r>
        <w:rPr>
          <w:color w:val="auto"/>
          <w:position w:val="0"/>
          <w:sz w:val="20"/>
          <w:szCs w:val="20"/>
          <w:rFonts w:ascii="Times New Roman" w:eastAsia="黑体" w:hAnsi="黑体" w:hint="default"/>
        </w:rPr>
        <w:t>6</w:t>
      </w:r>
      <w:r>
        <w:rPr/>
        <w:rPr>
          <w:rFonts w:ascii="Times New Roman" w:eastAsia="黑体" w:hAnsi="Times New Roman"/>
          <w:shd w:val="clear"/>
          <w:sz w:val="20"/>
          <w:szCs w:val="20"/>
          <w:w w:val="100"/>
        </w:rPr>
        <w:fldChar w:fldCharType="end"/>
      </w:r>
      <w:r>
        <w:rPr>
          <w:color w:val="auto"/>
          <w:position w:val="0"/>
          <w:sz w:val="20"/>
          <w:szCs w:val="20"/>
          <w:rFonts w:ascii="Times New Roman" w:eastAsia="黑体" w:hAnsi="黑体" w:hint="default"/>
        </w:rPr>
        <w:t>　变态模式下的游戏界面图</w:t>
      </w:r>
    </w:p>
    <w:p>
      <w:pPr>
        <w:numPr>
          <w:ilvl w:val="0"/>
          <w:numId w:val="0"/>
        </w:numPr>
        <w:jc w:val="left"/>
        <w:spacing w:lineRule="auto" w:line="240" w:before="0" w:after="160"/>
        <w:ind w:right="0" w:firstLine="0"/>
        <w:rPr>
          <w:color w:val="auto"/>
          <w:position w:val="0"/>
          <w:sz w:val="21"/>
          <w:szCs w:val="21"/>
          <w:rFonts w:ascii="Times New Roman" w:eastAsia="黑体" w:hAnsi="黑体" w:hint="default"/>
          <w:del w:id="383" w:author="HeYang" w:date="2017-06-03T21:44:00Z"/>
        </w:rPr>
        <w:autoSpaceDE w:val="1"/>
        <w:autoSpaceDN w:val="1"/>
      </w:pPr>
      <w:r>
        <w:rPr>
          <w:color w:val="auto"/>
          <w:position w:val="0"/>
          <w:sz w:val="20"/>
          <w:szCs w:val="20"/>
          <w:rFonts w:ascii="Times New Roman" w:eastAsia="黑体" w:hAnsi="黑体" w:hint="default"/>
        </w:rPr>
        <w:t xml:space="preserve">Figure </w:t>
      </w:r>
      <w:r>
        <w:rPr>
          <w:color w:val="auto"/>
          <w:position w:val="0"/>
          <w:sz w:val="20"/>
          <w:szCs w:val="20"/>
          <w:rFonts w:ascii="Times New Roman" w:eastAsia="黑体" w:hAnsi="黑体" w:hint="default"/>
        </w:rPr>
        <w:t>5</w:t>
      </w:r>
      <w:del w:id="384" w:author="HeYang" w:date="2017-06-03T21:44:00Z">
        <w:r>
          <w:rPr>
            <w:color w:val="auto"/>
            <w:position w:val="0"/>
            <w:sz w:val="20"/>
            <w:szCs w:val="20"/>
            <w:rFonts w:ascii="Times New Roman" w:eastAsia="黑体" w:hAnsi="黑体" w:hint="default"/>
          </w:rPr>
          <w:delText>－</w:delText>
        </w:r>
      </w:del>
      <w:ins w:id="385" w:author="HeYang" w:date="2017-06-03T21:44:00Z">
        <w:r>
          <w:rPr>
            <w:color w:val="auto"/>
            <w:position w:val="0"/>
            <w:sz w:val="20"/>
            <w:szCs w:val="20"/>
            <w:rFonts w:ascii="Times New Roman" w:eastAsia="黑体" w:hAnsi="黑体" w:hint="default"/>
          </w:rPr>
          <w:t>-</w:t>
        </w:r>
      </w:ins>
      <w:r>
        <w:rPr/>
        <w:rPr>
          <w:rFonts w:ascii="Times New Roman" w:eastAsia="黑体" w:hAnsi="Times New Roman"/>
          <w:shd w:val="clear"/>
          <w:sz w:val="20"/>
          <w:szCs w:val="20"/>
          <w:w w:val="100"/>
        </w:rPr>
        <w:fldChar w:fldCharType="begin"/>
      </w:r>
      <w:r>
        <w:rPr/>
        <w:rPr>
          <w:rFonts w:ascii="Times New Roman" w:eastAsia="黑体" w:hAnsi="Times New Roman"/>
          <w:shd w:val="clear"/>
          <w:sz w:val="20"/>
          <w:szCs w:val="20"/>
          <w:w w:val="100"/>
        </w:rPr>
        <w:instrText xml:space="preserve"> SEQ Figure \* ARABIC \s 1</w:instrText>
      </w:r>
      <w:r>
        <w:rPr/>
        <w:rPr>
          <w:rFonts w:ascii="Times New Roman" w:eastAsia="黑体" w:hAnsi="Times New Roman"/>
          <w:shd w:val="clear"/>
          <w:sz w:val="20"/>
          <w:szCs w:val="20"/>
          <w:w w:val="100"/>
        </w:rPr>
        <w:fldChar w:fldCharType="separate"/>
      </w:r>
      <w:r>
        <w:rPr>
          <w:color w:val="auto"/>
          <w:position w:val="0"/>
          <w:sz w:val="20"/>
          <w:szCs w:val="20"/>
          <w:rFonts w:ascii="Times New Roman" w:eastAsia="黑体" w:hAnsi="黑体" w:hint="default"/>
        </w:rPr>
        <w:t>6</w:t>
      </w:r>
      <w:r>
        <w:rPr/>
        <w:rPr>
          <w:rFonts w:ascii="Times New Roman" w:eastAsia="黑体" w:hAnsi="Times New Roman"/>
          <w:shd w:val="clear"/>
          <w:sz w:val="20"/>
          <w:szCs w:val="20"/>
          <w:w w:val="100"/>
        </w:rPr>
        <w:fldChar w:fldCharType="end"/>
      </w:r>
      <w:r>
        <w:rPr>
          <w:color w:val="auto"/>
          <w:position w:val="0"/>
          <w:sz w:val="20"/>
          <w:szCs w:val="20"/>
          <w:rFonts w:ascii="Times New Roman" w:eastAsia="黑体" w:hAnsi="黑体" w:hint="default"/>
        </w:rPr>
        <w:t xml:space="preserve">　Game Interface In Hardest Mode</w:t>
      </w:r>
    </w:p>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如上图所示，对游戏主界面没有任何操作时，四种难度模式下的游戏主界面最大</w:t>
      </w:r>
      <w:r>
        <w:rPr>
          <w:color w:val="auto"/>
          <w:position w:val="0"/>
          <w:sz w:val="24"/>
          <w:szCs w:val="24"/>
          <w:rFonts w:ascii="Times New Roman" w:eastAsia="Times New Roman" w:hAnsi="Times New Roman" w:hint="default"/>
        </w:rPr>
        <w:t>的区别就是操作模块部分的图片排列，可以看出，难度越大图片种类越多，看起来越</w:t>
      </w:r>
      <w:r>
        <w:rPr>
          <w:color w:val="auto"/>
          <w:position w:val="0"/>
          <w:sz w:val="24"/>
          <w:szCs w:val="24"/>
          <w:rFonts w:ascii="Times New Roman" w:eastAsia="Times New Roman" w:hAnsi="Times New Roman" w:hint="default"/>
        </w:rPr>
        <w:t>复杂，实现了前文对于难度变化提到的要求。每一种困难模式下的图片均是成对出现的，</w:t>
      </w:r>
      <w:r>
        <w:rPr>
          <w:color w:val="auto"/>
          <w:position w:val="0"/>
          <w:sz w:val="24"/>
          <w:szCs w:val="24"/>
          <w:rFonts w:ascii="Times New Roman" w:eastAsia="Times New Roman" w:hAnsi="Times New Roman" w:hint="default"/>
        </w:rPr>
        <w:t>满足前文对于图片排列的要求。</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整体界面以黑色为主，简洁大方，整体布局合理工整。左侧图片素材清晰、可爱，</w:t>
      </w:r>
      <w:r>
        <w:rPr>
          <w:color w:val="auto"/>
          <w:position w:val="0"/>
          <w:sz w:val="24"/>
          <w:szCs w:val="24"/>
          <w:rFonts w:ascii="Times New Roman" w:eastAsia="Times New Roman" w:hAnsi="Times New Roman" w:hint="default"/>
        </w:rPr>
        <w:t>图片素材之间留有空隙，视觉上更舒服更易于区分，右侧功能键排列整齐，文字描述</w:t>
      </w:r>
      <w:r>
        <w:rPr>
          <w:color w:val="auto"/>
          <w:position w:val="0"/>
          <w:sz w:val="24"/>
          <w:szCs w:val="24"/>
          <w:rFonts w:ascii="Times New Roman" w:eastAsia="Times New Roman" w:hAnsi="Times New Roman" w:hint="default"/>
        </w:rPr>
        <w:t>清晰。</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布局部分核心代码如下：</w:t>
      </w:r>
    </w:p>
    <w:p>
      <w:pPr>
        <w:numPr>
          <w:ilvl w:val="0"/>
          <w:numId w:val="0"/>
        </w:numPr>
        <w:jc w:val="left"/>
        <w:spacing w:lineRule="auto" w:line="240" w:before="0" w:after="160"/>
        <w:ind w:right="0" w:firstLine="0"/>
        <w:rPr>
          <w:color w:val="auto"/>
          <w:position w:val="0"/>
          <w:sz w:val="24"/>
          <w:szCs w:val="24"/>
          <w:rFonts w:ascii="Times New Roman" w:eastAsia="宋体" w:hAnsi="宋体" w:hint="default"/>
        </w:rPr>
        <w:autoSpaceDE w:val="0"/>
        <w:autoSpaceDN w:val="0"/>
      </w:pP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 xml:space="preserve">Random </w:t>
      </w:r>
      <w:r>
        <w:rPr>
          <w:color w:val="6A3E3E"/>
          <w:position w:val="0"/>
          <w:sz w:val="24"/>
          <w:szCs w:val="24"/>
          <w:rFonts w:ascii="Times New Roman" w:eastAsia="宋体" w:hAnsi="宋体" w:hint="default"/>
        </w:rPr>
        <w:t>random</w:t>
      </w:r>
      <w:r>
        <w:rPr>
          <w:color w:val="000000"/>
          <w:position w:val="0"/>
          <w:sz w:val="24"/>
          <w:szCs w:val="24"/>
          <w:rFonts w:ascii="Times New Roman" w:eastAsia="宋体" w:hAnsi="宋体" w:hint="default"/>
        </w:rPr>
        <w:t xml:space="preserve"> = </w:t>
      </w:r>
      <w:r>
        <w:rPr>
          <w:b w:val="1"/>
          <w:color w:val="7F0055"/>
          <w:position w:val="0"/>
          <w:sz w:val="24"/>
          <w:szCs w:val="24"/>
          <w:rFonts w:ascii="Times New Roman" w:eastAsia="宋体" w:hAnsi="宋体" w:hint="default"/>
        </w:rPr>
        <w:t>new</w:t>
      </w:r>
      <w:r>
        <w:rPr>
          <w:color w:val="000000"/>
          <w:position w:val="0"/>
          <w:sz w:val="24"/>
          <w:szCs w:val="24"/>
          <w:rFonts w:ascii="Times New Roman" w:eastAsia="宋体" w:hAnsi="宋体" w:hint="default"/>
        </w:rPr>
        <w:t xml:space="preserve"> Random();</w:t>
      </w:r>
    </w:p>
    <w:p>
      <w:pPr>
        <w:numPr>
          <w:ilvl w:val="0"/>
          <w:numId w:val="0"/>
        </w:numPr>
        <w:jc w:val="left"/>
        <w:spacing w:lineRule="auto" w:line="240" w:before="0" w:after="160"/>
        <w:ind w:right="0" w:firstLine="0"/>
        <w:rPr>
          <w:color w:val="auto"/>
          <w:position w:val="0"/>
          <w:sz w:val="24"/>
          <w:szCs w:val="24"/>
          <w:rFonts w:ascii="Times New Roman" w:eastAsia="宋体" w:hAnsi="宋体" w:hint="default"/>
        </w:rPr>
        <w:autoSpaceDE w:val="0"/>
        <w:autoSpaceDN w:val="0"/>
      </w:pP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b w:val="1"/>
          <w:color w:val="7F0055"/>
          <w:position w:val="0"/>
          <w:sz w:val="24"/>
          <w:szCs w:val="24"/>
          <w:rFonts w:ascii="Times New Roman" w:eastAsia="宋体" w:hAnsi="宋体" w:hint="default"/>
        </w:rPr>
        <w:t>int</w:t>
      </w:r>
      <w:r>
        <w:rPr>
          <w:color w:val="000000"/>
          <w:position w:val="0"/>
          <w:sz w:val="24"/>
          <w:szCs w:val="24"/>
          <w:rFonts w:ascii="Times New Roman" w:eastAsia="宋体" w:hAnsi="宋体" w:hint="default"/>
        </w:rPr>
        <w:t xml:space="preserve"> </w:t>
      </w:r>
      <w:r>
        <w:rPr>
          <w:color w:val="6A3E3E"/>
          <w:position w:val="0"/>
          <w:sz w:val="24"/>
          <w:szCs w:val="24"/>
          <w:rFonts w:ascii="Times New Roman" w:eastAsia="宋体" w:hAnsi="宋体" w:hint="default"/>
        </w:rPr>
        <w:t>temp</w:t>
      </w:r>
      <w:r>
        <w:rPr>
          <w:color w:val="000000"/>
          <w:position w:val="0"/>
          <w:sz w:val="24"/>
          <w:szCs w:val="24"/>
          <w:rFonts w:ascii="Times New Roman" w:eastAsia="宋体" w:hAnsi="宋体" w:hint="default"/>
        </w:rPr>
        <w:t xml:space="preserve"> = 0;</w:t>
      </w:r>
    </w:p>
    <w:p>
      <w:pPr>
        <w:numPr>
          <w:ilvl w:val="0"/>
          <w:numId w:val="0"/>
        </w:numPr>
        <w:jc w:val="left"/>
        <w:spacing w:lineRule="auto" w:line="240" w:before="0" w:after="160"/>
        <w:ind w:right="0" w:firstLine="0"/>
        <w:rPr>
          <w:color w:val="auto"/>
          <w:position w:val="0"/>
          <w:sz w:val="24"/>
          <w:szCs w:val="24"/>
          <w:rFonts w:ascii="Times New Roman" w:eastAsia="宋体" w:hAnsi="宋体" w:hint="default"/>
        </w:rPr>
        <w:autoSpaceDE w:val="0"/>
        <w:autoSpaceDN w:val="0"/>
      </w:pP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b w:val="1"/>
          <w:color w:val="7F0055"/>
          <w:position w:val="0"/>
          <w:sz w:val="24"/>
          <w:szCs w:val="24"/>
          <w:rFonts w:ascii="Times New Roman" w:eastAsia="宋体" w:hAnsi="宋体" w:hint="default"/>
        </w:rPr>
        <w:t>for</w:t>
      </w:r>
      <w:r>
        <w:rPr>
          <w:color w:val="000000"/>
          <w:position w:val="0"/>
          <w:sz w:val="24"/>
          <w:szCs w:val="24"/>
          <w:rFonts w:ascii="Times New Roman" w:eastAsia="宋体" w:hAnsi="宋体" w:hint="default"/>
        </w:rPr>
        <w:t xml:space="preserve"> (</w:t>
      </w:r>
      <w:r>
        <w:rPr>
          <w:b w:val="1"/>
          <w:color w:val="7F0055"/>
          <w:position w:val="0"/>
          <w:sz w:val="24"/>
          <w:szCs w:val="24"/>
          <w:rFonts w:ascii="Times New Roman" w:eastAsia="宋体" w:hAnsi="宋体" w:hint="default"/>
        </w:rPr>
        <w:t>int</w:t>
      </w:r>
      <w:r>
        <w:rPr>
          <w:color w:val="000000"/>
          <w:position w:val="0"/>
          <w:sz w:val="24"/>
          <w:szCs w:val="24"/>
          <w:rFonts w:ascii="Times New Roman" w:eastAsia="宋体" w:hAnsi="宋体" w:hint="default"/>
        </w:rPr>
        <w:t xml:space="preserve"> </w:t>
      </w:r>
      <w:r>
        <w:rPr>
          <w:color w:val="6A3E3E"/>
          <w:position w:val="0"/>
          <w:sz w:val="24"/>
          <w:szCs w:val="24"/>
          <w:rFonts w:ascii="Times New Roman" w:eastAsia="宋体" w:hAnsi="宋体" w:hint="default"/>
        </w:rPr>
        <w:t>i</w:t>
      </w:r>
      <w:r>
        <w:rPr>
          <w:color w:val="000000"/>
          <w:position w:val="0"/>
          <w:sz w:val="24"/>
          <w:szCs w:val="24"/>
          <w:rFonts w:ascii="Times New Roman" w:eastAsia="宋体" w:hAnsi="宋体" w:hint="default"/>
        </w:rPr>
        <w:t xml:space="preserve"> = 0; </w:t>
      </w:r>
      <w:r>
        <w:rPr>
          <w:color w:val="6A3E3E"/>
          <w:position w:val="0"/>
          <w:sz w:val="24"/>
          <w:szCs w:val="24"/>
          <w:rFonts w:ascii="Times New Roman" w:eastAsia="宋体" w:hAnsi="宋体" w:hint="default"/>
        </w:rPr>
        <w:t>i</w:t>
      </w:r>
      <w:r>
        <w:rPr>
          <w:color w:val="000000"/>
          <w:position w:val="0"/>
          <w:sz w:val="24"/>
          <w:szCs w:val="24"/>
          <w:rFonts w:ascii="Times New Roman" w:eastAsia="宋体" w:hAnsi="宋体" w:hint="default"/>
        </w:rPr>
        <w:t xml:space="preserve"> &lt; 32 </w:t>
      </w:r>
      <w:del w:id="386" w:author="HeYang" w:date="2017-06-03T21:44:00Z">
        <w:r>
          <w:rPr>
            <w:color w:val="000000"/>
            <w:position w:val="0"/>
            <w:sz w:val="24"/>
            <w:szCs w:val="24"/>
            <w:rFonts w:ascii="Times New Roman" w:eastAsia="宋体" w:hAnsi="宋体" w:hint="default"/>
          </w:rPr>
          <w:delText>－</w:delText>
        </w:r>
      </w:del>
      <w:ins w:id="387" w:author="HeYang" w:date="2017-06-03T21:44:00Z">
        <w:r>
          <w:rPr>
            <w:color w:val="000000"/>
            <w:position w:val="0"/>
            <w:sz w:val="24"/>
            <w:szCs w:val="24"/>
            <w:rFonts w:ascii="Times New Roman" w:eastAsia="宋体" w:hAnsi="宋体" w:hint="default"/>
          </w:rPr>
          <w:t>-</w:t>
        </w:r>
      </w:ins>
      <w:r>
        <w:rPr>
          <w:color w:val="000000"/>
          <w:position w:val="0"/>
          <w:sz w:val="24"/>
          <w:szCs w:val="24"/>
          <w:rFonts w:ascii="Times New Roman" w:eastAsia="宋体" w:hAnsi="宋体" w:hint="default"/>
        </w:rPr>
        <w:t xml:space="preserve"> </w:t>
      </w:r>
      <w:r>
        <w:rPr>
          <w:color w:val="0000C0"/>
          <w:position w:val="0"/>
          <w:sz w:val="24"/>
          <w:szCs w:val="24"/>
          <w:rFonts w:ascii="Times New Roman" w:eastAsia="宋体" w:hAnsi="宋体" w:hint="default"/>
        </w:rPr>
        <w:t>Kinds</w:t>
      </w:r>
      <w:r>
        <w:rPr>
          <w:color w:val="000000"/>
          <w:position w:val="0"/>
          <w:sz w:val="24"/>
          <w:szCs w:val="24"/>
          <w:rFonts w:ascii="Times New Roman" w:eastAsia="宋体" w:hAnsi="宋体" w:hint="default"/>
        </w:rPr>
        <w:t xml:space="preserve">; </w:t>
      </w:r>
      <w:r>
        <w:rPr>
          <w:color w:val="6A3E3E"/>
          <w:position w:val="0"/>
          <w:sz w:val="24"/>
          <w:szCs w:val="24"/>
          <w:rFonts w:ascii="Times New Roman" w:eastAsia="宋体" w:hAnsi="宋体" w:hint="default"/>
        </w:rPr>
        <w:t>i</w:t>
      </w:r>
      <w:r>
        <w:rPr>
          <w:color w:val="000000"/>
          <w:position w:val="0"/>
          <w:sz w:val="24"/>
          <w:szCs w:val="24"/>
          <w:rFonts w:ascii="Times New Roman" w:eastAsia="宋体" w:hAnsi="宋体" w:hint="default"/>
        </w:rPr>
        <w:t xml:space="preserve">＋＋) {</w:t>
      </w:r>
    </w:p>
    <w:p>
      <w:pPr>
        <w:numPr>
          <w:ilvl w:val="0"/>
          <w:numId w:val="0"/>
        </w:numPr>
        <w:jc w:val="left"/>
        <w:spacing w:lineRule="auto" w:line="240" w:before="0" w:after="160"/>
        <w:ind w:right="0" w:firstLine="0"/>
        <w:rPr>
          <w:color w:val="auto"/>
          <w:position w:val="0"/>
          <w:sz w:val="24"/>
          <w:szCs w:val="24"/>
          <w:rFonts w:ascii="Times New Roman" w:eastAsia="宋体" w:hAnsi="宋体" w:hint="default"/>
        </w:rPr>
        <w:autoSpaceDE w:val="0"/>
        <w:autoSpaceDN w:val="0"/>
      </w:pP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6A3E3E"/>
          <w:position w:val="0"/>
          <w:sz w:val="24"/>
          <w:szCs w:val="24"/>
          <w:rFonts w:ascii="Times New Roman" w:eastAsia="宋体" w:hAnsi="宋体" w:hint="default"/>
        </w:rPr>
        <w:t>temp</w:t>
      </w:r>
      <w:r>
        <w:rPr>
          <w:color w:val="000000"/>
          <w:position w:val="0"/>
          <w:sz w:val="24"/>
          <w:szCs w:val="24"/>
          <w:rFonts w:ascii="Times New Roman" w:eastAsia="宋体" w:hAnsi="宋体" w:hint="default"/>
        </w:rPr>
        <w:t xml:space="preserve"> = </w:t>
      </w:r>
      <w:r>
        <w:rPr>
          <w:color w:val="6A3E3E"/>
          <w:position w:val="0"/>
          <w:sz w:val="24"/>
          <w:szCs w:val="24"/>
          <w:rFonts w:ascii="Times New Roman" w:eastAsia="宋体" w:hAnsi="宋体" w:hint="default"/>
        </w:rPr>
        <w:t>random</w:t>
      </w:r>
      <w:r>
        <w:rPr>
          <w:color w:val="000000"/>
          <w:position w:val="0"/>
          <w:sz w:val="24"/>
          <w:szCs w:val="24"/>
          <w:rFonts w:ascii="Times New Roman" w:eastAsia="宋体" w:hAnsi="宋体" w:hint="default"/>
        </w:rPr>
        <w:t>.nextInt(</w:t>
      </w:r>
      <w:r>
        <w:rPr>
          <w:color w:val="0000C0"/>
          <w:position w:val="0"/>
          <w:sz w:val="24"/>
          <w:szCs w:val="24"/>
          <w:rFonts w:ascii="Times New Roman" w:eastAsia="宋体" w:hAnsi="宋体" w:hint="default"/>
        </w:rPr>
        <w:t>Kinds</w:t>
      </w:r>
      <w:r>
        <w:rPr>
          <w:color w:val="000000"/>
          <w:position w:val="0"/>
          <w:sz w:val="24"/>
          <w:szCs w:val="24"/>
          <w:rFonts w:ascii="Times New Roman" w:eastAsia="宋体" w:hAnsi="宋体" w:hint="default"/>
        </w:rPr>
        <w:t xml:space="preserve">) ＋ 1;</w:t>
      </w:r>
    </w:p>
    <w:p>
      <w:pPr>
        <w:numPr>
          <w:ilvl w:val="0"/>
          <w:numId w:val="0"/>
        </w:numPr>
        <w:jc w:val="left"/>
        <w:spacing w:lineRule="auto" w:line="240" w:before="0" w:after="160"/>
        <w:ind w:right="0" w:firstLine="0"/>
        <w:rPr>
          <w:color w:val="auto"/>
          <w:position w:val="0"/>
          <w:sz w:val="24"/>
          <w:szCs w:val="24"/>
          <w:rFonts w:ascii="Times New Roman" w:eastAsia="宋体" w:hAnsi="宋体" w:hint="default"/>
        </w:rPr>
        <w:autoSpaceDE w:val="0"/>
        <w:autoSpaceDN w:val="0"/>
      </w:pP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6A3E3E"/>
          <w:position w:val="0"/>
          <w:sz w:val="24"/>
          <w:szCs w:val="24"/>
          <w:rFonts w:ascii="Times New Roman" w:eastAsia="宋体" w:hAnsi="宋体" w:hint="default"/>
        </w:rPr>
        <w:t>numbers</w:t>
      </w:r>
      <w:r>
        <w:rPr>
          <w:color w:val="000000"/>
          <w:position w:val="0"/>
          <w:sz w:val="24"/>
          <w:szCs w:val="24"/>
          <w:rFonts w:ascii="Times New Roman" w:eastAsia="宋体" w:hAnsi="宋体" w:hint="default"/>
        </w:rPr>
        <w:t>.add(</w:t>
      </w:r>
      <w:r>
        <w:rPr>
          <w:color w:val="6A3E3E"/>
          <w:position w:val="0"/>
          <w:sz w:val="24"/>
          <w:szCs w:val="24"/>
          <w:rFonts w:ascii="Times New Roman" w:eastAsia="宋体" w:hAnsi="宋体" w:hint="default"/>
        </w:rPr>
        <w:t>temp</w:t>
      </w:r>
      <w:r>
        <w:rPr>
          <w:color w:val="000000"/>
          <w:position w:val="0"/>
          <w:sz w:val="24"/>
          <w:szCs w:val="24"/>
          <w:rFonts w:ascii="Times New Roman" w:eastAsia="宋体" w:hAnsi="宋体" w:hint="default"/>
        </w:rPr>
        <w:t>);</w:t>
      </w:r>
    </w:p>
    <w:p>
      <w:pPr>
        <w:numPr>
          <w:ilvl w:val="0"/>
          <w:numId w:val="0"/>
        </w:numPr>
        <w:jc w:val="left"/>
        <w:spacing w:lineRule="auto" w:line="240" w:before="0" w:after="160"/>
        <w:ind w:right="0" w:firstLine="0"/>
        <w:rPr>
          <w:color w:val="auto"/>
          <w:position w:val="0"/>
          <w:sz w:val="24"/>
          <w:szCs w:val="24"/>
          <w:rFonts w:ascii="Times New Roman" w:eastAsia="宋体" w:hAnsi="宋体" w:hint="default"/>
          <w:del w:id="388" w:author="HeYang" w:date="2017-06-03T21:45:00Z"/>
        </w:rPr>
        <w:autoSpaceDE w:val="0"/>
        <w:autoSpaceDN w:val="0"/>
      </w:pP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6A3E3E"/>
          <w:position w:val="0"/>
          <w:sz w:val="24"/>
          <w:szCs w:val="24"/>
          <w:rFonts w:ascii="Times New Roman" w:eastAsia="宋体" w:hAnsi="宋体" w:hint="default"/>
        </w:rPr>
        <w:t>numbers</w:t>
      </w:r>
      <w:r>
        <w:rPr>
          <w:color w:val="000000"/>
          <w:position w:val="0"/>
          <w:sz w:val="24"/>
          <w:szCs w:val="24"/>
          <w:rFonts w:ascii="Times New Roman" w:eastAsia="宋体" w:hAnsi="宋体" w:hint="default"/>
        </w:rPr>
        <w:t>.add(</w:t>
      </w:r>
      <w:r>
        <w:rPr>
          <w:color w:val="6A3E3E"/>
          <w:position w:val="0"/>
          <w:sz w:val="24"/>
          <w:szCs w:val="24"/>
          <w:rFonts w:ascii="Times New Roman" w:eastAsia="宋体" w:hAnsi="宋体" w:hint="default"/>
        </w:rPr>
        <w:t>temp</w:t>
      </w:r>
      <w:r>
        <w:rPr>
          <w:color w:val="000000"/>
          <w:position w:val="0"/>
          <w:sz w:val="24"/>
          <w:szCs w:val="24"/>
          <w:rFonts w:ascii="Times New Roman" w:eastAsia="宋体" w:hAnsi="宋体" w:hint="default"/>
        </w:rPr>
        <w:t>);</w:t>
      </w:r>
    </w:p>
    <w:p>
      <w:pPr>
        <w:numPr>
          <w:ilvl w:val="0"/>
          <w:numId w:val="0"/>
        </w:numPr>
        <w:jc w:val="left"/>
        <w:spacing w:lineRule="auto" w:line="240" w:before="0" w:after="160"/>
        <w:ind w:right="0" w:firstLine="0"/>
        <w:rPr>
          <w:color w:val="auto"/>
          <w:position w:val="0"/>
          <w:sz w:val="24"/>
          <w:szCs w:val="24"/>
          <w:rFonts w:ascii="Times New Roman" w:eastAsia="宋体" w:hAnsi="宋体" w:hint="default"/>
        </w:rPr>
        <w:autoSpaceDE w:val="0"/>
        <w:autoSpaceDN w:val="0"/>
      </w:pPr>
    </w:p>
    <w:p>
      <w:pPr>
        <w:numPr>
          <w:ilvl w:val="0"/>
          <w:numId w:val="0"/>
        </w:numPr>
        <w:jc w:val="left"/>
        <w:spacing w:lineRule="auto" w:line="240" w:before="0" w:after="160"/>
        <w:ind w:right="0" w:firstLine="0"/>
        <w:rPr>
          <w:color w:val="auto"/>
          <w:position w:val="0"/>
          <w:sz w:val="24"/>
          <w:szCs w:val="24"/>
          <w:rFonts w:ascii="Times New Roman" w:eastAsia="宋体" w:hAnsi="宋体" w:hint="default"/>
        </w:rPr>
        <w:autoSpaceDE w:val="0"/>
        <w:autoSpaceDN w:val="0"/>
      </w:pP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w:t>
      </w:r>
    </w:p>
    <w:p>
      <w:pPr>
        <w:numPr>
          <w:ilvl w:val="0"/>
          <w:numId w:val="0"/>
        </w:numPr>
        <w:jc w:val="left"/>
        <w:spacing w:lineRule="auto" w:line="240" w:before="0" w:after="160"/>
        <w:ind w:right="0" w:firstLine="0"/>
        <w:rPr>
          <w:color w:val="000000"/>
          <w:position w:val="0"/>
          <w:sz w:val="24"/>
          <w:szCs w:val="24"/>
          <w:rFonts w:ascii="Times New Roman" w:eastAsia="宋体" w:hAnsi="宋体" w:hint="default"/>
        </w:rPr>
        <w:autoSpaceDE w:val="0"/>
        <w:autoSpaceDN w:val="0"/>
      </w:pP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p>
    <w:p>
      <w:pPr>
        <w:numPr>
          <w:ilvl w:val="0"/>
          <w:numId w:val="0"/>
        </w:numPr>
        <w:jc w:val="left"/>
        <w:spacing w:lineRule="auto" w:line="240" w:before="0" w:after="160"/>
        <w:ind w:right="0" w:firstLine="0"/>
        <w:rPr>
          <w:color w:val="auto"/>
          <w:position w:val="0"/>
          <w:sz w:val="24"/>
          <w:szCs w:val="24"/>
          <w:rFonts w:ascii="Times New Roman" w:eastAsia="宋体" w:hAnsi="宋体" w:hint="default"/>
        </w:rPr>
        <w:autoSpaceDE w:val="0"/>
        <w:autoSpaceDN w:val="0"/>
      </w:pP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b w:val="1"/>
          <w:color w:val="7F0055"/>
          <w:position w:val="0"/>
          <w:sz w:val="24"/>
          <w:szCs w:val="24"/>
          <w:rFonts w:ascii="Times New Roman" w:eastAsia="宋体" w:hAnsi="宋体" w:hint="default"/>
        </w:rPr>
        <w:t>for</w:t>
      </w:r>
      <w:r>
        <w:rPr>
          <w:color w:val="000000"/>
          <w:position w:val="0"/>
          <w:sz w:val="24"/>
          <w:szCs w:val="24"/>
          <w:rFonts w:ascii="Times New Roman" w:eastAsia="宋体" w:hAnsi="宋体" w:hint="default"/>
        </w:rPr>
        <w:t xml:space="preserve"> (</w:t>
      </w:r>
      <w:r>
        <w:rPr>
          <w:b w:val="1"/>
          <w:color w:val="7F0055"/>
          <w:position w:val="0"/>
          <w:sz w:val="24"/>
          <w:szCs w:val="24"/>
          <w:rFonts w:ascii="Times New Roman" w:eastAsia="宋体" w:hAnsi="宋体" w:hint="default"/>
        </w:rPr>
        <w:t>int</w:t>
      </w:r>
      <w:r>
        <w:rPr>
          <w:color w:val="000000"/>
          <w:position w:val="0"/>
          <w:sz w:val="24"/>
          <w:szCs w:val="24"/>
          <w:rFonts w:ascii="Times New Roman" w:eastAsia="宋体" w:hAnsi="宋体" w:hint="default"/>
        </w:rPr>
        <w:t xml:space="preserve"> </w:t>
      </w:r>
      <w:r>
        <w:rPr>
          <w:color w:val="6A3E3E"/>
          <w:position w:val="0"/>
          <w:sz w:val="24"/>
          <w:szCs w:val="24"/>
          <w:rFonts w:ascii="Times New Roman" w:eastAsia="宋体" w:hAnsi="宋体" w:hint="default"/>
        </w:rPr>
        <w:t>i</w:t>
      </w:r>
      <w:r>
        <w:rPr>
          <w:color w:val="000000"/>
          <w:position w:val="0"/>
          <w:sz w:val="24"/>
          <w:szCs w:val="24"/>
          <w:rFonts w:ascii="Times New Roman" w:eastAsia="宋体" w:hAnsi="宋体" w:hint="default"/>
        </w:rPr>
        <w:t xml:space="preserve"> = 0; </w:t>
      </w:r>
      <w:r>
        <w:rPr>
          <w:color w:val="6A3E3E"/>
          <w:position w:val="0"/>
          <w:sz w:val="24"/>
          <w:szCs w:val="24"/>
          <w:rFonts w:ascii="Times New Roman" w:eastAsia="宋体" w:hAnsi="宋体" w:hint="default"/>
        </w:rPr>
        <w:t>i</w:t>
      </w:r>
      <w:r>
        <w:rPr>
          <w:color w:val="000000"/>
          <w:position w:val="0"/>
          <w:sz w:val="24"/>
          <w:szCs w:val="24"/>
          <w:rFonts w:ascii="Times New Roman" w:eastAsia="宋体" w:hAnsi="宋体" w:hint="default"/>
        </w:rPr>
        <w:t xml:space="preserve"> &lt; 8; </w:t>
      </w:r>
      <w:r>
        <w:rPr>
          <w:color w:val="6A3E3E"/>
          <w:position w:val="0"/>
          <w:sz w:val="24"/>
          <w:szCs w:val="24"/>
          <w:rFonts w:ascii="Times New Roman" w:eastAsia="宋体" w:hAnsi="宋体" w:hint="default"/>
        </w:rPr>
        <w:t>i</w:t>
      </w:r>
      <w:r>
        <w:rPr>
          <w:color w:val="000000"/>
          <w:position w:val="0"/>
          <w:sz w:val="24"/>
          <w:szCs w:val="24"/>
          <w:rFonts w:ascii="Times New Roman" w:eastAsia="宋体" w:hAnsi="宋体" w:hint="default"/>
        </w:rPr>
        <w:t xml:space="preserve">＋＋) {</w:t>
      </w:r>
    </w:p>
    <w:p>
      <w:pPr>
        <w:numPr>
          <w:ilvl w:val="0"/>
          <w:numId w:val="0"/>
        </w:numPr>
        <w:jc w:val="left"/>
        <w:spacing w:lineRule="auto" w:line="240" w:before="0" w:after="160"/>
        <w:ind w:right="0" w:firstLine="0"/>
        <w:rPr>
          <w:color w:val="auto"/>
          <w:position w:val="0"/>
          <w:sz w:val="24"/>
          <w:szCs w:val="24"/>
          <w:rFonts w:ascii="Times New Roman" w:eastAsia="宋体" w:hAnsi="宋体" w:hint="default"/>
        </w:rPr>
        <w:autoSpaceDE w:val="0"/>
        <w:autoSpaceDN w:val="0"/>
      </w:pP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b w:val="1"/>
          <w:color w:val="7F0055"/>
          <w:position w:val="0"/>
          <w:sz w:val="24"/>
          <w:szCs w:val="24"/>
          <w:rFonts w:ascii="Times New Roman" w:eastAsia="宋体" w:hAnsi="宋体" w:hint="default"/>
        </w:rPr>
        <w:t>for</w:t>
      </w:r>
      <w:r>
        <w:rPr>
          <w:color w:val="000000"/>
          <w:position w:val="0"/>
          <w:sz w:val="24"/>
          <w:szCs w:val="24"/>
          <w:rFonts w:ascii="Times New Roman" w:eastAsia="宋体" w:hAnsi="宋体" w:hint="default"/>
        </w:rPr>
        <w:t xml:space="preserve"> (</w:t>
      </w:r>
      <w:r>
        <w:rPr>
          <w:b w:val="1"/>
          <w:color w:val="7F0055"/>
          <w:position w:val="0"/>
          <w:sz w:val="24"/>
          <w:szCs w:val="24"/>
          <w:rFonts w:ascii="Times New Roman" w:eastAsia="宋体" w:hAnsi="宋体" w:hint="default"/>
        </w:rPr>
        <w:t>int</w:t>
      </w:r>
      <w:r>
        <w:rPr>
          <w:color w:val="000000"/>
          <w:position w:val="0"/>
          <w:sz w:val="24"/>
          <w:szCs w:val="24"/>
          <w:rFonts w:ascii="Times New Roman" w:eastAsia="宋体" w:hAnsi="宋体" w:hint="default"/>
        </w:rPr>
        <w:t xml:space="preserve"> </w:t>
      </w:r>
      <w:r>
        <w:rPr>
          <w:color w:val="6A3E3E"/>
          <w:position w:val="0"/>
          <w:sz w:val="24"/>
          <w:szCs w:val="24"/>
          <w:rFonts w:ascii="Times New Roman" w:eastAsia="宋体" w:hAnsi="宋体" w:hint="default"/>
        </w:rPr>
        <w:t>j</w:t>
      </w:r>
      <w:r>
        <w:rPr>
          <w:color w:val="000000"/>
          <w:position w:val="0"/>
          <w:sz w:val="24"/>
          <w:szCs w:val="24"/>
          <w:rFonts w:ascii="Times New Roman" w:eastAsia="宋体" w:hAnsi="宋体" w:hint="default"/>
        </w:rPr>
        <w:t xml:space="preserve"> = 0; </w:t>
      </w:r>
      <w:r>
        <w:rPr>
          <w:color w:val="6A3E3E"/>
          <w:position w:val="0"/>
          <w:sz w:val="24"/>
          <w:szCs w:val="24"/>
          <w:rFonts w:ascii="Times New Roman" w:eastAsia="宋体" w:hAnsi="宋体" w:hint="default"/>
        </w:rPr>
        <w:t>j</w:t>
      </w:r>
      <w:r>
        <w:rPr>
          <w:color w:val="000000"/>
          <w:position w:val="0"/>
          <w:sz w:val="24"/>
          <w:szCs w:val="24"/>
          <w:rFonts w:ascii="Times New Roman" w:eastAsia="宋体" w:hAnsi="宋体" w:hint="default"/>
        </w:rPr>
        <w:t xml:space="preserve"> &lt; 8; </w:t>
      </w:r>
      <w:r>
        <w:rPr>
          <w:color w:val="6A3E3E"/>
          <w:position w:val="0"/>
          <w:sz w:val="24"/>
          <w:szCs w:val="24"/>
          <w:rFonts w:ascii="Times New Roman" w:eastAsia="宋体" w:hAnsi="宋体" w:hint="default"/>
        </w:rPr>
        <w:t>j</w:t>
      </w:r>
      <w:r>
        <w:rPr>
          <w:color w:val="000000"/>
          <w:position w:val="0"/>
          <w:sz w:val="24"/>
          <w:szCs w:val="24"/>
          <w:rFonts w:ascii="Times New Roman" w:eastAsia="宋体" w:hAnsi="宋体" w:hint="default"/>
        </w:rPr>
        <w:t xml:space="preserve">＋＋) {</w:t>
      </w:r>
    </w:p>
    <w:p>
      <w:pPr>
        <w:numPr>
          <w:ilvl w:val="0"/>
          <w:numId w:val="0"/>
        </w:numPr>
        <w:jc w:val="left"/>
        <w:spacing w:lineRule="auto" w:line="240" w:before="0" w:after="160"/>
        <w:ind w:right="0" w:firstLine="0"/>
        <w:rPr>
          <w:color w:val="auto"/>
          <w:position w:val="0"/>
          <w:sz w:val="24"/>
          <w:szCs w:val="24"/>
          <w:rFonts w:ascii="Times New Roman" w:eastAsia="宋体" w:hAnsi="宋体" w:hint="default"/>
        </w:rPr>
        <w:autoSpaceDE w:val="0"/>
        <w:autoSpaceDN w:val="0"/>
      </w:pP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C0"/>
          <w:position w:val="0"/>
          <w:sz w:val="24"/>
          <w:szCs w:val="24"/>
          <w:rFonts w:ascii="Times New Roman" w:eastAsia="宋体" w:hAnsi="宋体" w:hint="default"/>
        </w:rPr>
        <w:t>BlockButton</w:t>
      </w:r>
      <w:r>
        <w:rPr>
          <w:color w:val="000000"/>
          <w:position w:val="0"/>
          <w:sz w:val="24"/>
          <w:szCs w:val="24"/>
          <w:rFonts w:ascii="Times New Roman" w:eastAsia="宋体" w:hAnsi="宋体" w:hint="default"/>
        </w:rPr>
        <w:t>[</w:t>
      </w:r>
      <w:r>
        <w:rPr>
          <w:color w:val="6A3E3E"/>
          <w:position w:val="0"/>
          <w:sz w:val="24"/>
          <w:szCs w:val="24"/>
          <w:rFonts w:ascii="Times New Roman" w:eastAsia="宋体" w:hAnsi="宋体" w:hint="default"/>
        </w:rPr>
        <w:t>i</w:t>
      </w:r>
      <w:r>
        <w:rPr>
          <w:color w:val="000000"/>
          <w:position w:val="0"/>
          <w:sz w:val="24"/>
          <w:szCs w:val="24"/>
          <w:rFonts w:ascii="Times New Roman" w:eastAsia="宋体" w:hAnsi="宋体" w:hint="default"/>
        </w:rPr>
        <w:t>][</w:t>
      </w:r>
      <w:r>
        <w:rPr>
          <w:color w:val="6A3E3E"/>
          <w:position w:val="0"/>
          <w:sz w:val="24"/>
          <w:szCs w:val="24"/>
          <w:rFonts w:ascii="Times New Roman" w:eastAsia="宋体" w:hAnsi="宋体" w:hint="default"/>
        </w:rPr>
        <w:t>j</w:t>
      </w:r>
      <w:r>
        <w:rPr>
          <w:color w:val="000000"/>
          <w:position w:val="0"/>
          <w:sz w:val="24"/>
          <w:szCs w:val="24"/>
          <w:rFonts w:ascii="Times New Roman" w:eastAsia="宋体" w:hAnsi="宋体" w:hint="default"/>
        </w:rPr>
        <w:t xml:space="preserve">] = </w:t>
      </w:r>
      <w:r>
        <w:rPr>
          <w:b w:val="1"/>
          <w:color w:val="7F0055"/>
          <w:position w:val="0"/>
          <w:sz w:val="24"/>
          <w:szCs w:val="24"/>
          <w:rFonts w:ascii="Times New Roman" w:eastAsia="宋体" w:hAnsi="宋体" w:hint="default"/>
        </w:rPr>
        <w:t>new</w:t>
      </w:r>
      <w:r>
        <w:rPr>
          <w:color w:val="000000"/>
          <w:position w:val="0"/>
          <w:sz w:val="24"/>
          <w:szCs w:val="24"/>
          <w:rFonts w:ascii="Times New Roman" w:eastAsia="宋体" w:hAnsi="宋体" w:hint="default"/>
        </w:rPr>
        <w:t xml:space="preserve"> JButton();</w:t>
      </w:r>
    </w:p>
    <w:p>
      <w:pPr>
        <w:numPr>
          <w:ilvl w:val="0"/>
          <w:numId w:val="0"/>
        </w:numPr>
        <w:jc w:val="left"/>
        <w:spacing w:lineRule="auto" w:line="240" w:before="0" w:after="160"/>
        <w:ind w:right="0" w:firstLine="0"/>
        <w:rPr>
          <w:color w:val="auto"/>
          <w:position w:val="0"/>
          <w:sz w:val="24"/>
          <w:szCs w:val="24"/>
          <w:rFonts w:ascii="Times New Roman" w:eastAsia="宋体" w:hAnsi="宋体" w:hint="default"/>
        </w:rPr>
        <w:autoSpaceDE w:val="0"/>
        <w:autoSpaceDN w:val="0"/>
      </w:pP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add(</w:t>
      </w:r>
      <w:r>
        <w:rPr>
          <w:color w:val="0000C0"/>
          <w:position w:val="0"/>
          <w:sz w:val="24"/>
          <w:szCs w:val="24"/>
          <w:rFonts w:ascii="Times New Roman" w:eastAsia="宋体" w:hAnsi="宋体" w:hint="default"/>
        </w:rPr>
        <w:t>BlockButton</w:t>
      </w:r>
      <w:r>
        <w:rPr>
          <w:color w:val="000000"/>
          <w:position w:val="0"/>
          <w:sz w:val="24"/>
          <w:szCs w:val="24"/>
          <w:rFonts w:ascii="Times New Roman" w:eastAsia="宋体" w:hAnsi="宋体" w:hint="default"/>
        </w:rPr>
        <w:t>[</w:t>
      </w:r>
      <w:r>
        <w:rPr>
          <w:color w:val="6A3E3E"/>
          <w:position w:val="0"/>
          <w:sz w:val="24"/>
          <w:szCs w:val="24"/>
          <w:rFonts w:ascii="Times New Roman" w:eastAsia="宋体" w:hAnsi="宋体" w:hint="default"/>
        </w:rPr>
        <w:t>i</w:t>
      </w:r>
      <w:r>
        <w:rPr>
          <w:color w:val="000000"/>
          <w:position w:val="0"/>
          <w:sz w:val="24"/>
          <w:szCs w:val="24"/>
          <w:rFonts w:ascii="Times New Roman" w:eastAsia="宋体" w:hAnsi="宋体" w:hint="default"/>
        </w:rPr>
        <w:t>][</w:t>
      </w:r>
      <w:r>
        <w:rPr>
          <w:color w:val="6A3E3E"/>
          <w:position w:val="0"/>
          <w:sz w:val="24"/>
          <w:szCs w:val="24"/>
          <w:rFonts w:ascii="Times New Roman" w:eastAsia="宋体" w:hAnsi="宋体" w:hint="default"/>
        </w:rPr>
        <w:t>j</w:t>
      </w:r>
      <w:r>
        <w:rPr>
          <w:color w:val="000000"/>
          <w:position w:val="0"/>
          <w:sz w:val="24"/>
          <w:szCs w:val="24"/>
          <w:rFonts w:ascii="Times New Roman" w:eastAsia="宋体" w:hAnsi="宋体" w:hint="default"/>
        </w:rPr>
        <w:t>]);</w:t>
      </w:r>
    </w:p>
    <w:p>
      <w:pPr>
        <w:numPr>
          <w:ilvl w:val="0"/>
          <w:numId w:val="0"/>
        </w:numPr>
        <w:jc w:val="left"/>
        <w:spacing w:lineRule="auto" w:line="240" w:before="0" w:after="160"/>
        <w:ind w:right="0" w:firstLine="0"/>
        <w:rPr>
          <w:color w:val="auto"/>
          <w:position w:val="0"/>
          <w:sz w:val="24"/>
          <w:szCs w:val="24"/>
          <w:rFonts w:ascii="Times New Roman" w:eastAsia="宋体" w:hAnsi="宋体" w:hint="default"/>
        </w:rPr>
        <w:autoSpaceDE w:val="0"/>
        <w:autoSpaceDN w:val="0"/>
      </w:pP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C0"/>
          <w:position w:val="0"/>
          <w:sz w:val="24"/>
          <w:szCs w:val="24"/>
          <w:rFonts w:ascii="Times New Roman" w:eastAsia="宋体" w:hAnsi="宋体" w:hint="default"/>
        </w:rPr>
        <w:t>BlockButton</w:t>
      </w:r>
      <w:r>
        <w:rPr>
          <w:color w:val="000000"/>
          <w:position w:val="0"/>
          <w:sz w:val="24"/>
          <w:szCs w:val="24"/>
          <w:rFonts w:ascii="Times New Roman" w:eastAsia="宋体" w:hAnsi="宋体" w:hint="default"/>
        </w:rPr>
        <w:t>[</w:t>
      </w:r>
      <w:r>
        <w:rPr>
          <w:color w:val="6A3E3E"/>
          <w:position w:val="0"/>
          <w:sz w:val="24"/>
          <w:szCs w:val="24"/>
          <w:rFonts w:ascii="Times New Roman" w:eastAsia="宋体" w:hAnsi="宋体" w:hint="default"/>
        </w:rPr>
        <w:t>i</w:t>
      </w:r>
      <w:r>
        <w:rPr>
          <w:color w:val="000000"/>
          <w:position w:val="0"/>
          <w:sz w:val="24"/>
          <w:szCs w:val="24"/>
          <w:rFonts w:ascii="Times New Roman" w:eastAsia="宋体" w:hAnsi="宋体" w:hint="default"/>
        </w:rPr>
        <w:t>][</w:t>
      </w:r>
      <w:r>
        <w:rPr>
          <w:color w:val="6A3E3E"/>
          <w:position w:val="0"/>
          <w:sz w:val="24"/>
          <w:szCs w:val="24"/>
          <w:rFonts w:ascii="Times New Roman" w:eastAsia="宋体" w:hAnsi="宋体" w:hint="default"/>
        </w:rPr>
        <w:t>j</w:t>
      </w:r>
      <w:r>
        <w:rPr>
          <w:color w:val="000000"/>
          <w:position w:val="0"/>
          <w:sz w:val="24"/>
          <w:szCs w:val="24"/>
          <w:rFonts w:ascii="Times New Roman" w:eastAsia="宋体" w:hAnsi="宋体" w:hint="default"/>
        </w:rPr>
        <w:t>].addActionListener(</w:t>
      </w:r>
      <w:r>
        <w:rPr>
          <w:b w:val="1"/>
          <w:color w:val="7F0055"/>
          <w:position w:val="0"/>
          <w:sz w:val="24"/>
          <w:szCs w:val="24"/>
          <w:rFonts w:ascii="Times New Roman" w:eastAsia="宋体" w:hAnsi="宋体" w:hint="default"/>
        </w:rPr>
        <w:t>this</w:t>
      </w:r>
      <w:r>
        <w:rPr>
          <w:color w:val="000000"/>
          <w:position w:val="0"/>
          <w:sz w:val="24"/>
          <w:szCs w:val="24"/>
          <w:rFonts w:ascii="Times New Roman" w:eastAsia="宋体" w:hAnsi="宋体" w:hint="default"/>
        </w:rPr>
        <w:t>);</w:t>
      </w:r>
    </w:p>
    <w:p>
      <w:pPr>
        <w:numPr>
          <w:ilvl w:val="0"/>
          <w:numId w:val="0"/>
        </w:numPr>
        <w:jc w:val="left"/>
        <w:spacing w:lineRule="auto" w:line="240" w:before="0" w:after="160"/>
        <w:ind w:right="0" w:firstLine="0"/>
        <w:rPr>
          <w:color w:val="auto"/>
          <w:position w:val="0"/>
          <w:sz w:val="24"/>
          <w:szCs w:val="24"/>
          <w:rFonts w:ascii="Times New Roman" w:eastAsia="宋体" w:hAnsi="宋体" w:hint="default"/>
        </w:rPr>
        <w:autoSpaceDE w:val="0"/>
        <w:autoSpaceDN w:val="0"/>
      </w:pP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C0"/>
          <w:position w:val="0"/>
          <w:sz w:val="24"/>
          <w:szCs w:val="24"/>
          <w:rFonts w:ascii="Times New Roman" w:eastAsia="宋体" w:hAnsi="宋体" w:hint="default"/>
        </w:rPr>
        <w:t>BlockButton</w:t>
      </w:r>
      <w:r>
        <w:rPr>
          <w:color w:val="000000"/>
          <w:position w:val="0"/>
          <w:sz w:val="24"/>
          <w:szCs w:val="24"/>
          <w:rFonts w:ascii="Times New Roman" w:eastAsia="宋体" w:hAnsi="宋体" w:hint="default"/>
        </w:rPr>
        <w:t>[</w:t>
      </w:r>
      <w:r>
        <w:rPr>
          <w:color w:val="6A3E3E"/>
          <w:position w:val="0"/>
          <w:sz w:val="24"/>
          <w:szCs w:val="24"/>
          <w:rFonts w:ascii="Times New Roman" w:eastAsia="宋体" w:hAnsi="宋体" w:hint="default"/>
        </w:rPr>
        <w:t>i</w:t>
      </w:r>
      <w:r>
        <w:rPr>
          <w:color w:val="000000"/>
          <w:position w:val="0"/>
          <w:sz w:val="24"/>
          <w:szCs w:val="24"/>
          <w:rFonts w:ascii="Times New Roman" w:eastAsia="宋体" w:hAnsi="宋体" w:hint="default"/>
        </w:rPr>
        <w:t>][</w:t>
      </w:r>
      <w:r>
        <w:rPr>
          <w:color w:val="6A3E3E"/>
          <w:position w:val="0"/>
          <w:sz w:val="24"/>
          <w:szCs w:val="24"/>
          <w:rFonts w:ascii="Times New Roman" w:eastAsia="宋体" w:hAnsi="宋体" w:hint="default"/>
        </w:rPr>
        <w:t>j</w:t>
      </w:r>
      <w:r>
        <w:rPr>
          <w:color w:val="000000"/>
          <w:position w:val="0"/>
          <w:sz w:val="24"/>
          <w:szCs w:val="24"/>
          <w:rFonts w:ascii="Times New Roman" w:eastAsia="宋体" w:hAnsi="宋体" w:hint="default"/>
        </w:rPr>
        <w:t xml:space="preserve">].setBounds(30 ＋ </w:t>
      </w:r>
      <w:r>
        <w:rPr>
          <w:color w:val="6A3E3E"/>
          <w:position w:val="0"/>
          <w:sz w:val="24"/>
          <w:szCs w:val="24"/>
          <w:rFonts w:ascii="Times New Roman" w:eastAsia="宋体" w:hAnsi="宋体" w:hint="default"/>
        </w:rPr>
        <w:t>j</w:t>
      </w:r>
      <w:r>
        <w:rPr>
          <w:color w:val="000000"/>
          <w:position w:val="0"/>
          <w:sz w:val="24"/>
          <w:szCs w:val="24"/>
          <w:rFonts w:ascii="Times New Roman" w:eastAsia="宋体" w:hAnsi="宋体" w:hint="default"/>
        </w:rPr>
        <w:t xml:space="preserve"> * 40, 30 ＋ </w:t>
      </w:r>
      <w:r>
        <w:rPr>
          <w:color w:val="6A3E3E"/>
          <w:position w:val="0"/>
          <w:sz w:val="24"/>
          <w:szCs w:val="24"/>
          <w:rFonts w:ascii="Times New Roman" w:eastAsia="宋体" w:hAnsi="宋体" w:hint="default"/>
        </w:rPr>
        <w:t>i</w:t>
      </w:r>
      <w:r>
        <w:rPr>
          <w:color w:val="000000"/>
          <w:position w:val="0"/>
          <w:sz w:val="24"/>
          <w:szCs w:val="24"/>
          <w:rFonts w:ascii="Times New Roman" w:eastAsia="宋体" w:hAnsi="宋体" w:hint="default"/>
        </w:rPr>
        <w:t xml:space="preserve"> * 40, 31,34);</w:t>
      </w:r>
    </w:p>
    <w:p>
      <w:pPr>
        <w:numPr>
          <w:ilvl w:val="0"/>
          <w:numId w:val="0"/>
        </w:numPr>
        <w:jc w:val="left"/>
        <w:spacing w:lineRule="auto" w:line="240" w:before="0" w:after="160"/>
        <w:ind w:right="0" w:firstLine="0"/>
        <w:rPr>
          <w:color w:val="auto"/>
          <w:position w:val="0"/>
          <w:sz w:val="24"/>
          <w:szCs w:val="24"/>
          <w:rFonts w:ascii="Times New Roman" w:eastAsia="宋体" w:hAnsi="宋体" w:hint="default"/>
        </w:rPr>
        <w:autoSpaceDE w:val="0"/>
        <w:autoSpaceDN w:val="0"/>
      </w:pP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w:t>
      </w:r>
    </w:p>
    <w:p>
      <w:pPr>
        <w:numPr>
          <w:ilvl w:val="0"/>
          <w:numId w:val="0"/>
        </w:numPr>
        <w:jc w:val="left"/>
        <w:spacing w:lineRule="auto" w:line="240" w:before="0" w:after="160"/>
        <w:ind w:right="0" w:firstLine="0"/>
        <w:rPr>
          <w:color w:val="000000"/>
          <w:position w:val="0"/>
          <w:sz w:val="24"/>
          <w:szCs w:val="24"/>
          <w:rFonts w:ascii="Times New Roman" w:eastAsia="宋体" w:hAnsi="宋体" w:hint="default"/>
        </w:rPr>
        <w:autoSpaceDE w:val="0"/>
        <w:autoSpaceDN w:val="0"/>
      </w:pP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w:t>
      </w:r>
    </w:p>
    <w:p>
      <w:pPr>
        <w:bidi w:val="0"/>
        <w:numPr>
          <w:ilvl w:val="2"/>
          <w:numId w:val="1"/>
        </w:numPr>
        <w:jc w:val="left"/>
        <w:spacing w:lineRule="exact" w:line="440" w:before="240" w:after="240"/>
        <w:ind w:right="0" w:left="709" w:hanging="709"/>
        <w:rPr>
          <w:color w:val="auto"/>
          <w:position w:val="0"/>
          <w:sz w:val="28"/>
          <w:szCs w:val="28"/>
          <w:rFonts w:ascii="Times New Roman" w:eastAsia="黑体" w:hAnsi="黑体" w:hint="default"/>
        </w:rPr>
        <w:outlineLvl w:val="2"/>
        <w:autoSpaceDE w:val="1"/>
        <w:autoSpaceDN w:val="1"/>
      </w:pPr>
      <w:r>
        <w:rPr>
          <w:color w:val="auto"/>
          <w:position w:val="0"/>
          <w:sz w:val="28"/>
          <w:szCs w:val="28"/>
          <w:rFonts w:ascii="Times New Roman" w:eastAsia="黑体" w:hAnsi="黑体" w:hint="default"/>
        </w:rPr>
        <w:t>　　</w:t>
      </w:r>
      <w:bookmarkStart w:id="169" w:name="_Toc484463984"/>
      <w:r>
        <w:rPr>
          <w:color w:val="auto"/>
          <w:position w:val="0"/>
          <w:sz w:val="28"/>
          <w:szCs w:val="28"/>
          <w:rFonts w:ascii="Times New Roman" w:eastAsia="黑体" w:hAnsi="黑体" w:hint="default"/>
        </w:rPr>
        <w:t>倒计时沙漏的设计</w:t>
      </w:r>
      <w:bookmarkEnd w:id="169"/>
    </w:p>
    <w:p>
      <w:pPr>
        <w:numPr>
          <w:ilvl w:val="0"/>
          <w:numId w:val="0"/>
        </w:numPr>
        <w:jc w:val="left"/>
        <w:spacing w:lineRule="auto" w:line="240" w:before="0" w:after="160"/>
        <w:ind w:right="0" w:firstLine="0"/>
        <w:rPr>
          <w:color w:val="auto"/>
          <w:position w:val="0"/>
          <w:sz w:val="24"/>
          <w:szCs w:val="24"/>
          <w:rFonts w:ascii="Times New Roman" w:eastAsia="宋体" w:hAnsi="宋体" w:hint="default"/>
        </w:rPr>
        <w:autoSpaceDE w:val="0"/>
        <w:autoSpaceDN w:val="0"/>
      </w:pPr>
      <w:r>
        <w:rPr>
          <w:color w:val="auto"/>
          <w:position w:val="0"/>
          <w:sz w:val="24"/>
          <w:szCs w:val="24"/>
          <w:rFonts w:ascii="Times New Roman" w:eastAsia="宋体" w:hAnsi="宋体" w:hint="default"/>
        </w:rPr>
        <w:t>　　在游戏的界面上，还有一个特殊的面板，漏斗面板，漏斗面板上绘制了一个沙漏</w:t>
      </w:r>
      <w:r>
        <w:rPr>
          <w:color w:val="auto"/>
          <w:position w:val="0"/>
          <w:sz w:val="24"/>
          <w:szCs w:val="24"/>
          <w:rFonts w:ascii="Times New Roman" w:eastAsia="宋体" w:hAnsi="宋体" w:hint="default"/>
        </w:rPr>
        <w:t>状的倒计时装置，该装置通过线程控制，时间变量每更新一次，漏斗面上重新绘制一</w:t>
      </w:r>
      <w:r>
        <w:rPr>
          <w:color w:val="auto"/>
          <w:position w:val="0"/>
          <w:sz w:val="24"/>
          <w:szCs w:val="24"/>
          <w:rFonts w:ascii="Times New Roman" w:eastAsia="宋体" w:hAnsi="宋体" w:hint="default"/>
        </w:rPr>
        <w:t>次，每次绘制的线条通过判断条件设置摆放位置，随着时间的递增，沙漏状的倒计时</w:t>
      </w:r>
      <w:r>
        <w:rPr>
          <w:color w:val="auto"/>
          <w:position w:val="0"/>
          <w:sz w:val="24"/>
          <w:szCs w:val="24"/>
          <w:rFonts w:ascii="Times New Roman" w:eastAsia="宋体" w:hAnsi="宋体" w:hint="default"/>
        </w:rPr>
        <w:t>装置就动态的开始倒计时，直至最后五秒，显示提示信息，倒计时结束后，弹出游戏</w:t>
      </w:r>
      <w:r>
        <w:rPr>
          <w:color w:val="auto"/>
          <w:position w:val="0"/>
          <w:sz w:val="24"/>
          <w:szCs w:val="24"/>
          <w:rFonts w:ascii="Times New Roman" w:eastAsia="宋体" w:hAnsi="宋体" w:hint="default"/>
        </w:rPr>
        <w:t>失败提示框。沙漏示意图</w:t>
      </w:r>
      <w:r>
        <w:rPr>
          <w:color w:val="auto"/>
          <w:position w:val="0"/>
          <w:sz w:val="24"/>
          <w:szCs w:val="24"/>
          <w:rFonts w:ascii="Times New Roman" w:eastAsia="Times New Roman" w:hAnsi="Times New Roman" w:hint="default"/>
        </w:rPr>
        <w:t>如下图5</w:t>
      </w:r>
      <w:del w:id="389" w:author="HeYang" w:date="2017-06-03T21:44:00Z">
        <w:r>
          <w:rPr>
            <w:color w:val="auto"/>
            <w:position w:val="0"/>
            <w:sz w:val="24"/>
            <w:szCs w:val="24"/>
            <w:rFonts w:ascii="Times New Roman" w:eastAsia="Times New Roman" w:hAnsi="Times New Roman" w:hint="default"/>
          </w:rPr>
          <w:delText>－</w:delText>
        </w:r>
      </w:del>
      <w:ins w:id="390" w:author="HeYang" w:date="2017-06-03T21:44:00Z">
        <w:r>
          <w:rPr>
            <w:color w:val="auto"/>
            <w:position w:val="0"/>
            <w:sz w:val="24"/>
            <w:szCs w:val="24"/>
            <w:rFonts w:ascii="Times New Roman" w:eastAsia="Times New Roman" w:hAnsi="Times New Roman" w:hint="default"/>
          </w:rPr>
          <w:t>-</w:t>
        </w:r>
      </w:ins>
      <w:r>
        <w:rPr>
          <w:color w:val="auto"/>
          <w:position w:val="0"/>
          <w:sz w:val="24"/>
          <w:szCs w:val="24"/>
          <w:rFonts w:ascii="Times New Roman" w:eastAsia="Times New Roman" w:hAnsi="Times New Roman" w:hint="default"/>
        </w:rPr>
        <w:t>7。</w:t>
      </w:r>
    </w:p>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sz w:val="20"/>
        </w:rPr>
        <w:drawing>
          <wp:inline distT="0" distB="0" distL="0" distR="0">
            <wp:extent cx="933450" cy="1524000"/>
            <wp:effectExtent l="0" t="0" r="635" b="635"/>
            <wp:docPr id="12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Users/Administrator/AppData/Roaming/JisuOffice/ETemp/7952_7660896/image27.pn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a:xfrm>
                      <a:off x="0" y="0"/>
                      <a:ext cx="934085" cy="1524635"/>
                    </a:xfrm>
                    <a:prstGeom prst="rect"/>
                    <a:ln cap="flat"/>
                  </pic:spPr>
                </pic:pic>
              </a:graphicData>
            </a:graphic>
          </wp:inline>
        </w:drawing>
      </w:r>
    </w:p>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color w:val="auto"/>
          <w:position w:val="0"/>
          <w:sz w:val="20"/>
          <w:szCs w:val="20"/>
          <w:rFonts w:ascii="Times New Roman" w:eastAsia="黑体" w:hAnsi="黑体" w:hint="default"/>
        </w:rPr>
        <w:t xml:space="preserve">图 </w:t>
      </w:r>
      <w:r>
        <w:rPr>
          <w:color w:val="auto"/>
          <w:position w:val="0"/>
          <w:sz w:val="20"/>
          <w:szCs w:val="20"/>
          <w:rFonts w:ascii="Times New Roman" w:eastAsia="黑体" w:hAnsi="黑体" w:hint="default"/>
        </w:rPr>
        <w:t>5</w:t>
      </w:r>
      <w:del w:id="391" w:author="HeYang" w:date="2017-06-03T21:44:00Z">
        <w:r>
          <w:rPr>
            <w:color w:val="auto"/>
            <w:position w:val="0"/>
            <w:sz w:val="20"/>
            <w:szCs w:val="20"/>
            <w:rFonts w:ascii="Times New Roman" w:eastAsia="黑体" w:hAnsi="黑体" w:hint="default"/>
          </w:rPr>
          <w:delText>－</w:delText>
        </w:r>
      </w:del>
      <w:ins w:id="392" w:author="HeYang" w:date="2017-06-03T21:44:00Z">
        <w:r>
          <w:rPr>
            <w:color w:val="auto"/>
            <w:position w:val="0"/>
            <w:sz w:val="20"/>
            <w:szCs w:val="20"/>
            <w:rFonts w:ascii="Times New Roman" w:eastAsia="黑体" w:hAnsi="黑体" w:hint="default"/>
          </w:rPr>
          <w:t>-</w:t>
        </w:r>
      </w:ins>
      <w:r>
        <w:rPr/>
        <w:rPr>
          <w:rFonts w:ascii="Times New Roman" w:eastAsia="黑体" w:hAnsi="Times New Roman"/>
          <w:shd w:val="clear"/>
          <w:sz w:val="20"/>
          <w:szCs w:val="20"/>
          <w:w w:val="100"/>
        </w:rPr>
        <w:fldChar w:fldCharType="begin"/>
      </w:r>
      <w:r>
        <w:rPr/>
        <w:rPr>
          <w:rFonts w:ascii="Times New Roman" w:eastAsia="黑体" w:hAnsi="Times New Roman"/>
          <w:shd w:val="clear"/>
          <w:sz w:val="20"/>
          <w:szCs w:val="20"/>
          <w:w w:val="100"/>
        </w:rPr>
        <w:instrText xml:space="preserve"> SEQ 图 \* ARABIC \s 1</w:instrText>
      </w:r>
      <w:r>
        <w:rPr/>
        <w:rPr>
          <w:rFonts w:ascii="Times New Roman" w:eastAsia="黑体" w:hAnsi="Times New Roman"/>
          <w:shd w:val="clear"/>
          <w:sz w:val="20"/>
          <w:szCs w:val="20"/>
          <w:w w:val="100"/>
        </w:rPr>
        <w:fldChar w:fldCharType="separate"/>
      </w:r>
      <w:r>
        <w:rPr>
          <w:color w:val="auto"/>
          <w:position w:val="0"/>
          <w:sz w:val="20"/>
          <w:szCs w:val="20"/>
          <w:rFonts w:ascii="Times New Roman" w:eastAsia="黑体" w:hAnsi="黑体" w:hint="default"/>
        </w:rPr>
        <w:t>7</w:t>
      </w:r>
      <w:r>
        <w:rPr/>
        <w:rPr>
          <w:rFonts w:ascii="Times New Roman" w:eastAsia="黑体" w:hAnsi="Times New Roman"/>
          <w:shd w:val="clear"/>
          <w:sz w:val="20"/>
          <w:szCs w:val="20"/>
          <w:w w:val="100"/>
        </w:rPr>
        <w:fldChar w:fldCharType="end"/>
      </w:r>
      <w:r>
        <w:rPr>
          <w:color w:val="auto"/>
          <w:position w:val="0"/>
          <w:sz w:val="20"/>
          <w:szCs w:val="20"/>
          <w:rFonts w:ascii="Times New Roman" w:eastAsia="黑体" w:hAnsi="黑体" w:hint="default"/>
        </w:rPr>
        <w:t>　沙漏设计图</w:t>
      </w:r>
    </w:p>
    <w:p>
      <w:pPr>
        <w:numPr>
          <w:ilvl w:val="0"/>
          <w:numId w:val="0"/>
        </w:numPr>
        <w:jc w:val="left"/>
        <w:spacing w:lineRule="auto" w:line="240" w:before="0" w:after="160"/>
        <w:ind w:right="0" w:firstLine="0"/>
        <w:rPr>
          <w:color w:val="auto"/>
          <w:position w:val="0"/>
          <w:sz w:val="20"/>
          <w:szCs w:val="20"/>
          <w:rFonts w:ascii="Times New Roman" w:eastAsia="黑体" w:hAnsi="黑体" w:hint="default"/>
          <w:del w:id="393" w:author="HeYang" w:date="2017-06-03T21:45:00Z"/>
        </w:rPr>
        <w:autoSpaceDE w:val="1"/>
        <w:autoSpaceDN w:val="1"/>
      </w:pPr>
      <w:r>
        <w:rPr>
          <w:color w:val="auto"/>
          <w:position w:val="0"/>
          <w:sz w:val="20"/>
          <w:szCs w:val="20"/>
          <w:rFonts w:ascii="Times New Roman" w:eastAsia="黑体" w:hAnsi="黑体" w:hint="default"/>
        </w:rPr>
        <w:t xml:space="preserve">Figure </w:t>
      </w:r>
      <w:r>
        <w:rPr>
          <w:color w:val="auto"/>
          <w:position w:val="0"/>
          <w:sz w:val="20"/>
          <w:szCs w:val="20"/>
          <w:rFonts w:ascii="Times New Roman" w:eastAsia="黑体" w:hAnsi="黑体" w:hint="default"/>
        </w:rPr>
        <w:t>5</w:t>
      </w:r>
      <w:del w:id="394" w:author="HeYang" w:date="2017-06-03T21:44:00Z">
        <w:r>
          <w:rPr>
            <w:color w:val="auto"/>
            <w:position w:val="0"/>
            <w:sz w:val="20"/>
            <w:szCs w:val="20"/>
            <w:rFonts w:ascii="Times New Roman" w:eastAsia="黑体" w:hAnsi="黑体" w:hint="default"/>
          </w:rPr>
          <w:delText>－</w:delText>
        </w:r>
      </w:del>
      <w:ins w:id="395" w:author="HeYang" w:date="2017-06-03T21:44:00Z">
        <w:r>
          <w:rPr>
            <w:color w:val="auto"/>
            <w:position w:val="0"/>
            <w:sz w:val="20"/>
            <w:szCs w:val="20"/>
            <w:rFonts w:ascii="Times New Roman" w:eastAsia="黑体" w:hAnsi="黑体" w:hint="default"/>
          </w:rPr>
          <w:t>-</w:t>
        </w:r>
      </w:ins>
      <w:r>
        <w:rPr/>
        <w:rPr>
          <w:rFonts w:ascii="Times New Roman" w:eastAsia="黑体" w:hAnsi="Times New Roman"/>
          <w:shd w:val="clear"/>
          <w:sz w:val="20"/>
          <w:szCs w:val="20"/>
          <w:w w:val="100"/>
        </w:rPr>
        <w:fldChar w:fldCharType="begin"/>
      </w:r>
      <w:r>
        <w:rPr/>
        <w:rPr>
          <w:rFonts w:ascii="Times New Roman" w:eastAsia="黑体" w:hAnsi="Times New Roman"/>
          <w:shd w:val="clear"/>
          <w:sz w:val="20"/>
          <w:szCs w:val="20"/>
          <w:w w:val="100"/>
        </w:rPr>
        <w:instrText xml:space="preserve"> SEQ Figure \* ARABIC \s 1</w:instrText>
      </w:r>
      <w:r>
        <w:rPr/>
        <w:rPr>
          <w:rFonts w:ascii="Times New Roman" w:eastAsia="黑体" w:hAnsi="Times New Roman"/>
          <w:shd w:val="clear"/>
          <w:sz w:val="20"/>
          <w:szCs w:val="20"/>
          <w:w w:val="100"/>
        </w:rPr>
        <w:fldChar w:fldCharType="separate"/>
      </w:r>
      <w:r>
        <w:rPr>
          <w:color w:val="auto"/>
          <w:position w:val="0"/>
          <w:sz w:val="20"/>
          <w:szCs w:val="20"/>
          <w:rFonts w:ascii="Times New Roman" w:eastAsia="黑体" w:hAnsi="黑体" w:hint="default"/>
        </w:rPr>
        <w:t>7</w:t>
      </w:r>
      <w:r>
        <w:rPr/>
        <w:rPr>
          <w:rFonts w:ascii="Times New Roman" w:eastAsia="黑体" w:hAnsi="Times New Roman"/>
          <w:shd w:val="clear"/>
          <w:sz w:val="20"/>
          <w:szCs w:val="20"/>
          <w:w w:val="100"/>
        </w:rPr>
        <w:fldChar w:fldCharType="end"/>
      </w:r>
      <w:r>
        <w:rPr>
          <w:color w:val="auto"/>
          <w:position w:val="0"/>
          <w:sz w:val="20"/>
          <w:szCs w:val="20"/>
          <w:rFonts w:ascii="Times New Roman" w:eastAsia="黑体" w:hAnsi="黑体" w:hint="default"/>
        </w:rPr>
        <w:t xml:space="preserve">　The Hourglass Design</w:t>
      </w:r>
    </w:p>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p>
    <w:p>
      <w:pPr>
        <w:numPr>
          <w:ilvl w:val="0"/>
          <w:numId w:val="0"/>
        </w:numPr>
        <w:jc w:val="left"/>
        <w:spacing w:lineRule="auto" w:line="240" w:before="0" w:after="160"/>
        <w:ind w:right="0" w:firstLine="480"/>
        <w:rPr>
          <w:color w:val="000000"/>
          <w:position w:val="0"/>
          <w:sz w:val="24"/>
          <w:szCs w:val="24"/>
          <w:rFonts w:ascii="Times New Roman" w:eastAsia="宋体" w:hAnsi="宋体" w:hint="default"/>
        </w:rPr>
        <w:autoSpaceDE w:val="0"/>
        <w:autoSpaceDN w:val="0"/>
      </w:pPr>
      <w:r>
        <w:rPr>
          <w:color w:val="auto"/>
          <w:position w:val="0"/>
          <w:sz w:val="24"/>
          <w:szCs w:val="24"/>
          <w:rFonts w:ascii="Consolas" w:eastAsia="宋体" w:hAnsi="宋体" w:hint="default"/>
        </w:rPr>
        <w:t>此处沙漏使用</w:t>
      </w:r>
      <w:r>
        <w:rPr>
          <w:color w:val="auto"/>
          <w:position w:val="0"/>
          <w:sz w:val="24"/>
          <w:szCs w:val="24"/>
          <w:rFonts w:ascii="Times New Roman" w:eastAsia="宋体" w:hAnsi="宋体" w:hint="default"/>
        </w:rPr>
        <w:t>Graphics类的paintComponet</w:t>
      </w:r>
      <w:r>
        <w:rPr>
          <w:color w:val="000000"/>
          <w:position w:val="0"/>
          <w:sz w:val="24"/>
          <w:szCs w:val="24"/>
          <w:rFonts w:ascii="Consolas" w:eastAsia="宋体" w:hAnsi="宋体" w:hint="default"/>
        </w:rPr>
        <w:t>()方法，游戏开始自动调用，在线程中，</w:t>
      </w:r>
      <w:r>
        <w:rPr>
          <w:color w:val="000000"/>
          <w:position w:val="0"/>
          <w:sz w:val="24"/>
          <w:szCs w:val="24"/>
          <w:rFonts w:ascii="Consolas" w:eastAsia="宋体" w:hAnsi="宋体" w:hint="default"/>
        </w:rPr>
        <w:t>当剩余时间参数改变时调用</w:t>
      </w:r>
      <w:r>
        <w:rPr>
          <w:color w:val="000000"/>
          <w:position w:val="0"/>
          <w:sz w:val="24"/>
          <w:szCs w:val="24"/>
          <w:rFonts w:ascii="Times New Roman" w:eastAsia="宋体" w:hAnsi="宋体" w:hint="default"/>
        </w:rPr>
        <w:t>repaint()，重载paintComponet()，通过判断剩余时间，绘制</w:t>
      </w:r>
      <w:r>
        <w:rPr>
          <w:color w:val="000000"/>
          <w:position w:val="0"/>
          <w:sz w:val="24"/>
          <w:szCs w:val="24"/>
          <w:rFonts w:ascii="Times New Roman" w:eastAsia="宋体" w:hAnsi="宋体" w:hint="default"/>
        </w:rPr>
        <w:t>线条，这样随着每一秒时间的流逝，上方的绿色线条会在视觉上像是流动到下方。当属</w:t>
      </w:r>
      <w:r>
        <w:rPr>
          <w:color w:val="000000"/>
          <w:position w:val="0"/>
          <w:sz w:val="24"/>
          <w:szCs w:val="24"/>
          <w:rFonts w:ascii="Times New Roman" w:eastAsia="宋体" w:hAnsi="宋体" w:hint="default"/>
        </w:rPr>
        <w:t>于时间不足5秒时，JLabel显示提示信息。部分代码如下：</w:t>
      </w:r>
    </w:p>
    <w:p>
      <w:pPr>
        <w:numPr>
          <w:ilvl w:val="0"/>
          <w:numId w:val="0"/>
        </w:numPr>
        <w:jc w:val="left"/>
        <w:spacing w:lineRule="auto" w:line="240" w:before="0" w:after="160"/>
        <w:ind w:left="420" w:right="0" w:firstLine="420"/>
        <w:rPr>
          <w:color w:val="auto"/>
          <w:position w:val="0"/>
          <w:sz w:val="24"/>
          <w:szCs w:val="24"/>
          <w:rFonts w:ascii="Times New Roman" w:eastAsia="宋体" w:hAnsi="宋体" w:hint="default"/>
        </w:rPr>
        <w:autoSpaceDE w:val="0"/>
        <w:autoSpaceDN w:val="0"/>
      </w:pPr>
      <w:r>
        <w:rPr>
          <w:b w:val="1"/>
          <w:color w:val="7F0055"/>
          <w:position w:val="0"/>
          <w:sz w:val="24"/>
          <w:szCs w:val="24"/>
          <w:rFonts w:ascii="Times New Roman" w:eastAsia="宋体" w:hAnsi="宋体" w:hint="default"/>
        </w:rPr>
        <w:t>super</w:t>
      </w:r>
      <w:r>
        <w:rPr>
          <w:color w:val="000000"/>
          <w:position w:val="0"/>
          <w:sz w:val="24"/>
          <w:szCs w:val="24"/>
          <w:rFonts w:ascii="Times New Roman" w:eastAsia="宋体" w:hAnsi="宋体" w:hint="default"/>
        </w:rPr>
        <w:t>.paintComponent(</w:t>
      </w:r>
      <w:r>
        <w:rPr>
          <w:color w:val="6A3E3E"/>
          <w:position w:val="0"/>
          <w:sz w:val="24"/>
          <w:szCs w:val="24"/>
          <w:highlight w:val="lightGray"/>
          <w:rFonts w:ascii="Times New Roman" w:eastAsia="宋体" w:hAnsi="宋体" w:hint="default"/>
        </w:rPr>
        <w:t>g</w:t>
      </w:r>
      <w:r>
        <w:rPr>
          <w:color w:val="000000"/>
          <w:position w:val="0"/>
          <w:sz w:val="24"/>
          <w:szCs w:val="24"/>
          <w:rFonts w:ascii="Times New Roman" w:eastAsia="宋体" w:hAnsi="宋体" w:hint="default"/>
        </w:rPr>
        <w:t>);</w:t>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p>
    <w:p>
      <w:pPr>
        <w:numPr>
          <w:ilvl w:val="0"/>
          <w:numId w:val="0"/>
        </w:numPr>
        <w:jc w:val="left"/>
        <w:spacing w:lineRule="auto" w:line="240" w:before="0" w:after="160"/>
        <w:ind w:right="0" w:firstLine="0"/>
        <w:rPr>
          <w:color w:val="auto"/>
          <w:position w:val="0"/>
          <w:sz w:val="24"/>
          <w:szCs w:val="24"/>
          <w:rFonts w:ascii="Times New Roman" w:eastAsia="宋体" w:hAnsi="宋体" w:hint="default"/>
        </w:rPr>
        <w:autoSpaceDE w:val="0"/>
        <w:autoSpaceDN w:val="0"/>
      </w:pP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6A3E3E"/>
          <w:position w:val="0"/>
          <w:sz w:val="24"/>
          <w:szCs w:val="24"/>
          <w:highlight w:val="lightGray"/>
          <w:rFonts w:ascii="Times New Roman" w:eastAsia="宋体" w:hAnsi="宋体" w:hint="default"/>
        </w:rPr>
        <w:t>g</w:t>
      </w:r>
      <w:r>
        <w:rPr>
          <w:color w:val="000000"/>
          <w:position w:val="0"/>
          <w:sz w:val="24"/>
          <w:szCs w:val="24"/>
          <w:rFonts w:ascii="Times New Roman" w:eastAsia="宋体" w:hAnsi="宋体" w:hint="default"/>
        </w:rPr>
        <w:t>.setColor(Color.</w:t>
      </w:r>
      <w:r>
        <w:rPr>
          <w:i w:val="1"/>
          <w:b w:val="1"/>
          <w:color w:val="0000C0"/>
          <w:position w:val="0"/>
          <w:sz w:val="24"/>
          <w:szCs w:val="24"/>
          <w:rFonts w:ascii="Times New Roman" w:eastAsia="宋体" w:hAnsi="宋体" w:hint="default"/>
        </w:rPr>
        <w:t>green</w:t>
      </w:r>
      <w:r>
        <w:rPr>
          <w:color w:val="000000"/>
          <w:position w:val="0"/>
          <w:sz w:val="24"/>
          <w:szCs w:val="24"/>
          <w:rFonts w:ascii="Times New Roman" w:eastAsia="宋体" w:hAnsi="宋体" w:hint="default"/>
        </w:rPr>
        <w:t>);</w:t>
      </w:r>
    </w:p>
    <w:p>
      <w:pPr>
        <w:numPr>
          <w:ilvl w:val="0"/>
          <w:numId w:val="0"/>
        </w:numPr>
        <w:jc w:val="left"/>
        <w:spacing w:lineRule="auto" w:line="240" w:before="0" w:after="160"/>
        <w:ind w:right="0" w:firstLine="0"/>
        <w:rPr>
          <w:color w:val="auto"/>
          <w:position w:val="0"/>
          <w:sz w:val="24"/>
          <w:szCs w:val="24"/>
          <w:rFonts w:ascii="Times New Roman" w:eastAsia="宋体" w:hAnsi="宋体" w:hint="default"/>
        </w:rPr>
        <w:autoSpaceDE w:val="0"/>
        <w:autoSpaceDN w:val="0"/>
      </w:pP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b w:val="1"/>
          <w:color w:val="7F0055"/>
          <w:position w:val="0"/>
          <w:sz w:val="24"/>
          <w:szCs w:val="24"/>
          <w:rFonts w:ascii="Times New Roman" w:eastAsia="宋体" w:hAnsi="宋体" w:hint="default"/>
        </w:rPr>
        <w:t>for</w:t>
      </w:r>
      <w:r>
        <w:rPr>
          <w:color w:val="000000"/>
          <w:position w:val="0"/>
          <w:sz w:val="24"/>
          <w:szCs w:val="24"/>
          <w:rFonts w:ascii="Times New Roman" w:eastAsia="宋体" w:hAnsi="宋体" w:hint="default"/>
        </w:rPr>
        <w:t xml:space="preserve"> (</w:t>
      </w:r>
      <w:r>
        <w:rPr>
          <w:b w:val="1"/>
          <w:color w:val="7F0055"/>
          <w:position w:val="0"/>
          <w:sz w:val="24"/>
          <w:szCs w:val="24"/>
          <w:rFonts w:ascii="Times New Roman" w:eastAsia="宋体" w:hAnsi="宋体" w:hint="default"/>
        </w:rPr>
        <w:t>int</w:t>
      </w:r>
      <w:r>
        <w:rPr>
          <w:color w:val="000000"/>
          <w:position w:val="0"/>
          <w:sz w:val="24"/>
          <w:szCs w:val="24"/>
          <w:rFonts w:ascii="Times New Roman" w:eastAsia="宋体" w:hAnsi="宋体" w:hint="default"/>
        </w:rPr>
        <w:t xml:space="preserve"> </w:t>
      </w:r>
      <w:r>
        <w:rPr>
          <w:color w:val="6A3E3E"/>
          <w:position w:val="0"/>
          <w:sz w:val="24"/>
          <w:szCs w:val="24"/>
          <w:rFonts w:ascii="Times New Roman" w:eastAsia="宋体" w:hAnsi="宋体" w:hint="default"/>
        </w:rPr>
        <w:t>i</w:t>
      </w:r>
      <w:r>
        <w:rPr>
          <w:color w:val="000000"/>
          <w:position w:val="0"/>
          <w:sz w:val="24"/>
          <w:szCs w:val="24"/>
          <w:rFonts w:ascii="Times New Roman" w:eastAsia="宋体" w:hAnsi="宋体" w:hint="default"/>
        </w:rPr>
        <w:t xml:space="preserve"> = 0; </w:t>
      </w:r>
      <w:r>
        <w:rPr>
          <w:color w:val="6A3E3E"/>
          <w:position w:val="0"/>
          <w:sz w:val="24"/>
          <w:szCs w:val="24"/>
          <w:rFonts w:ascii="Times New Roman" w:eastAsia="宋体" w:hAnsi="宋体" w:hint="default"/>
        </w:rPr>
        <w:t>i</w:t>
      </w:r>
      <w:r>
        <w:rPr>
          <w:color w:val="000000"/>
          <w:position w:val="0"/>
          <w:sz w:val="24"/>
          <w:szCs w:val="24"/>
          <w:rFonts w:ascii="Times New Roman" w:eastAsia="宋体" w:hAnsi="宋体" w:hint="default"/>
        </w:rPr>
        <w:t xml:space="preserve"> &lt; 56; </w:t>
      </w:r>
      <w:r>
        <w:rPr>
          <w:color w:val="6A3E3E"/>
          <w:position w:val="0"/>
          <w:sz w:val="24"/>
          <w:szCs w:val="24"/>
          <w:rFonts w:ascii="Times New Roman" w:eastAsia="宋体" w:hAnsi="宋体" w:hint="default"/>
        </w:rPr>
        <w:t>i</w:t>
      </w:r>
      <w:r>
        <w:rPr>
          <w:color w:val="000000"/>
          <w:position w:val="0"/>
          <w:sz w:val="24"/>
          <w:szCs w:val="24"/>
          <w:rFonts w:ascii="Times New Roman" w:eastAsia="宋体" w:hAnsi="宋体" w:hint="default"/>
        </w:rPr>
        <w:t xml:space="preserve">＋＋) {</w:t>
      </w:r>
    </w:p>
    <w:p>
      <w:pPr>
        <w:numPr>
          <w:ilvl w:val="0"/>
          <w:numId w:val="0"/>
        </w:numPr>
        <w:jc w:val="left"/>
        <w:spacing w:lineRule="auto" w:line="240" w:before="0" w:after="160"/>
        <w:ind w:right="0" w:firstLine="0"/>
        <w:rPr>
          <w:color w:val="auto"/>
          <w:position w:val="0"/>
          <w:sz w:val="24"/>
          <w:szCs w:val="24"/>
          <w:rFonts w:ascii="Times New Roman" w:eastAsia="宋体" w:hAnsi="宋体" w:hint="default"/>
        </w:rPr>
        <w:autoSpaceDE w:val="0"/>
        <w:autoSpaceDN w:val="0"/>
      </w:pP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6A3E3E"/>
          <w:position w:val="0"/>
          <w:sz w:val="24"/>
          <w:szCs w:val="24"/>
          <w:highlight w:val="lightGray"/>
          <w:rFonts w:ascii="Times New Roman" w:eastAsia="宋体" w:hAnsi="宋体" w:hint="default"/>
        </w:rPr>
        <w:t>g</w:t>
      </w:r>
      <w:r>
        <w:rPr>
          <w:color w:val="000000"/>
          <w:position w:val="0"/>
          <w:sz w:val="24"/>
          <w:szCs w:val="24"/>
          <w:rFonts w:ascii="Times New Roman" w:eastAsia="宋体" w:hAnsi="宋体" w:hint="default"/>
        </w:rPr>
        <w:t>.drawLine(</w:t>
      </w:r>
      <w:r>
        <w:rPr>
          <w:color w:val="0000C0"/>
          <w:position w:val="0"/>
          <w:sz w:val="24"/>
          <w:szCs w:val="24"/>
          <w:rFonts w:ascii="Times New Roman" w:eastAsia="宋体" w:hAnsi="宋体" w:hint="default"/>
        </w:rPr>
        <w:t>x1</w:t>
      </w:r>
      <w:r>
        <w:rPr>
          <w:color w:val="000000"/>
          <w:position w:val="0"/>
          <w:sz w:val="24"/>
          <w:szCs w:val="24"/>
          <w:rFonts w:ascii="Times New Roman" w:eastAsia="宋体" w:hAnsi="宋体" w:hint="default"/>
        </w:rPr>
        <w:t xml:space="preserve"> ＋ </w:t>
      </w:r>
      <w:r>
        <w:rPr>
          <w:color w:val="6A3E3E"/>
          <w:position w:val="0"/>
          <w:sz w:val="24"/>
          <w:szCs w:val="24"/>
          <w:rFonts w:ascii="Times New Roman" w:eastAsia="宋体" w:hAnsi="宋体" w:hint="default"/>
        </w:rPr>
        <w:t>i</w:t>
      </w:r>
      <w:r>
        <w:rPr>
          <w:color w:val="000000"/>
          <w:position w:val="0"/>
          <w:sz w:val="24"/>
          <w:szCs w:val="24"/>
          <w:rFonts w:ascii="Times New Roman" w:eastAsia="宋体" w:hAnsi="宋体" w:hint="default"/>
        </w:rPr>
        <w:t xml:space="preserve"> / 2 ＋ 2, </w:t>
      </w:r>
      <w:r>
        <w:rPr>
          <w:color w:val="0000C0"/>
          <w:position w:val="0"/>
          <w:sz w:val="24"/>
          <w:szCs w:val="24"/>
          <w:rFonts w:ascii="Times New Roman" w:eastAsia="宋体" w:hAnsi="宋体" w:hint="default"/>
        </w:rPr>
        <w:t>y1</w:t>
      </w:r>
      <w:r>
        <w:rPr>
          <w:color w:val="000000"/>
          <w:position w:val="0"/>
          <w:sz w:val="24"/>
          <w:szCs w:val="24"/>
          <w:rFonts w:ascii="Times New Roman" w:eastAsia="宋体" w:hAnsi="宋体" w:hint="default"/>
        </w:rPr>
        <w:t xml:space="preserve"> ＋ </w:t>
      </w:r>
      <w:r>
        <w:rPr>
          <w:color w:val="6A3E3E"/>
          <w:position w:val="0"/>
          <w:sz w:val="24"/>
          <w:szCs w:val="24"/>
          <w:rFonts w:ascii="Times New Roman" w:eastAsia="宋体" w:hAnsi="宋体" w:hint="default"/>
        </w:rPr>
        <w:t>i</w:t>
      </w:r>
      <w:r>
        <w:rPr>
          <w:color w:val="000000"/>
          <w:position w:val="0"/>
          <w:sz w:val="24"/>
          <w:szCs w:val="24"/>
          <w:rFonts w:ascii="Times New Roman" w:eastAsia="宋体" w:hAnsi="宋体" w:hint="default"/>
        </w:rPr>
        <w:t xml:space="preserve">, </w:t>
      </w:r>
      <w:r>
        <w:rPr>
          <w:color w:val="0000C0"/>
          <w:position w:val="0"/>
          <w:sz w:val="24"/>
          <w:szCs w:val="24"/>
          <w:rFonts w:ascii="Times New Roman" w:eastAsia="宋体" w:hAnsi="宋体" w:hint="default"/>
        </w:rPr>
        <w:t>x2</w:t>
      </w:r>
      <w:r>
        <w:rPr>
          <w:color w:val="000000"/>
          <w:position w:val="0"/>
          <w:sz w:val="24"/>
          <w:szCs w:val="24"/>
          <w:rFonts w:ascii="Times New Roman" w:eastAsia="宋体" w:hAnsi="宋体" w:hint="default"/>
        </w:rPr>
        <w:t xml:space="preserve"> </w:t>
      </w:r>
      <w:del w:id="396" w:author="HeYang" w:date="2017-06-03T21:44:00Z">
        <w:r>
          <w:rPr>
            <w:color w:val="000000"/>
            <w:position w:val="0"/>
            <w:sz w:val="24"/>
            <w:szCs w:val="24"/>
            <w:rFonts w:ascii="Times New Roman" w:eastAsia="宋体" w:hAnsi="宋体" w:hint="default"/>
          </w:rPr>
          <w:delText>－</w:delText>
        </w:r>
      </w:del>
      <w:ins w:id="397" w:author="HeYang" w:date="2017-06-03T21:44:00Z">
        <w:r>
          <w:rPr>
            <w:color w:val="000000"/>
            <w:position w:val="0"/>
            <w:sz w:val="24"/>
            <w:szCs w:val="24"/>
            <w:rFonts w:ascii="Times New Roman" w:eastAsia="宋体" w:hAnsi="宋体" w:hint="default"/>
          </w:rPr>
          <w:t>-</w:t>
        </w:r>
      </w:ins>
      <w:r>
        <w:rPr>
          <w:color w:val="000000"/>
          <w:position w:val="0"/>
          <w:sz w:val="24"/>
          <w:szCs w:val="24"/>
          <w:rFonts w:ascii="Times New Roman" w:eastAsia="宋体" w:hAnsi="宋体" w:hint="default"/>
        </w:rPr>
        <w:t xml:space="preserve"> </w:t>
      </w:r>
      <w:r>
        <w:rPr>
          <w:color w:val="6A3E3E"/>
          <w:position w:val="0"/>
          <w:sz w:val="24"/>
          <w:szCs w:val="24"/>
          <w:rFonts w:ascii="Times New Roman" w:eastAsia="宋体" w:hAnsi="宋体" w:hint="default"/>
        </w:rPr>
        <w:t>i</w:t>
      </w:r>
      <w:r>
        <w:rPr>
          <w:color w:val="000000"/>
          <w:position w:val="0"/>
          <w:sz w:val="24"/>
          <w:szCs w:val="24"/>
          <w:rFonts w:ascii="Times New Roman" w:eastAsia="宋体" w:hAnsi="宋体" w:hint="default"/>
        </w:rPr>
        <w:t xml:space="preserve"> / 2 </w:t>
      </w:r>
      <w:del w:id="398" w:author="HeYang" w:date="2017-06-03T21:44:00Z">
        <w:r>
          <w:rPr>
            <w:color w:val="000000"/>
            <w:position w:val="0"/>
            <w:sz w:val="24"/>
            <w:szCs w:val="24"/>
            <w:rFonts w:ascii="Times New Roman" w:eastAsia="宋体" w:hAnsi="宋体" w:hint="default"/>
          </w:rPr>
          <w:delText>－</w:delText>
        </w:r>
      </w:del>
      <w:ins w:id="399" w:author="HeYang" w:date="2017-06-03T21:44:00Z">
        <w:r>
          <w:rPr>
            <w:color w:val="000000"/>
            <w:position w:val="0"/>
            <w:sz w:val="24"/>
            <w:szCs w:val="24"/>
            <w:rFonts w:ascii="Times New Roman" w:eastAsia="宋体" w:hAnsi="宋体" w:hint="default"/>
          </w:rPr>
          <w:t>-</w:t>
        </w:r>
      </w:ins>
      <w:r>
        <w:rPr>
          <w:color w:val="000000"/>
          <w:position w:val="0"/>
          <w:sz w:val="24"/>
          <w:szCs w:val="24"/>
          <w:rFonts w:ascii="Times New Roman" w:eastAsia="宋体" w:hAnsi="宋体" w:hint="default"/>
        </w:rPr>
        <w:t xml:space="preserve"> 2, </w:t>
      </w:r>
      <w:r>
        <w:rPr>
          <w:color w:val="0000C0"/>
          <w:position w:val="0"/>
          <w:sz w:val="24"/>
          <w:szCs w:val="24"/>
          <w:rFonts w:ascii="Times New Roman" w:eastAsia="宋体" w:hAnsi="宋体" w:hint="default"/>
        </w:rPr>
        <w:t>y1</w:t>
      </w:r>
      <w:r>
        <w:rPr>
          <w:color w:val="000000"/>
          <w:position w:val="0"/>
          <w:sz w:val="24"/>
          <w:szCs w:val="24"/>
          <w:rFonts w:ascii="Times New Roman" w:eastAsia="宋体" w:hAnsi="宋体" w:hint="default"/>
        </w:rPr>
        <w:t xml:space="preserve"> ＋ </w:t>
      </w:r>
      <w:r>
        <w:rPr>
          <w:color w:val="6A3E3E"/>
          <w:position w:val="0"/>
          <w:sz w:val="24"/>
          <w:szCs w:val="24"/>
          <w:rFonts w:ascii="Times New Roman" w:eastAsia="宋体" w:hAnsi="宋体" w:hint="default"/>
        </w:rPr>
        <w:t>i</w:t>
      </w:r>
      <w:r>
        <w:rPr>
          <w:color w:val="000000"/>
          <w:position w:val="0"/>
          <w:sz w:val="24"/>
          <w:szCs w:val="24"/>
          <w:rFonts w:ascii="Times New Roman" w:eastAsia="宋体" w:hAnsi="宋体" w:hint="default"/>
        </w:rPr>
        <w:t>);</w:t>
      </w:r>
    </w:p>
    <w:p>
      <w:pPr>
        <w:numPr>
          <w:ilvl w:val="0"/>
          <w:numId w:val="0"/>
        </w:numPr>
        <w:jc w:val="left"/>
        <w:spacing w:lineRule="auto" w:line="240" w:before="0" w:after="160"/>
        <w:ind w:right="0" w:firstLine="0"/>
        <w:rPr>
          <w:color w:val="auto"/>
          <w:position w:val="0"/>
          <w:sz w:val="24"/>
          <w:szCs w:val="24"/>
          <w:rFonts w:ascii="Times New Roman" w:eastAsia="宋体" w:hAnsi="宋体" w:hint="default"/>
        </w:rPr>
        <w:autoSpaceDE w:val="0"/>
        <w:autoSpaceDN w:val="0"/>
      </w:pP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w:t>
      </w:r>
    </w:p>
    <w:p>
      <w:pPr>
        <w:numPr>
          <w:ilvl w:val="0"/>
          <w:numId w:val="0"/>
        </w:numPr>
        <w:jc w:val="left"/>
        <w:spacing w:lineRule="auto" w:line="240" w:before="0" w:after="160"/>
        <w:ind w:right="0" w:firstLine="0"/>
        <w:rPr>
          <w:color w:val="auto"/>
          <w:position w:val="0"/>
          <w:sz w:val="24"/>
          <w:szCs w:val="24"/>
          <w:rFonts w:ascii="Times New Roman" w:eastAsia="宋体" w:hAnsi="宋体" w:hint="default"/>
        </w:rPr>
        <w:autoSpaceDE w:val="0"/>
        <w:autoSpaceDN w:val="0"/>
      </w:pP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b w:val="1"/>
          <w:color w:val="7F0055"/>
          <w:position w:val="0"/>
          <w:sz w:val="24"/>
          <w:szCs w:val="24"/>
          <w:rFonts w:ascii="Times New Roman" w:eastAsia="宋体" w:hAnsi="宋体" w:hint="default"/>
        </w:rPr>
        <w:t>if</w:t>
      </w:r>
      <w:r>
        <w:rPr>
          <w:color w:val="000000"/>
          <w:position w:val="0"/>
          <w:sz w:val="24"/>
          <w:szCs w:val="24"/>
          <w:rFonts w:ascii="Times New Roman" w:eastAsia="宋体" w:hAnsi="宋体" w:hint="default"/>
        </w:rPr>
        <w:t xml:space="preserve"> (</w:t>
      </w:r>
      <w:r>
        <w:rPr>
          <w:color w:val="0000C0"/>
          <w:position w:val="0"/>
          <w:sz w:val="24"/>
          <w:szCs w:val="24"/>
          <w:rFonts w:ascii="Times New Roman" w:eastAsia="宋体" w:hAnsi="宋体" w:hint="default"/>
        </w:rPr>
        <w:t>remainTimes</w:t>
      </w:r>
      <w:r>
        <w:rPr>
          <w:color w:val="000000"/>
          <w:position w:val="0"/>
          <w:sz w:val="24"/>
          <w:szCs w:val="24"/>
          <w:rFonts w:ascii="Times New Roman" w:eastAsia="宋体" w:hAnsi="宋体" w:hint="default"/>
        </w:rPr>
        <w:t xml:space="preserve"> &lt; 55) {</w:t>
      </w:r>
    </w:p>
    <w:p>
      <w:pPr>
        <w:numPr>
          <w:ilvl w:val="0"/>
          <w:numId w:val="0"/>
        </w:numPr>
        <w:jc w:val="left"/>
        <w:spacing w:lineRule="auto" w:line="240" w:before="0" w:after="160"/>
        <w:ind w:right="0" w:firstLine="0"/>
        <w:rPr>
          <w:color w:val="auto"/>
          <w:position w:val="0"/>
          <w:sz w:val="24"/>
          <w:szCs w:val="24"/>
          <w:rFonts w:ascii="Times New Roman" w:eastAsia="宋体" w:hAnsi="宋体" w:hint="default"/>
        </w:rPr>
        <w:autoSpaceDE w:val="0"/>
        <w:autoSpaceDN w:val="0"/>
      </w:pP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b w:val="1"/>
          <w:color w:val="7F0055"/>
          <w:position w:val="0"/>
          <w:sz w:val="24"/>
          <w:szCs w:val="24"/>
          <w:rFonts w:ascii="Times New Roman" w:eastAsia="宋体" w:hAnsi="宋体" w:hint="default"/>
        </w:rPr>
        <w:t>for</w:t>
      </w:r>
      <w:r>
        <w:rPr>
          <w:color w:val="000000"/>
          <w:position w:val="0"/>
          <w:sz w:val="24"/>
          <w:szCs w:val="24"/>
          <w:rFonts w:ascii="Times New Roman" w:eastAsia="宋体" w:hAnsi="宋体" w:hint="default"/>
        </w:rPr>
        <w:t xml:space="preserve"> (</w:t>
      </w:r>
      <w:r>
        <w:rPr>
          <w:b w:val="1"/>
          <w:color w:val="7F0055"/>
          <w:position w:val="0"/>
          <w:sz w:val="24"/>
          <w:szCs w:val="24"/>
          <w:rFonts w:ascii="Times New Roman" w:eastAsia="宋体" w:hAnsi="宋体" w:hint="default"/>
        </w:rPr>
        <w:t>int</w:t>
      </w:r>
      <w:r>
        <w:rPr>
          <w:color w:val="000000"/>
          <w:position w:val="0"/>
          <w:sz w:val="24"/>
          <w:szCs w:val="24"/>
          <w:rFonts w:ascii="Times New Roman" w:eastAsia="宋体" w:hAnsi="宋体" w:hint="default"/>
        </w:rPr>
        <w:t xml:space="preserve"> </w:t>
      </w:r>
      <w:r>
        <w:rPr>
          <w:color w:val="6A3E3E"/>
          <w:position w:val="0"/>
          <w:sz w:val="24"/>
          <w:szCs w:val="24"/>
          <w:rFonts w:ascii="Times New Roman" w:eastAsia="宋体" w:hAnsi="宋体" w:hint="default"/>
        </w:rPr>
        <w:t>i</w:t>
      </w:r>
      <w:r>
        <w:rPr>
          <w:color w:val="000000"/>
          <w:position w:val="0"/>
          <w:sz w:val="24"/>
          <w:szCs w:val="24"/>
          <w:rFonts w:ascii="Times New Roman" w:eastAsia="宋体" w:hAnsi="宋体" w:hint="default"/>
        </w:rPr>
        <w:t xml:space="preserve"> = 0; </w:t>
      </w:r>
      <w:r>
        <w:rPr>
          <w:color w:val="6A3E3E"/>
          <w:position w:val="0"/>
          <w:sz w:val="24"/>
          <w:szCs w:val="24"/>
          <w:rFonts w:ascii="Times New Roman" w:eastAsia="宋体" w:hAnsi="宋体" w:hint="default"/>
        </w:rPr>
        <w:t>i</w:t>
      </w:r>
      <w:r>
        <w:rPr>
          <w:color w:val="000000"/>
          <w:position w:val="0"/>
          <w:sz w:val="24"/>
          <w:szCs w:val="24"/>
          <w:rFonts w:ascii="Times New Roman" w:eastAsia="宋体" w:hAnsi="宋体" w:hint="default"/>
        </w:rPr>
        <w:t xml:space="preserve"> &lt; </w:t>
      </w:r>
      <w:r>
        <w:rPr>
          <w:color w:val="0000C0"/>
          <w:position w:val="0"/>
          <w:sz w:val="24"/>
          <w:szCs w:val="24"/>
          <w:rFonts w:ascii="Times New Roman" w:eastAsia="宋体" w:hAnsi="宋体" w:hint="default"/>
        </w:rPr>
        <w:t>remainTimes</w:t>
      </w:r>
      <w:r>
        <w:rPr>
          <w:color w:val="000000"/>
          <w:position w:val="0"/>
          <w:sz w:val="24"/>
          <w:szCs w:val="24"/>
          <w:rFonts w:ascii="Times New Roman" w:eastAsia="宋体" w:hAnsi="宋体" w:hint="default"/>
        </w:rPr>
        <w:t xml:space="preserve">; </w:t>
      </w:r>
      <w:r>
        <w:rPr>
          <w:color w:val="6A3E3E"/>
          <w:position w:val="0"/>
          <w:sz w:val="24"/>
          <w:szCs w:val="24"/>
          <w:rFonts w:ascii="Times New Roman" w:eastAsia="宋体" w:hAnsi="宋体" w:hint="default"/>
        </w:rPr>
        <w:t>i</w:t>
      </w:r>
      <w:r>
        <w:rPr>
          <w:color w:val="000000"/>
          <w:position w:val="0"/>
          <w:sz w:val="24"/>
          <w:szCs w:val="24"/>
          <w:rFonts w:ascii="Times New Roman" w:eastAsia="宋体" w:hAnsi="宋体" w:hint="default"/>
        </w:rPr>
        <w:t xml:space="preserve">＋＋) {</w:t>
      </w:r>
    </w:p>
    <w:p>
      <w:pPr>
        <w:numPr>
          <w:ilvl w:val="0"/>
          <w:numId w:val="0"/>
        </w:numPr>
        <w:jc w:val="left"/>
        <w:spacing w:lineRule="auto" w:line="240" w:before="0" w:after="160"/>
        <w:ind w:right="0" w:firstLine="0"/>
        <w:rPr>
          <w:color w:val="auto"/>
          <w:position w:val="0"/>
          <w:sz w:val="24"/>
          <w:szCs w:val="24"/>
          <w:rFonts w:ascii="Times New Roman" w:eastAsia="宋体" w:hAnsi="宋体" w:hint="default"/>
        </w:rPr>
        <w:autoSpaceDE w:val="0"/>
        <w:autoSpaceDN w:val="0"/>
      </w:pP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6A3E3E"/>
          <w:position w:val="0"/>
          <w:sz w:val="24"/>
          <w:szCs w:val="24"/>
          <w:highlight w:val="lightGray"/>
          <w:rFonts w:ascii="Times New Roman" w:eastAsia="宋体" w:hAnsi="宋体" w:hint="default"/>
        </w:rPr>
        <w:t>g</w:t>
      </w:r>
      <w:r>
        <w:rPr>
          <w:color w:val="000000"/>
          <w:position w:val="0"/>
          <w:sz w:val="24"/>
          <w:szCs w:val="24"/>
          <w:rFonts w:ascii="Times New Roman" w:eastAsia="宋体" w:hAnsi="宋体" w:hint="default"/>
        </w:rPr>
        <w:t>.drawLine(</w:t>
      </w:r>
      <w:r>
        <w:rPr>
          <w:color w:val="0000C0"/>
          <w:position w:val="0"/>
          <w:sz w:val="24"/>
          <w:szCs w:val="24"/>
          <w:rFonts w:ascii="Times New Roman" w:eastAsia="宋体" w:hAnsi="宋体" w:hint="default"/>
        </w:rPr>
        <w:t>x1</w:t>
      </w:r>
      <w:r>
        <w:rPr>
          <w:color w:val="000000"/>
          <w:position w:val="0"/>
          <w:sz w:val="24"/>
          <w:szCs w:val="24"/>
          <w:rFonts w:ascii="Times New Roman" w:eastAsia="宋体" w:hAnsi="宋体" w:hint="default"/>
        </w:rPr>
        <w:t>＋</w:t>
      </w:r>
      <w:r>
        <w:rPr>
          <w:color w:val="6A3E3E"/>
          <w:position w:val="0"/>
          <w:sz w:val="24"/>
          <w:szCs w:val="24"/>
          <w:rFonts w:ascii="Times New Roman" w:eastAsia="宋体" w:hAnsi="宋体" w:hint="default"/>
        </w:rPr>
        <w:t>i</w:t>
      </w:r>
      <w:r>
        <w:rPr>
          <w:color w:val="000000"/>
          <w:position w:val="0"/>
          <w:sz w:val="24"/>
          <w:szCs w:val="24"/>
          <w:rFonts w:ascii="Times New Roman" w:eastAsia="宋体" w:hAnsi="宋体" w:hint="default"/>
        </w:rPr>
        <w:t xml:space="preserve">/2＋2, </w:t>
      </w:r>
      <w:r>
        <w:rPr>
          <w:color w:val="0000C0"/>
          <w:position w:val="0"/>
          <w:sz w:val="24"/>
          <w:szCs w:val="24"/>
          <w:rFonts w:ascii="Times New Roman" w:eastAsia="宋体" w:hAnsi="宋体" w:hint="default"/>
        </w:rPr>
        <w:t>y2</w:t>
      </w:r>
      <w:del w:id="400" w:author="HeYang" w:date="2017-06-03T21:44:00Z">
        <w:r>
          <w:rPr>
            <w:color w:val="000000"/>
            <w:position w:val="0"/>
            <w:sz w:val="24"/>
            <w:szCs w:val="24"/>
            <w:rFonts w:ascii="Times New Roman" w:eastAsia="宋体" w:hAnsi="宋体" w:hint="default"/>
          </w:rPr>
          <w:delText>－</w:delText>
        </w:r>
      </w:del>
      <w:ins w:id="401" w:author="HeYang" w:date="2017-06-03T21:44:00Z">
        <w:r>
          <w:rPr>
            <w:color w:val="000000"/>
            <w:position w:val="0"/>
            <w:sz w:val="24"/>
            <w:szCs w:val="24"/>
            <w:rFonts w:ascii="Times New Roman" w:eastAsia="宋体" w:hAnsi="宋体" w:hint="default"/>
          </w:rPr>
          <w:t>-</w:t>
        </w:r>
      </w:ins>
      <w:r>
        <w:rPr>
          <w:color w:val="6A3E3E"/>
          <w:position w:val="0"/>
          <w:sz w:val="24"/>
          <w:szCs w:val="24"/>
          <w:rFonts w:ascii="Times New Roman" w:eastAsia="宋体" w:hAnsi="宋体" w:hint="default"/>
        </w:rPr>
        <w:t>i</w:t>
      </w:r>
      <w:del w:id="402" w:author="HeYang" w:date="2017-06-03T21:44:00Z">
        <w:r>
          <w:rPr>
            <w:color w:val="000000"/>
            <w:position w:val="0"/>
            <w:sz w:val="24"/>
            <w:szCs w:val="24"/>
            <w:rFonts w:ascii="Times New Roman" w:eastAsia="宋体" w:hAnsi="宋体" w:hint="default"/>
          </w:rPr>
          <w:delText>－</w:delText>
        </w:r>
      </w:del>
      <w:ins w:id="403" w:author="HeYang" w:date="2017-06-03T21:44:00Z">
        <w:r>
          <w:rPr>
            <w:color w:val="000000"/>
            <w:position w:val="0"/>
            <w:sz w:val="24"/>
            <w:szCs w:val="24"/>
            <w:rFonts w:ascii="Times New Roman" w:eastAsia="宋体" w:hAnsi="宋体" w:hint="default"/>
          </w:rPr>
          <w:t>-</w:t>
        </w:r>
      </w:ins>
      <w:r>
        <w:rPr>
          <w:color w:val="000000"/>
          <w:position w:val="0"/>
          <w:sz w:val="24"/>
          <w:szCs w:val="24"/>
          <w:rFonts w:ascii="Times New Roman" w:eastAsia="宋体" w:hAnsi="宋体" w:hint="default"/>
        </w:rPr>
        <w:t>1,</w:t>
      </w:r>
      <w:r>
        <w:rPr>
          <w:color w:val="0000C0"/>
          <w:position w:val="0"/>
          <w:sz w:val="24"/>
          <w:szCs w:val="24"/>
          <w:rFonts w:ascii="Times New Roman" w:eastAsia="宋体" w:hAnsi="宋体" w:hint="default"/>
        </w:rPr>
        <w:t>x2</w:t>
      </w:r>
      <w:del w:id="404" w:author="HeYang" w:date="2017-06-03T21:44:00Z">
        <w:r>
          <w:rPr>
            <w:color w:val="000000"/>
            <w:position w:val="0"/>
            <w:sz w:val="24"/>
            <w:szCs w:val="24"/>
            <w:rFonts w:ascii="Times New Roman" w:eastAsia="宋体" w:hAnsi="宋体" w:hint="default"/>
          </w:rPr>
          <w:delText>－</w:delText>
        </w:r>
      </w:del>
      <w:ins w:id="405" w:author="HeYang" w:date="2017-06-03T21:44:00Z">
        <w:r>
          <w:rPr>
            <w:color w:val="000000"/>
            <w:position w:val="0"/>
            <w:sz w:val="24"/>
            <w:szCs w:val="24"/>
            <w:rFonts w:ascii="Times New Roman" w:eastAsia="宋体" w:hAnsi="宋体" w:hint="default"/>
          </w:rPr>
          <w:t>-</w:t>
        </w:r>
      </w:ins>
      <w:r>
        <w:rPr>
          <w:color w:val="6A3E3E"/>
          <w:position w:val="0"/>
          <w:sz w:val="24"/>
          <w:szCs w:val="24"/>
          <w:rFonts w:ascii="Times New Roman" w:eastAsia="宋体" w:hAnsi="宋体" w:hint="default"/>
        </w:rPr>
        <w:t>i</w:t>
      </w:r>
      <w:r>
        <w:rPr>
          <w:color w:val="000000"/>
          <w:position w:val="0"/>
          <w:sz w:val="24"/>
          <w:szCs w:val="24"/>
          <w:rFonts w:ascii="Times New Roman" w:eastAsia="宋体" w:hAnsi="宋体" w:hint="default"/>
        </w:rPr>
        <w:t>/2</w:t>
      </w:r>
      <w:del w:id="406" w:author="HeYang" w:date="2017-06-03T21:44:00Z">
        <w:r>
          <w:rPr>
            <w:color w:val="000000"/>
            <w:position w:val="0"/>
            <w:sz w:val="24"/>
            <w:szCs w:val="24"/>
            <w:rFonts w:ascii="Times New Roman" w:eastAsia="宋体" w:hAnsi="宋体" w:hint="default"/>
          </w:rPr>
          <w:delText>－</w:delText>
        </w:r>
      </w:del>
      <w:ins w:id="407" w:author="HeYang" w:date="2017-06-03T21:44:00Z">
        <w:r>
          <w:rPr>
            <w:color w:val="000000"/>
            <w:position w:val="0"/>
            <w:sz w:val="24"/>
            <w:szCs w:val="24"/>
            <w:rFonts w:ascii="Times New Roman" w:eastAsia="宋体" w:hAnsi="宋体" w:hint="default"/>
          </w:rPr>
          <w:t>-</w:t>
        </w:r>
      </w:ins>
      <w:r>
        <w:rPr>
          <w:color w:val="000000"/>
          <w:position w:val="0"/>
          <w:sz w:val="24"/>
          <w:szCs w:val="24"/>
          <w:rFonts w:ascii="Times New Roman" w:eastAsia="宋体" w:hAnsi="宋体" w:hint="default"/>
        </w:rPr>
        <w:t xml:space="preserve">2, </w:t>
      </w:r>
      <w:r>
        <w:rPr>
          <w:color w:val="0000C0"/>
          <w:position w:val="0"/>
          <w:sz w:val="24"/>
          <w:szCs w:val="24"/>
          <w:rFonts w:ascii="Times New Roman" w:eastAsia="宋体" w:hAnsi="宋体" w:hint="default"/>
        </w:rPr>
        <w:t>y2</w:t>
      </w:r>
      <w:del w:id="408" w:author="HeYang" w:date="2017-06-03T21:44:00Z">
        <w:r>
          <w:rPr>
            <w:color w:val="000000"/>
            <w:position w:val="0"/>
            <w:sz w:val="24"/>
            <w:szCs w:val="24"/>
            <w:rFonts w:ascii="Times New Roman" w:eastAsia="宋体" w:hAnsi="宋体" w:hint="default"/>
          </w:rPr>
          <w:delText>－</w:delText>
        </w:r>
      </w:del>
      <w:ins w:id="409" w:author="HeYang" w:date="2017-06-03T21:44:00Z">
        <w:r>
          <w:rPr>
            <w:color w:val="000000"/>
            <w:position w:val="0"/>
            <w:sz w:val="24"/>
            <w:szCs w:val="24"/>
            <w:rFonts w:ascii="Times New Roman" w:eastAsia="宋体" w:hAnsi="宋体" w:hint="default"/>
          </w:rPr>
          <w:t>-</w:t>
        </w:r>
      </w:ins>
      <w:r>
        <w:rPr>
          <w:color w:val="6A3E3E"/>
          <w:position w:val="0"/>
          <w:sz w:val="24"/>
          <w:szCs w:val="24"/>
          <w:rFonts w:ascii="Times New Roman" w:eastAsia="宋体" w:hAnsi="宋体" w:hint="default"/>
        </w:rPr>
        <w:t>i</w:t>
      </w:r>
      <w:del w:id="410" w:author="HeYang" w:date="2017-06-03T21:44:00Z">
        <w:r>
          <w:rPr>
            <w:color w:val="000000"/>
            <w:position w:val="0"/>
            <w:sz w:val="24"/>
            <w:szCs w:val="24"/>
            <w:rFonts w:ascii="Times New Roman" w:eastAsia="宋体" w:hAnsi="宋体" w:hint="default"/>
          </w:rPr>
          <w:delText>－</w:delText>
        </w:r>
      </w:del>
      <w:ins w:id="411" w:author="HeYang" w:date="2017-06-03T21:44:00Z">
        <w:r>
          <w:rPr>
            <w:color w:val="000000"/>
            <w:position w:val="0"/>
            <w:sz w:val="24"/>
            <w:szCs w:val="24"/>
            <w:rFonts w:ascii="Times New Roman" w:eastAsia="宋体" w:hAnsi="宋体" w:hint="default"/>
          </w:rPr>
          <w:t>-</w:t>
        </w:r>
      </w:ins>
      <w:r>
        <w:rPr>
          <w:color w:val="000000"/>
          <w:position w:val="0"/>
          <w:sz w:val="24"/>
          <w:szCs w:val="24"/>
          <w:rFonts w:ascii="Times New Roman" w:eastAsia="宋体" w:hAnsi="宋体" w:hint="default"/>
        </w:rPr>
        <w:t>1);</w:t>
      </w:r>
    </w:p>
    <w:p>
      <w:pPr>
        <w:numPr>
          <w:ilvl w:val="0"/>
          <w:numId w:val="0"/>
        </w:numPr>
        <w:jc w:val="left"/>
        <w:spacing w:lineRule="auto" w:line="240" w:before="0" w:after="160"/>
        <w:ind w:right="0" w:firstLine="0"/>
        <w:rPr>
          <w:color w:val="auto"/>
          <w:position w:val="0"/>
          <w:sz w:val="24"/>
          <w:szCs w:val="24"/>
          <w:rFonts w:ascii="Times New Roman" w:eastAsia="宋体" w:hAnsi="宋体" w:hint="default"/>
        </w:rPr>
        <w:autoSpaceDE w:val="0"/>
        <w:autoSpaceDN w:val="0"/>
      </w:pP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w:t>
      </w:r>
    </w:p>
    <w:p>
      <w:pPr>
        <w:numPr>
          <w:ilvl w:val="0"/>
          <w:numId w:val="0"/>
        </w:numPr>
        <w:jc w:val="left"/>
        <w:spacing w:lineRule="auto" w:line="240" w:before="0" w:after="160"/>
        <w:ind w:right="0" w:firstLine="0"/>
        <w:rPr>
          <w:color w:val="auto"/>
          <w:position w:val="0"/>
          <w:sz w:val="24"/>
          <w:szCs w:val="24"/>
          <w:rFonts w:ascii="Times New Roman" w:eastAsia="宋体" w:hAnsi="宋体" w:hint="default"/>
        </w:rPr>
        <w:autoSpaceDE w:val="0"/>
        <w:autoSpaceDN w:val="0"/>
      </w:pP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6A3E3E"/>
          <w:position w:val="0"/>
          <w:sz w:val="24"/>
          <w:szCs w:val="24"/>
          <w:highlight w:val="lightGray"/>
          <w:rFonts w:ascii="Times New Roman" w:eastAsia="宋体" w:hAnsi="宋体" w:hint="default"/>
        </w:rPr>
        <w:t>g</w:t>
      </w:r>
      <w:r>
        <w:rPr>
          <w:color w:val="000000"/>
          <w:position w:val="0"/>
          <w:sz w:val="24"/>
          <w:szCs w:val="24"/>
          <w:rFonts w:ascii="Times New Roman" w:eastAsia="宋体" w:hAnsi="宋体" w:hint="default"/>
        </w:rPr>
        <w:t>.drawLine((</w:t>
      </w:r>
      <w:r>
        <w:rPr>
          <w:color w:val="0000C0"/>
          <w:position w:val="0"/>
          <w:sz w:val="24"/>
          <w:szCs w:val="24"/>
          <w:rFonts w:ascii="Times New Roman" w:eastAsia="宋体" w:hAnsi="宋体" w:hint="default"/>
        </w:rPr>
        <w:t>x1</w:t>
      </w:r>
      <w:r>
        <w:rPr>
          <w:color w:val="000000"/>
          <w:position w:val="0"/>
          <w:sz w:val="24"/>
          <w:szCs w:val="24"/>
          <w:rFonts w:ascii="Times New Roman" w:eastAsia="宋体" w:hAnsi="宋体" w:hint="default"/>
        </w:rPr>
        <w:t xml:space="preserve"> ＋ </w:t>
      </w:r>
      <w:r>
        <w:rPr>
          <w:color w:val="0000C0"/>
          <w:position w:val="0"/>
          <w:sz w:val="24"/>
          <w:szCs w:val="24"/>
          <w:rFonts w:ascii="Times New Roman" w:eastAsia="宋体" w:hAnsi="宋体" w:hint="default"/>
        </w:rPr>
        <w:t>x2</w:t>
      </w:r>
      <w:r>
        <w:rPr>
          <w:color w:val="000000"/>
          <w:position w:val="0"/>
          <w:sz w:val="24"/>
          <w:szCs w:val="24"/>
          <w:rFonts w:ascii="Times New Roman" w:eastAsia="宋体" w:hAnsi="宋体" w:hint="default"/>
        </w:rPr>
        <w:t xml:space="preserve">) / 2, (</w:t>
      </w:r>
      <w:r>
        <w:rPr>
          <w:color w:val="0000C0"/>
          <w:position w:val="0"/>
          <w:sz w:val="24"/>
          <w:szCs w:val="24"/>
          <w:rFonts w:ascii="Times New Roman" w:eastAsia="宋体" w:hAnsi="宋体" w:hint="default"/>
        </w:rPr>
        <w:t>y1</w:t>
      </w:r>
      <w:r>
        <w:rPr>
          <w:color w:val="000000"/>
          <w:position w:val="0"/>
          <w:sz w:val="24"/>
          <w:szCs w:val="24"/>
          <w:rFonts w:ascii="Times New Roman" w:eastAsia="宋体" w:hAnsi="宋体" w:hint="default"/>
        </w:rPr>
        <w:t xml:space="preserve"> ＋ </w:t>
      </w:r>
      <w:r>
        <w:rPr>
          <w:color w:val="0000C0"/>
          <w:position w:val="0"/>
          <w:sz w:val="24"/>
          <w:szCs w:val="24"/>
          <w:rFonts w:ascii="Times New Roman" w:eastAsia="宋体" w:hAnsi="宋体" w:hint="default"/>
        </w:rPr>
        <w:t>y2</w:t>
      </w:r>
      <w:r>
        <w:rPr>
          <w:color w:val="000000"/>
          <w:position w:val="0"/>
          <w:sz w:val="24"/>
          <w:szCs w:val="24"/>
          <w:rFonts w:ascii="Times New Roman" w:eastAsia="宋体" w:hAnsi="宋体" w:hint="default"/>
        </w:rPr>
        <w:t xml:space="preserve">) / 2, (</w:t>
      </w:r>
      <w:r>
        <w:rPr>
          <w:color w:val="0000C0"/>
          <w:position w:val="0"/>
          <w:sz w:val="24"/>
          <w:szCs w:val="24"/>
          <w:rFonts w:ascii="Times New Roman" w:eastAsia="宋体" w:hAnsi="宋体" w:hint="default"/>
        </w:rPr>
        <w:t>x1</w:t>
      </w:r>
      <w:r>
        <w:rPr>
          <w:color w:val="000000"/>
          <w:position w:val="0"/>
          <w:sz w:val="24"/>
          <w:szCs w:val="24"/>
          <w:rFonts w:ascii="Times New Roman" w:eastAsia="宋体" w:hAnsi="宋体" w:hint="default"/>
        </w:rPr>
        <w:t xml:space="preserve"> ＋ </w:t>
      </w:r>
      <w:r>
        <w:rPr>
          <w:color w:val="0000C0"/>
          <w:position w:val="0"/>
          <w:sz w:val="24"/>
          <w:szCs w:val="24"/>
          <w:rFonts w:ascii="Times New Roman" w:eastAsia="宋体" w:hAnsi="宋体" w:hint="default"/>
        </w:rPr>
        <w:t>x2</w:t>
      </w:r>
      <w:r>
        <w:rPr>
          <w:color w:val="000000"/>
          <w:position w:val="0"/>
          <w:sz w:val="24"/>
          <w:szCs w:val="24"/>
          <w:rFonts w:ascii="Times New Roman" w:eastAsia="宋体" w:hAnsi="宋体" w:hint="default"/>
        </w:rPr>
        <w:t xml:space="preserve">) / 2, </w:t>
      </w:r>
      <w:r>
        <w:rPr>
          <w:color w:val="0000C0"/>
          <w:position w:val="0"/>
          <w:sz w:val="24"/>
          <w:szCs w:val="24"/>
          <w:rFonts w:ascii="Times New Roman" w:eastAsia="宋体" w:hAnsi="宋体" w:hint="default"/>
        </w:rPr>
        <w:t>y2</w:t>
      </w:r>
      <w:r>
        <w:rPr>
          <w:color w:val="000000"/>
          <w:position w:val="0"/>
          <w:sz w:val="24"/>
          <w:szCs w:val="24"/>
          <w:rFonts w:ascii="Times New Roman" w:eastAsia="宋体" w:hAnsi="宋体" w:hint="default"/>
        </w:rPr>
        <w:t xml:space="preserve"> </w:t>
      </w:r>
      <w:del w:id="412" w:author="HeYang" w:date="2017-06-03T21:44:00Z">
        <w:r>
          <w:rPr>
            <w:color w:val="000000"/>
            <w:position w:val="0"/>
            <w:sz w:val="24"/>
            <w:szCs w:val="24"/>
            <w:rFonts w:ascii="Times New Roman" w:eastAsia="宋体" w:hAnsi="宋体" w:hint="default"/>
          </w:rPr>
          <w:delText>－</w:delText>
        </w:r>
      </w:del>
      <w:ins w:id="413" w:author="HeYang" w:date="2017-06-03T21:44:00Z">
        <w:r>
          <w:rPr>
            <w:color w:val="000000"/>
            <w:position w:val="0"/>
            <w:sz w:val="24"/>
            <w:szCs w:val="24"/>
            <w:rFonts w:ascii="Times New Roman" w:eastAsia="宋体" w:hAnsi="宋体" w:hint="default"/>
          </w:rPr>
          <w:t>-</w:t>
        </w:r>
      </w:ins>
      <w:r>
        <w:rPr>
          <w:color w:val="000000"/>
          <w:position w:val="0"/>
          <w:sz w:val="24"/>
          <w:szCs w:val="24"/>
          <w:rFonts w:ascii="Times New Roman" w:eastAsia="宋体" w:hAnsi="宋体" w:hint="default"/>
        </w:rPr>
        <w:t xml:space="preserve"> 2);</w:t>
      </w:r>
    </w:p>
    <w:p>
      <w:pPr>
        <w:numPr>
          <w:ilvl w:val="0"/>
          <w:numId w:val="0"/>
        </w:numPr>
        <w:jc w:val="left"/>
        <w:spacing w:lineRule="auto" w:line="240" w:before="0" w:after="160"/>
        <w:ind w:right="0" w:firstLine="0"/>
        <w:rPr>
          <w:color w:val="auto"/>
          <w:position w:val="0"/>
          <w:sz w:val="24"/>
          <w:szCs w:val="24"/>
          <w:rFonts w:ascii="Times New Roman" w:eastAsia="宋体" w:hAnsi="宋体" w:hint="default"/>
        </w:rPr>
        <w:autoSpaceDE w:val="0"/>
        <w:autoSpaceDN w:val="0"/>
      </w:pP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6A3E3E"/>
          <w:position w:val="0"/>
          <w:sz w:val="24"/>
          <w:szCs w:val="24"/>
          <w:highlight w:val="lightGray"/>
          <w:rFonts w:ascii="Times New Roman" w:eastAsia="宋体" w:hAnsi="宋体" w:hint="default"/>
        </w:rPr>
        <w:t>g</w:t>
      </w:r>
      <w:r>
        <w:rPr>
          <w:color w:val="000000"/>
          <w:position w:val="0"/>
          <w:sz w:val="24"/>
          <w:szCs w:val="24"/>
          <w:rFonts w:ascii="Times New Roman" w:eastAsia="宋体" w:hAnsi="宋体" w:hint="default"/>
        </w:rPr>
        <w:t>.drawLine((</w:t>
      </w:r>
      <w:r>
        <w:rPr>
          <w:color w:val="0000C0"/>
          <w:position w:val="0"/>
          <w:sz w:val="24"/>
          <w:szCs w:val="24"/>
          <w:rFonts w:ascii="Times New Roman" w:eastAsia="宋体" w:hAnsi="宋体" w:hint="default"/>
        </w:rPr>
        <w:t>x1</w:t>
      </w:r>
      <w:r>
        <w:rPr>
          <w:color w:val="000000"/>
          <w:position w:val="0"/>
          <w:sz w:val="24"/>
          <w:szCs w:val="24"/>
          <w:rFonts w:ascii="Times New Roman" w:eastAsia="宋体" w:hAnsi="宋体" w:hint="default"/>
        </w:rPr>
        <w:t>＋</w:t>
      </w:r>
      <w:r>
        <w:rPr>
          <w:color w:val="0000C0"/>
          <w:position w:val="0"/>
          <w:sz w:val="24"/>
          <w:szCs w:val="24"/>
          <w:rFonts w:ascii="Times New Roman" w:eastAsia="宋体" w:hAnsi="宋体" w:hint="default"/>
        </w:rPr>
        <w:t>x2</w:t>
      </w:r>
      <w:r>
        <w:rPr>
          <w:color w:val="000000"/>
          <w:position w:val="0"/>
          <w:sz w:val="24"/>
          <w:szCs w:val="24"/>
          <w:rFonts w:ascii="Times New Roman" w:eastAsia="宋体" w:hAnsi="宋体" w:hint="default"/>
        </w:rPr>
        <w:t xml:space="preserve">)/2＋1, (</w:t>
      </w:r>
      <w:r>
        <w:rPr>
          <w:color w:val="0000C0"/>
          <w:position w:val="0"/>
          <w:sz w:val="24"/>
          <w:szCs w:val="24"/>
          <w:rFonts w:ascii="Times New Roman" w:eastAsia="宋体" w:hAnsi="宋体" w:hint="default"/>
        </w:rPr>
        <w:t>y1</w:t>
      </w:r>
      <w:r>
        <w:rPr>
          <w:color w:val="000000"/>
          <w:position w:val="0"/>
          <w:sz w:val="24"/>
          <w:szCs w:val="24"/>
          <w:rFonts w:ascii="Times New Roman" w:eastAsia="宋体" w:hAnsi="宋体" w:hint="default"/>
        </w:rPr>
        <w:t>＋</w:t>
      </w:r>
      <w:r>
        <w:rPr>
          <w:color w:val="0000C0"/>
          <w:position w:val="0"/>
          <w:sz w:val="24"/>
          <w:szCs w:val="24"/>
          <w:rFonts w:ascii="Times New Roman" w:eastAsia="宋体" w:hAnsi="宋体" w:hint="default"/>
        </w:rPr>
        <w:t>y2</w:t>
      </w:r>
      <w:r>
        <w:rPr>
          <w:color w:val="000000"/>
          <w:position w:val="0"/>
          <w:sz w:val="24"/>
          <w:szCs w:val="24"/>
          <w:rFonts w:ascii="Times New Roman" w:eastAsia="宋体" w:hAnsi="宋体" w:hint="default"/>
        </w:rPr>
        <w:t xml:space="preserve">)/2＋1, (</w:t>
      </w:r>
      <w:r>
        <w:rPr>
          <w:color w:val="0000C0"/>
          <w:position w:val="0"/>
          <w:sz w:val="24"/>
          <w:szCs w:val="24"/>
          <w:rFonts w:ascii="Times New Roman" w:eastAsia="宋体" w:hAnsi="宋体" w:hint="default"/>
        </w:rPr>
        <w:t>x1</w:t>
      </w:r>
      <w:r>
        <w:rPr>
          <w:color w:val="000000"/>
          <w:position w:val="0"/>
          <w:sz w:val="24"/>
          <w:szCs w:val="24"/>
          <w:rFonts w:ascii="Times New Roman" w:eastAsia="宋体" w:hAnsi="宋体" w:hint="default"/>
        </w:rPr>
        <w:t>＋</w:t>
      </w:r>
      <w:r>
        <w:rPr>
          <w:color w:val="0000C0"/>
          <w:position w:val="0"/>
          <w:sz w:val="24"/>
          <w:szCs w:val="24"/>
          <w:rFonts w:ascii="Times New Roman" w:eastAsia="宋体" w:hAnsi="宋体" w:hint="default"/>
        </w:rPr>
        <w:t>x2</w:t>
      </w:r>
      <w:r>
        <w:rPr>
          <w:color w:val="000000"/>
          <w:position w:val="0"/>
          <w:sz w:val="24"/>
          <w:szCs w:val="24"/>
          <w:rFonts w:ascii="Times New Roman" w:eastAsia="宋体" w:hAnsi="宋体" w:hint="default"/>
        </w:rPr>
        <w:t xml:space="preserve">)/2＋1, </w:t>
      </w:r>
      <w:r>
        <w:rPr>
          <w:color w:val="0000C0"/>
          <w:position w:val="0"/>
          <w:sz w:val="24"/>
          <w:szCs w:val="24"/>
          <w:rFonts w:ascii="Times New Roman" w:eastAsia="宋体" w:hAnsi="宋体" w:hint="default"/>
        </w:rPr>
        <w:t>y2</w:t>
      </w:r>
      <w:del w:id="414" w:author="HeYang" w:date="2017-06-03T21:44:00Z">
        <w:r>
          <w:rPr>
            <w:color w:val="000000"/>
            <w:position w:val="0"/>
            <w:sz w:val="24"/>
            <w:szCs w:val="24"/>
            <w:rFonts w:ascii="Times New Roman" w:eastAsia="宋体" w:hAnsi="宋体" w:hint="default"/>
          </w:rPr>
          <w:delText>－</w:delText>
        </w:r>
      </w:del>
      <w:ins w:id="415" w:author="HeYang" w:date="2017-06-03T21:44:00Z">
        <w:r>
          <w:rPr>
            <w:color w:val="000000"/>
            <w:position w:val="0"/>
            <w:sz w:val="24"/>
            <w:szCs w:val="24"/>
            <w:rFonts w:ascii="Times New Roman" w:eastAsia="宋体" w:hAnsi="宋体" w:hint="default"/>
          </w:rPr>
          <w:t>-</w:t>
        </w:r>
      </w:ins>
      <w:r>
        <w:rPr>
          <w:color w:val="000000"/>
          <w:position w:val="0"/>
          <w:sz w:val="24"/>
          <w:szCs w:val="24"/>
          <w:rFonts w:ascii="Times New Roman" w:eastAsia="宋体" w:hAnsi="宋体" w:hint="default"/>
        </w:rPr>
        <w:t>2);</w:t>
      </w:r>
    </w:p>
    <w:p>
      <w:pPr>
        <w:numPr>
          <w:ilvl w:val="0"/>
          <w:numId w:val="0"/>
        </w:numPr>
        <w:jc w:val="left"/>
        <w:spacing w:lineRule="auto" w:line="240" w:before="0" w:after="160"/>
        <w:ind w:right="0" w:firstLine="0"/>
        <w:rPr>
          <w:color w:val="auto"/>
          <w:position w:val="0"/>
          <w:sz w:val="24"/>
          <w:szCs w:val="24"/>
          <w:rFonts w:ascii="Times New Roman" w:eastAsia="宋体" w:hAnsi="宋体" w:hint="default"/>
        </w:rPr>
        <w:autoSpaceDE w:val="0"/>
        <w:autoSpaceDN w:val="0"/>
      </w:pP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6A3E3E"/>
          <w:position w:val="0"/>
          <w:sz w:val="24"/>
          <w:szCs w:val="24"/>
          <w:highlight w:val="lightGray"/>
          <w:rFonts w:ascii="Times New Roman" w:eastAsia="宋体" w:hAnsi="宋体" w:hint="default"/>
        </w:rPr>
        <w:t>g</w:t>
      </w:r>
      <w:r>
        <w:rPr>
          <w:color w:val="000000"/>
          <w:position w:val="0"/>
          <w:sz w:val="24"/>
          <w:szCs w:val="24"/>
          <w:rFonts w:ascii="Times New Roman" w:eastAsia="宋体" w:hAnsi="宋体" w:hint="default"/>
        </w:rPr>
        <w:t>.setColor(getBackground());</w:t>
      </w:r>
    </w:p>
    <w:p>
      <w:pPr>
        <w:numPr>
          <w:ilvl w:val="0"/>
          <w:numId w:val="0"/>
        </w:numPr>
        <w:jc w:val="left"/>
        <w:spacing w:lineRule="auto" w:line="240" w:before="0" w:after="160"/>
        <w:ind w:right="0" w:firstLine="0"/>
        <w:rPr>
          <w:color w:val="auto"/>
          <w:position w:val="0"/>
          <w:sz w:val="24"/>
          <w:szCs w:val="24"/>
          <w:rFonts w:ascii="Times New Roman" w:eastAsia="宋体" w:hAnsi="宋体" w:hint="default"/>
        </w:rPr>
        <w:autoSpaceDE w:val="0"/>
        <w:autoSpaceDN w:val="0"/>
      </w:pP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b w:val="1"/>
          <w:color w:val="7F0055"/>
          <w:position w:val="0"/>
          <w:sz w:val="24"/>
          <w:szCs w:val="24"/>
          <w:rFonts w:ascii="Times New Roman" w:eastAsia="宋体" w:hAnsi="宋体" w:hint="default"/>
        </w:rPr>
        <w:t>for</w:t>
      </w:r>
      <w:r>
        <w:rPr>
          <w:color w:val="000000"/>
          <w:position w:val="0"/>
          <w:sz w:val="24"/>
          <w:szCs w:val="24"/>
          <w:rFonts w:ascii="Times New Roman" w:eastAsia="宋体" w:hAnsi="宋体" w:hint="default"/>
        </w:rPr>
        <w:t xml:space="preserve"> (</w:t>
      </w:r>
      <w:r>
        <w:rPr>
          <w:b w:val="1"/>
          <w:color w:val="7F0055"/>
          <w:position w:val="0"/>
          <w:sz w:val="24"/>
          <w:szCs w:val="24"/>
          <w:rFonts w:ascii="Times New Roman" w:eastAsia="宋体" w:hAnsi="宋体" w:hint="default"/>
        </w:rPr>
        <w:t>int</w:t>
      </w:r>
      <w:r>
        <w:rPr>
          <w:color w:val="000000"/>
          <w:position w:val="0"/>
          <w:sz w:val="24"/>
          <w:szCs w:val="24"/>
          <w:rFonts w:ascii="Times New Roman" w:eastAsia="宋体" w:hAnsi="宋体" w:hint="default"/>
        </w:rPr>
        <w:t xml:space="preserve"> </w:t>
      </w:r>
      <w:r>
        <w:rPr>
          <w:color w:val="6A3E3E"/>
          <w:position w:val="0"/>
          <w:sz w:val="24"/>
          <w:szCs w:val="24"/>
          <w:rFonts w:ascii="Times New Roman" w:eastAsia="宋体" w:hAnsi="宋体" w:hint="default"/>
        </w:rPr>
        <w:t>i</w:t>
      </w:r>
      <w:r>
        <w:rPr>
          <w:color w:val="000000"/>
          <w:position w:val="0"/>
          <w:sz w:val="24"/>
          <w:szCs w:val="24"/>
          <w:rFonts w:ascii="Times New Roman" w:eastAsia="宋体" w:hAnsi="宋体" w:hint="default"/>
        </w:rPr>
        <w:t xml:space="preserve"> = 0; </w:t>
      </w:r>
      <w:r>
        <w:rPr>
          <w:color w:val="6A3E3E"/>
          <w:position w:val="0"/>
          <w:sz w:val="24"/>
          <w:szCs w:val="24"/>
          <w:rFonts w:ascii="Times New Roman" w:eastAsia="宋体" w:hAnsi="宋体" w:hint="default"/>
        </w:rPr>
        <w:t>i</w:t>
      </w:r>
      <w:r>
        <w:rPr>
          <w:color w:val="000000"/>
          <w:position w:val="0"/>
          <w:sz w:val="24"/>
          <w:szCs w:val="24"/>
          <w:rFonts w:ascii="Times New Roman" w:eastAsia="宋体" w:hAnsi="宋体" w:hint="default"/>
        </w:rPr>
        <w:t xml:space="preserve"> &lt; </w:t>
      </w:r>
      <w:r>
        <w:rPr>
          <w:color w:val="0000C0"/>
          <w:position w:val="0"/>
          <w:sz w:val="24"/>
          <w:szCs w:val="24"/>
          <w:rFonts w:ascii="Times New Roman" w:eastAsia="宋体" w:hAnsi="宋体" w:hint="default"/>
        </w:rPr>
        <w:t>remainTimes</w:t>
      </w:r>
      <w:r>
        <w:rPr>
          <w:color w:val="000000"/>
          <w:position w:val="0"/>
          <w:sz w:val="24"/>
          <w:szCs w:val="24"/>
          <w:rFonts w:ascii="Times New Roman" w:eastAsia="宋体" w:hAnsi="宋体" w:hint="default"/>
        </w:rPr>
        <w:t xml:space="preserve">; </w:t>
      </w:r>
      <w:r>
        <w:rPr>
          <w:color w:val="6A3E3E"/>
          <w:position w:val="0"/>
          <w:sz w:val="24"/>
          <w:szCs w:val="24"/>
          <w:rFonts w:ascii="Times New Roman" w:eastAsia="宋体" w:hAnsi="宋体" w:hint="default"/>
        </w:rPr>
        <w:t>i</w:t>
      </w:r>
      <w:r>
        <w:rPr>
          <w:color w:val="000000"/>
          <w:position w:val="0"/>
          <w:sz w:val="24"/>
          <w:szCs w:val="24"/>
          <w:rFonts w:ascii="Times New Roman" w:eastAsia="宋体" w:hAnsi="宋体" w:hint="default"/>
        </w:rPr>
        <w:t xml:space="preserve">＋＋) {</w:t>
      </w:r>
    </w:p>
    <w:p>
      <w:pPr>
        <w:numPr>
          <w:ilvl w:val="0"/>
          <w:numId w:val="0"/>
        </w:numPr>
        <w:jc w:val="left"/>
        <w:spacing w:lineRule="auto" w:line="240" w:before="0" w:after="160"/>
        <w:ind w:right="0" w:firstLine="0"/>
        <w:rPr>
          <w:color w:val="auto"/>
          <w:position w:val="0"/>
          <w:sz w:val="24"/>
          <w:szCs w:val="24"/>
          <w:rFonts w:ascii="Times New Roman" w:eastAsia="宋体" w:hAnsi="宋体" w:hint="default"/>
        </w:rPr>
        <w:autoSpaceDE w:val="0"/>
        <w:autoSpaceDN w:val="0"/>
      </w:pP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6A3E3E"/>
          <w:position w:val="0"/>
          <w:sz w:val="24"/>
          <w:szCs w:val="24"/>
          <w:highlight w:val="lightGray"/>
          <w:rFonts w:ascii="Times New Roman" w:eastAsia="宋体" w:hAnsi="宋体" w:hint="default"/>
        </w:rPr>
        <w:t>g</w:t>
      </w:r>
      <w:r>
        <w:rPr>
          <w:color w:val="000000"/>
          <w:position w:val="0"/>
          <w:sz w:val="24"/>
          <w:szCs w:val="24"/>
          <w:rFonts w:ascii="Times New Roman" w:eastAsia="宋体" w:hAnsi="宋体" w:hint="default"/>
        </w:rPr>
        <w:t>.drawLine(</w:t>
      </w:r>
      <w:r>
        <w:rPr>
          <w:color w:val="0000C0"/>
          <w:position w:val="0"/>
          <w:sz w:val="24"/>
          <w:szCs w:val="24"/>
          <w:rFonts w:ascii="Times New Roman" w:eastAsia="宋体" w:hAnsi="宋体" w:hint="default"/>
        </w:rPr>
        <w:t>x1</w:t>
      </w:r>
      <w:r>
        <w:rPr>
          <w:color w:val="000000"/>
          <w:position w:val="0"/>
          <w:sz w:val="24"/>
          <w:szCs w:val="24"/>
          <w:rFonts w:ascii="Times New Roman" w:eastAsia="宋体" w:hAnsi="宋体" w:hint="default"/>
        </w:rPr>
        <w:t xml:space="preserve"> ＋ </w:t>
      </w:r>
      <w:r>
        <w:rPr>
          <w:color w:val="6A3E3E"/>
          <w:position w:val="0"/>
          <w:sz w:val="24"/>
          <w:szCs w:val="24"/>
          <w:rFonts w:ascii="Times New Roman" w:eastAsia="宋体" w:hAnsi="宋体" w:hint="default"/>
        </w:rPr>
        <w:t>i</w:t>
      </w:r>
      <w:r>
        <w:rPr>
          <w:color w:val="000000"/>
          <w:position w:val="0"/>
          <w:sz w:val="24"/>
          <w:szCs w:val="24"/>
          <w:rFonts w:ascii="Times New Roman" w:eastAsia="宋体" w:hAnsi="宋体" w:hint="default"/>
        </w:rPr>
        <w:t xml:space="preserve"> / 2 ＋ 2, </w:t>
      </w:r>
      <w:r>
        <w:rPr>
          <w:color w:val="0000C0"/>
          <w:position w:val="0"/>
          <w:sz w:val="24"/>
          <w:szCs w:val="24"/>
          <w:rFonts w:ascii="Times New Roman" w:eastAsia="宋体" w:hAnsi="宋体" w:hint="default"/>
        </w:rPr>
        <w:t>y1</w:t>
      </w:r>
      <w:r>
        <w:rPr>
          <w:color w:val="000000"/>
          <w:position w:val="0"/>
          <w:sz w:val="24"/>
          <w:szCs w:val="24"/>
          <w:rFonts w:ascii="Times New Roman" w:eastAsia="宋体" w:hAnsi="宋体" w:hint="default"/>
        </w:rPr>
        <w:t xml:space="preserve"> ＋ </w:t>
      </w:r>
      <w:r>
        <w:rPr>
          <w:color w:val="6A3E3E"/>
          <w:position w:val="0"/>
          <w:sz w:val="24"/>
          <w:szCs w:val="24"/>
          <w:rFonts w:ascii="Times New Roman" w:eastAsia="宋体" w:hAnsi="宋体" w:hint="default"/>
        </w:rPr>
        <w:t>i</w:t>
      </w:r>
      <w:r>
        <w:rPr>
          <w:color w:val="000000"/>
          <w:position w:val="0"/>
          <w:sz w:val="24"/>
          <w:szCs w:val="24"/>
          <w:rFonts w:ascii="Times New Roman" w:eastAsia="宋体" w:hAnsi="宋体" w:hint="default"/>
        </w:rPr>
        <w:t xml:space="preserve">, </w:t>
      </w:r>
      <w:r>
        <w:rPr>
          <w:color w:val="0000C0"/>
          <w:position w:val="0"/>
          <w:sz w:val="24"/>
          <w:szCs w:val="24"/>
          <w:rFonts w:ascii="Times New Roman" w:eastAsia="宋体" w:hAnsi="宋体" w:hint="default"/>
        </w:rPr>
        <w:t>x2</w:t>
      </w:r>
      <w:r>
        <w:rPr>
          <w:color w:val="000000"/>
          <w:position w:val="0"/>
          <w:sz w:val="24"/>
          <w:szCs w:val="24"/>
          <w:rFonts w:ascii="Times New Roman" w:eastAsia="宋体" w:hAnsi="宋体" w:hint="default"/>
        </w:rPr>
        <w:t xml:space="preserve"> </w:t>
      </w:r>
      <w:del w:id="416" w:author="HeYang" w:date="2017-06-03T21:44:00Z">
        <w:r>
          <w:rPr>
            <w:color w:val="000000"/>
            <w:position w:val="0"/>
            <w:sz w:val="24"/>
            <w:szCs w:val="24"/>
            <w:rFonts w:ascii="Times New Roman" w:eastAsia="宋体" w:hAnsi="宋体" w:hint="default"/>
          </w:rPr>
          <w:delText>－</w:delText>
        </w:r>
      </w:del>
      <w:ins w:id="417" w:author="HeYang" w:date="2017-06-03T21:44:00Z">
        <w:r>
          <w:rPr>
            <w:color w:val="000000"/>
            <w:position w:val="0"/>
            <w:sz w:val="24"/>
            <w:szCs w:val="24"/>
            <w:rFonts w:ascii="Times New Roman" w:eastAsia="宋体" w:hAnsi="宋体" w:hint="default"/>
          </w:rPr>
          <w:t>-</w:t>
        </w:r>
      </w:ins>
      <w:r>
        <w:rPr>
          <w:color w:val="000000"/>
          <w:position w:val="0"/>
          <w:sz w:val="24"/>
          <w:szCs w:val="24"/>
          <w:rFonts w:ascii="Times New Roman" w:eastAsia="宋体" w:hAnsi="宋体" w:hint="default"/>
        </w:rPr>
        <w:t xml:space="preserve"> </w:t>
      </w:r>
      <w:r>
        <w:rPr>
          <w:color w:val="6A3E3E"/>
          <w:position w:val="0"/>
          <w:sz w:val="24"/>
          <w:szCs w:val="24"/>
          <w:rFonts w:ascii="Times New Roman" w:eastAsia="宋体" w:hAnsi="宋体" w:hint="default"/>
        </w:rPr>
        <w:t>i</w:t>
      </w:r>
      <w:r>
        <w:rPr>
          <w:color w:val="000000"/>
          <w:position w:val="0"/>
          <w:sz w:val="24"/>
          <w:szCs w:val="24"/>
          <w:rFonts w:ascii="Times New Roman" w:eastAsia="宋体" w:hAnsi="宋体" w:hint="default"/>
        </w:rPr>
        <w:t xml:space="preserve"> / 2 </w:t>
      </w:r>
      <w:del w:id="418" w:author="HeYang" w:date="2017-06-03T21:44:00Z">
        <w:r>
          <w:rPr>
            <w:color w:val="000000"/>
            <w:position w:val="0"/>
            <w:sz w:val="24"/>
            <w:szCs w:val="24"/>
            <w:rFonts w:ascii="Times New Roman" w:eastAsia="宋体" w:hAnsi="宋体" w:hint="default"/>
          </w:rPr>
          <w:delText>－</w:delText>
        </w:r>
      </w:del>
      <w:ins w:id="419" w:author="HeYang" w:date="2017-06-03T21:44:00Z">
        <w:r>
          <w:rPr>
            <w:color w:val="000000"/>
            <w:position w:val="0"/>
            <w:sz w:val="24"/>
            <w:szCs w:val="24"/>
            <w:rFonts w:ascii="Times New Roman" w:eastAsia="宋体" w:hAnsi="宋体" w:hint="default"/>
          </w:rPr>
          <w:t>-</w:t>
        </w:r>
      </w:ins>
      <w:r>
        <w:rPr>
          <w:color w:val="000000"/>
          <w:position w:val="0"/>
          <w:sz w:val="24"/>
          <w:szCs w:val="24"/>
          <w:rFonts w:ascii="Times New Roman" w:eastAsia="宋体" w:hAnsi="宋体" w:hint="default"/>
        </w:rPr>
        <w:t xml:space="preserve"> 2, </w:t>
      </w:r>
      <w:r>
        <w:rPr>
          <w:color w:val="0000C0"/>
          <w:position w:val="0"/>
          <w:sz w:val="24"/>
          <w:szCs w:val="24"/>
          <w:rFonts w:ascii="Times New Roman" w:eastAsia="宋体" w:hAnsi="宋体" w:hint="default"/>
        </w:rPr>
        <w:t>y1</w:t>
      </w:r>
      <w:r>
        <w:rPr>
          <w:color w:val="000000"/>
          <w:position w:val="0"/>
          <w:sz w:val="24"/>
          <w:szCs w:val="24"/>
          <w:rFonts w:ascii="Times New Roman" w:eastAsia="宋体" w:hAnsi="宋体" w:hint="default"/>
        </w:rPr>
        <w:t xml:space="preserve"> ＋ </w:t>
      </w:r>
      <w:r>
        <w:rPr>
          <w:color w:val="6A3E3E"/>
          <w:position w:val="0"/>
          <w:sz w:val="24"/>
          <w:szCs w:val="24"/>
          <w:rFonts w:ascii="Times New Roman" w:eastAsia="宋体" w:hAnsi="宋体" w:hint="default"/>
        </w:rPr>
        <w:t>i</w:t>
      </w:r>
      <w:r>
        <w:rPr>
          <w:color w:val="000000"/>
          <w:position w:val="0"/>
          <w:sz w:val="24"/>
          <w:szCs w:val="24"/>
          <w:rFonts w:ascii="Times New Roman" w:eastAsia="宋体" w:hAnsi="宋体" w:hint="default"/>
        </w:rPr>
        <w:t>);</w:t>
      </w:r>
    </w:p>
    <w:p>
      <w:pPr>
        <w:numPr>
          <w:ilvl w:val="0"/>
          <w:numId w:val="0"/>
        </w:numPr>
        <w:jc w:val="left"/>
        <w:spacing w:lineRule="auto" w:line="240" w:before="0" w:after="160"/>
        <w:ind w:right="0" w:firstLine="0"/>
        <w:rPr>
          <w:color w:val="auto"/>
          <w:position w:val="0"/>
          <w:sz w:val="24"/>
          <w:szCs w:val="24"/>
          <w:rFonts w:ascii="Times New Roman" w:eastAsia="宋体" w:hAnsi="宋体" w:hint="default"/>
        </w:rPr>
        <w:autoSpaceDE w:val="0"/>
        <w:autoSpaceDN w:val="0"/>
      </w:pP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w:t>
      </w:r>
    </w:p>
    <w:p>
      <w:pPr>
        <w:numPr>
          <w:ilvl w:val="0"/>
          <w:numId w:val="0"/>
        </w:numPr>
        <w:jc w:val="left"/>
        <w:spacing w:lineRule="auto" w:line="240" w:before="0" w:after="160"/>
        <w:ind w:right="0" w:firstLine="0"/>
        <w:rPr>
          <w:color w:val="auto"/>
          <w:position w:val="0"/>
          <w:sz w:val="24"/>
          <w:szCs w:val="24"/>
          <w:rFonts w:ascii="Times New Roman" w:eastAsia="宋体" w:hAnsi="宋体" w:hint="default"/>
        </w:rPr>
        <w:autoSpaceDE w:val="0"/>
        <w:autoSpaceDN w:val="0"/>
      </w:pP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w:t>
      </w:r>
    </w:p>
    <w:p>
      <w:pPr>
        <w:numPr>
          <w:ilvl w:val="0"/>
          <w:numId w:val="0"/>
        </w:numPr>
        <w:jc w:val="left"/>
        <w:spacing w:lineRule="auto" w:line="240" w:before="0" w:after="160"/>
        <w:ind w:right="0" w:firstLine="0"/>
        <w:rPr>
          <w:color w:val="auto"/>
          <w:position w:val="0"/>
          <w:sz w:val="24"/>
          <w:szCs w:val="24"/>
          <w:rFonts w:ascii="Times New Roman" w:eastAsia="宋体" w:hAnsi="宋体" w:hint="default"/>
        </w:rPr>
        <w:autoSpaceDE w:val="0"/>
        <w:autoSpaceDN w:val="0"/>
      </w:pP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b w:val="1"/>
          <w:color w:val="7F0055"/>
          <w:position w:val="0"/>
          <w:sz w:val="24"/>
          <w:szCs w:val="24"/>
          <w:rFonts w:ascii="Times New Roman" w:eastAsia="宋体" w:hAnsi="宋体" w:hint="default"/>
        </w:rPr>
        <w:t>if</w:t>
      </w:r>
      <w:r>
        <w:rPr>
          <w:color w:val="000000"/>
          <w:position w:val="0"/>
          <w:sz w:val="24"/>
          <w:szCs w:val="24"/>
          <w:rFonts w:ascii="Times New Roman" w:eastAsia="宋体" w:hAnsi="宋体" w:hint="default"/>
        </w:rPr>
        <w:t xml:space="preserve"> (</w:t>
      </w:r>
      <w:r>
        <w:rPr>
          <w:color w:val="0000C0"/>
          <w:position w:val="0"/>
          <w:sz w:val="24"/>
          <w:szCs w:val="24"/>
          <w:rFonts w:ascii="Times New Roman" w:eastAsia="宋体" w:hAnsi="宋体" w:hint="default"/>
        </w:rPr>
        <w:t>remainTimes</w:t>
      </w:r>
      <w:r>
        <w:rPr>
          <w:color w:val="000000"/>
          <w:position w:val="0"/>
          <w:sz w:val="24"/>
          <w:szCs w:val="24"/>
          <w:rFonts w:ascii="Times New Roman" w:eastAsia="宋体" w:hAnsi="宋体" w:hint="default"/>
        </w:rPr>
        <w:t xml:space="preserve"> &gt;= 50 &amp;&amp; </w:t>
      </w:r>
      <w:r>
        <w:rPr>
          <w:color w:val="0000C0"/>
          <w:position w:val="0"/>
          <w:sz w:val="24"/>
          <w:szCs w:val="24"/>
          <w:rFonts w:ascii="Times New Roman" w:eastAsia="宋体" w:hAnsi="宋体" w:hint="default"/>
        </w:rPr>
        <w:t>remainTimes</w:t>
      </w:r>
      <w:r>
        <w:rPr>
          <w:color w:val="000000"/>
          <w:position w:val="0"/>
          <w:sz w:val="24"/>
          <w:szCs w:val="24"/>
          <w:rFonts w:ascii="Times New Roman" w:eastAsia="宋体" w:hAnsi="宋体" w:hint="default"/>
        </w:rPr>
        <w:t xml:space="preserve"> &lt;= 55)</w:t>
      </w:r>
    </w:p>
    <w:p>
      <w:pPr>
        <w:numPr>
          <w:ilvl w:val="0"/>
          <w:numId w:val="0"/>
        </w:numPr>
        <w:jc w:val="left"/>
        <w:spacing w:lineRule="auto" w:line="240" w:before="0" w:after="160"/>
        <w:ind w:right="0" w:firstLine="0"/>
        <w:rPr>
          <w:color w:val="auto"/>
          <w:position w:val="0"/>
          <w:sz w:val="24"/>
          <w:szCs w:val="24"/>
          <w:rFonts w:ascii="Times New Roman" w:eastAsia="宋体" w:hAnsi="宋体" w:hint="default"/>
        </w:rPr>
        <w:autoSpaceDE w:val="0"/>
        <w:autoSpaceDN w:val="0"/>
      </w:pP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C0"/>
          <w:position w:val="0"/>
          <w:sz w:val="24"/>
          <w:szCs w:val="24"/>
          <w:rFonts w:ascii="Times New Roman" w:eastAsia="宋体" w:hAnsi="宋体" w:hint="default"/>
        </w:rPr>
        <w:t>overJLabel</w:t>
      </w:r>
      <w:r>
        <w:rPr>
          <w:color w:val="000000"/>
          <w:position w:val="0"/>
          <w:sz w:val="24"/>
          <w:szCs w:val="24"/>
          <w:rFonts w:ascii="Times New Roman" w:eastAsia="宋体" w:hAnsi="宋体" w:hint="default"/>
        </w:rPr>
        <w:t>.setText((55</w:t>
      </w:r>
      <w:del w:id="420" w:author="HeYang" w:date="2017-06-03T21:44:00Z">
        <w:r>
          <w:rPr>
            <w:color w:val="000000"/>
            <w:position w:val="0"/>
            <w:sz w:val="24"/>
            <w:szCs w:val="24"/>
            <w:rFonts w:ascii="Times New Roman" w:eastAsia="宋体" w:hAnsi="宋体" w:hint="default"/>
          </w:rPr>
          <w:delText>－</w:delText>
        </w:r>
      </w:del>
      <w:ins w:id="421" w:author="HeYang" w:date="2017-06-03T21:44:00Z">
        <w:r>
          <w:rPr>
            <w:color w:val="000000"/>
            <w:position w:val="0"/>
            <w:sz w:val="24"/>
            <w:szCs w:val="24"/>
            <w:rFonts w:ascii="Times New Roman" w:eastAsia="宋体" w:hAnsi="宋体" w:hint="default"/>
          </w:rPr>
          <w:t>-</w:t>
        </w:r>
      </w:ins>
      <w:r>
        <w:rPr>
          <w:color w:val="0000C0"/>
          <w:position w:val="0"/>
          <w:sz w:val="24"/>
          <w:szCs w:val="24"/>
          <w:rFonts w:ascii="Times New Roman" w:eastAsia="宋体" w:hAnsi="宋体" w:hint="default"/>
        </w:rPr>
        <w:t>remainTimes</w:t>
      </w:r>
      <w:r>
        <w:rPr>
          <w:color w:val="000000"/>
          <w:position w:val="0"/>
          <w:sz w:val="24"/>
          <w:szCs w:val="24"/>
          <w:rFonts w:ascii="Times New Roman" w:eastAsia="宋体" w:hAnsi="宋体" w:hint="default"/>
        </w:rPr>
        <w:t xml:space="preserve">) ＋ </w:t>
      </w:r>
      <w:r>
        <w:rPr>
          <w:color w:val="2A00FF"/>
          <w:position w:val="0"/>
          <w:sz w:val="24"/>
          <w:szCs w:val="24"/>
          <w:rFonts w:ascii="Times New Roman" w:eastAsia="宋体" w:hAnsi="宋体" w:hint="default"/>
        </w:rPr>
        <w:t>"second"</w:t>
      </w:r>
      <w:r>
        <w:rPr>
          <w:color w:val="000000"/>
          <w:position w:val="0"/>
          <w:sz w:val="24"/>
          <w:szCs w:val="24"/>
          <w:rFonts w:ascii="Times New Roman" w:eastAsia="宋体" w:hAnsi="宋体" w:hint="default"/>
        </w:rPr>
        <w:t>);</w:t>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p>
    <w:p>
      <w:pPr>
        <w:numPr>
          <w:ilvl w:val="0"/>
          <w:numId w:val="0"/>
        </w:numPr>
        <w:jc w:val="left"/>
        <w:spacing w:lineRule="auto" w:line="240" w:before="0" w:after="160"/>
        <w:ind w:right="0" w:firstLine="0"/>
        <w:rPr>
          <w:color w:val="auto"/>
          <w:position w:val="0"/>
          <w:sz w:val="24"/>
          <w:szCs w:val="24"/>
          <w:rFonts w:ascii="Times New Roman" w:eastAsia="宋体" w:hAnsi="宋体" w:hint="default"/>
        </w:rPr>
        <w:autoSpaceDE w:val="0"/>
        <w:autoSpaceDN w:val="0"/>
      </w:pP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b w:val="1"/>
          <w:color w:val="7F0055"/>
          <w:position w:val="0"/>
          <w:sz w:val="24"/>
          <w:szCs w:val="24"/>
          <w:rFonts w:ascii="Times New Roman" w:eastAsia="宋体" w:hAnsi="宋体" w:hint="default"/>
        </w:rPr>
        <w:t>if</w:t>
      </w:r>
      <w:r>
        <w:rPr>
          <w:color w:val="000000"/>
          <w:position w:val="0"/>
          <w:sz w:val="24"/>
          <w:szCs w:val="24"/>
          <w:rFonts w:ascii="Times New Roman" w:eastAsia="宋体" w:hAnsi="宋体" w:hint="default"/>
        </w:rPr>
        <w:t xml:space="preserve"> (</w:t>
      </w:r>
      <w:r>
        <w:rPr>
          <w:color w:val="0000C0"/>
          <w:position w:val="0"/>
          <w:sz w:val="24"/>
          <w:szCs w:val="24"/>
          <w:rFonts w:ascii="Times New Roman" w:eastAsia="宋体" w:hAnsi="宋体" w:hint="default"/>
        </w:rPr>
        <w:t>remainTimes</w:t>
      </w:r>
      <w:r>
        <w:rPr>
          <w:color w:val="000000"/>
          <w:position w:val="0"/>
          <w:sz w:val="24"/>
          <w:szCs w:val="24"/>
          <w:rFonts w:ascii="Times New Roman" w:eastAsia="宋体" w:hAnsi="宋体" w:hint="default"/>
        </w:rPr>
        <w:t xml:space="preserve"> == 56) </w:t>
      </w:r>
    </w:p>
    <w:p>
      <w:pPr>
        <w:numPr>
          <w:ilvl w:val="0"/>
          <w:numId w:val="0"/>
        </w:numPr>
        <w:jc w:val="left"/>
        <w:spacing w:lineRule="auto" w:line="240" w:before="0" w:after="160"/>
        <w:ind w:right="0" w:firstLine="480"/>
        <w:rPr>
          <w:color w:val="000000"/>
          <w:position w:val="0"/>
          <w:sz w:val="24"/>
          <w:szCs w:val="24"/>
          <w:rFonts w:ascii="Times New Roman" w:eastAsia="宋体" w:hAnsi="宋体" w:hint="default"/>
        </w:rPr>
        <w:autoSpaceDE w:val="0"/>
        <w:autoSpaceDN w:val="0"/>
      </w:pP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C0"/>
          <w:position w:val="0"/>
          <w:sz w:val="24"/>
          <w:szCs w:val="24"/>
          <w:rFonts w:ascii="Times New Roman" w:eastAsia="宋体" w:hAnsi="宋体" w:hint="default"/>
        </w:rPr>
        <w:t>overJLabel</w:t>
      </w:r>
      <w:r>
        <w:rPr>
          <w:color w:val="000000"/>
          <w:position w:val="0"/>
          <w:sz w:val="24"/>
          <w:szCs w:val="24"/>
          <w:rFonts w:ascii="Times New Roman" w:eastAsia="宋体" w:hAnsi="宋体" w:hint="default"/>
        </w:rPr>
        <w:t>.setText(</w:t>
      </w:r>
      <w:r>
        <w:rPr>
          <w:color w:val="2A00FF"/>
          <w:position w:val="0"/>
          <w:sz w:val="24"/>
          <w:szCs w:val="24"/>
          <w:rFonts w:ascii="Times New Roman" w:eastAsia="宋体" w:hAnsi="宋体" w:hint="default"/>
        </w:rPr>
        <w:t>"OVER"</w:t>
      </w:r>
      <w:r>
        <w:rPr>
          <w:color w:val="000000"/>
          <w:position w:val="0"/>
          <w:sz w:val="24"/>
          <w:szCs w:val="24"/>
          <w:rFonts w:ascii="Times New Roman" w:eastAsia="宋体" w:hAnsi="宋体" w:hint="default"/>
        </w:rPr>
        <w:t>);</w:t>
      </w:r>
    </w:p>
    <w:p>
      <w:pPr>
        <w:numPr>
          <w:ilvl w:val="0"/>
          <w:numId w:val="0"/>
        </w:numPr>
        <w:jc w:val="left"/>
        <w:spacing w:lineRule="auto" w:line="240" w:before="0" w:after="160"/>
        <w:ind w:right="0" w:firstLine="480"/>
        <w:rPr>
          <w:color w:val="000000"/>
          <w:position w:val="0"/>
          <w:sz w:val="24"/>
          <w:szCs w:val="24"/>
          <w:rFonts w:ascii="Times New Roman" w:eastAsia="宋体" w:hAnsi="宋体" w:hint="default"/>
        </w:rPr>
        <w:autoSpaceDE w:val="0"/>
        <w:autoSpaceDN w:val="0"/>
      </w:pPr>
    </w:p>
    <w:p>
      <w:pPr>
        <w:numPr>
          <w:ilvl w:val="0"/>
          <w:numId w:val="0"/>
        </w:numPr>
        <w:jc w:val="left"/>
        <w:spacing w:lineRule="auto" w:line="240" w:before="0" w:after="160"/>
        <w:ind w:right="0" w:firstLine="0"/>
        <w:rPr>
          <w:color w:val="auto"/>
          <w:position w:val="0"/>
          <w:sz w:val="24"/>
          <w:szCs w:val="24"/>
          <w:rFonts w:ascii="Times New Roman" w:eastAsia="宋体" w:hAnsi="宋体" w:hint="default"/>
        </w:rPr>
        <w:autoSpaceDE w:val="0"/>
        <w:autoSpaceDN w:val="0"/>
      </w:pP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C0"/>
          <w:position w:val="0"/>
          <w:sz w:val="24"/>
          <w:szCs w:val="24"/>
          <w:rFonts w:ascii="Times New Roman" w:eastAsia="宋体" w:hAnsi="宋体" w:hint="default"/>
        </w:rPr>
        <w:t>remainTimes</w:t>
      </w:r>
      <w:r>
        <w:rPr>
          <w:color w:val="000000"/>
          <w:position w:val="0"/>
          <w:sz w:val="24"/>
          <w:szCs w:val="24"/>
          <w:rFonts w:ascii="Times New Roman" w:eastAsia="宋体" w:hAnsi="宋体" w:hint="default"/>
        </w:rPr>
        <w:t>＋＋;</w:t>
      </w:r>
    </w:p>
    <w:p>
      <w:pPr>
        <w:numPr>
          <w:ilvl w:val="0"/>
          <w:numId w:val="0"/>
        </w:numPr>
        <w:jc w:val="left"/>
        <w:spacing w:lineRule="auto" w:line="240" w:before="0" w:after="160"/>
        <w:ind w:right="0" w:firstLine="480"/>
        <w:rPr>
          <w:color w:val="000000"/>
          <w:position w:val="0"/>
          <w:sz w:val="24"/>
          <w:szCs w:val="24"/>
          <w:rFonts w:ascii="Times New Roman" w:eastAsia="宋体" w:hAnsi="宋体" w:hint="default"/>
        </w:rPr>
        <w:autoSpaceDE w:val="0"/>
        <w:autoSpaceDN w:val="0"/>
      </w:pP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repaint();</w:t>
      </w:r>
    </w:p>
    <w:p>
      <w:pPr>
        <w:numPr>
          <w:ilvl w:val="0"/>
          <w:numId w:val="0"/>
        </w:numPr>
        <w:jc w:val="left"/>
        <w:spacing w:lineRule="auto" w:line="240" w:before="0" w:after="160"/>
        <w:ind w:right="0" w:firstLine="480"/>
        <w:rPr>
          <w:color w:val="000000"/>
          <w:position w:val="0"/>
          <w:sz w:val="24"/>
          <w:szCs w:val="24"/>
          <w:rFonts w:ascii="宋体" w:eastAsia="宋体" w:hAnsi="宋体" w:hint="default"/>
        </w:rPr>
        <w:autoSpaceDE w:val="0"/>
        <w:autoSpaceDN w:val="0"/>
      </w:pPr>
      <w:r>
        <w:rPr>
          <w:color w:val="000000"/>
          <w:position w:val="0"/>
          <w:sz w:val="24"/>
          <w:szCs w:val="24"/>
          <w:rFonts w:ascii="宋体" w:eastAsia="宋体" w:hAnsi="宋体" w:hint="default"/>
        </w:rPr>
        <w:t>倒计时结束时，意味着在规定时间内未完成游戏，判定游戏失败，此时应该有提</w:t>
      </w:r>
      <w:r>
        <w:rPr>
          <w:color w:val="000000"/>
          <w:position w:val="0"/>
          <w:sz w:val="24"/>
          <w:szCs w:val="24"/>
          <w:rFonts w:ascii="宋体" w:eastAsia="宋体" w:hAnsi="宋体" w:hint="default"/>
        </w:rPr>
        <w:t>示框，如图5</w:t>
      </w:r>
      <w:del w:id="422" w:author="HeYang" w:date="2017-06-03T21:44:00Z">
        <w:r>
          <w:rPr>
            <w:color w:val="000000"/>
            <w:position w:val="0"/>
            <w:sz w:val="24"/>
            <w:szCs w:val="24"/>
            <w:rFonts w:ascii="宋体" w:eastAsia="宋体" w:hAnsi="宋体" w:hint="default"/>
          </w:rPr>
          <w:delText>－</w:delText>
        </w:r>
      </w:del>
      <w:ins w:id="423" w:author="HeYang" w:date="2017-06-03T21:44:00Z">
        <w:r>
          <w:rPr>
            <w:color w:val="000000"/>
            <w:position w:val="0"/>
            <w:sz w:val="24"/>
            <w:szCs w:val="24"/>
            <w:rFonts w:ascii="宋体" w:eastAsia="宋体" w:hAnsi="宋体" w:hint="default"/>
          </w:rPr>
          <w:t>-</w:t>
        </w:r>
      </w:ins>
      <w:r>
        <w:rPr>
          <w:color w:val="000000"/>
          <w:position w:val="0"/>
          <w:sz w:val="24"/>
          <w:szCs w:val="24"/>
          <w:rFonts w:ascii="宋体" w:eastAsia="宋体" w:hAnsi="宋体" w:hint="default"/>
        </w:rPr>
        <w:t>8。</w:t>
      </w:r>
    </w:p>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sz w:val="20"/>
        </w:rPr>
        <w:drawing>
          <wp:inline distT="0" distB="0" distL="0" distR="0">
            <wp:extent cx="2552065" cy="1133475"/>
            <wp:effectExtent l="0" t="0" r="635" b="0"/>
            <wp:docPr id="12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Users/Administrator/AppData/Roaming/JisuOffice/ETemp/7952_7660896/image28.png"/>
                    <pic:cNvPicPr>
                      <a:picLocks noChangeAspect="1" noChangeArrowheads="1"/>
                    </pic:cNvPicPr>
                  </pic:nvPicPr>
                  <pic:blipFill>
                    <a:blip r:embed="rId38" cstate="print"/>
                    <a:stretch>
                      <a:fillRect/>
                    </a:stretch>
                  </pic:blipFill>
                  <pic:spPr>
                    <a:xfrm>
                      <a:off x="0" y="0"/>
                      <a:ext cx="2552700" cy="1134110"/>
                    </a:xfrm>
                    <a:prstGeom prst="rect"/>
                    <a:ln cap="flat"/>
                  </pic:spPr>
                </pic:pic>
              </a:graphicData>
            </a:graphic>
          </wp:inline>
        </w:drawing>
      </w:r>
    </w:p>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color w:val="auto"/>
          <w:position w:val="0"/>
          <w:sz w:val="20"/>
          <w:szCs w:val="20"/>
          <w:rFonts w:ascii="Times New Roman" w:eastAsia="黑体" w:hAnsi="黑体" w:hint="default"/>
        </w:rPr>
        <w:t xml:space="preserve">图 </w:t>
      </w:r>
      <w:r>
        <w:rPr>
          <w:color w:val="auto"/>
          <w:position w:val="0"/>
          <w:sz w:val="20"/>
          <w:szCs w:val="20"/>
          <w:rFonts w:ascii="Times New Roman" w:eastAsia="黑体" w:hAnsi="黑体" w:hint="default"/>
        </w:rPr>
        <w:t>5</w:t>
      </w:r>
      <w:del w:id="424" w:author="HeYang" w:date="2017-06-03T21:44:00Z">
        <w:r>
          <w:rPr>
            <w:color w:val="auto"/>
            <w:position w:val="0"/>
            <w:sz w:val="20"/>
            <w:szCs w:val="20"/>
            <w:rFonts w:ascii="Times New Roman" w:eastAsia="黑体" w:hAnsi="黑体" w:hint="default"/>
          </w:rPr>
          <w:delText>－</w:delText>
        </w:r>
      </w:del>
      <w:ins w:id="425" w:author="HeYang" w:date="2017-06-03T21:44:00Z">
        <w:r>
          <w:rPr>
            <w:color w:val="auto"/>
            <w:position w:val="0"/>
            <w:sz w:val="20"/>
            <w:szCs w:val="20"/>
            <w:rFonts w:ascii="Times New Roman" w:eastAsia="黑体" w:hAnsi="黑体" w:hint="default"/>
          </w:rPr>
          <w:t>-</w:t>
        </w:r>
      </w:ins>
      <w:r>
        <w:rPr/>
        <w:rPr>
          <w:rFonts w:ascii="Times New Roman" w:eastAsia="黑体" w:hAnsi="Times New Roman"/>
          <w:shd w:val="clear"/>
          <w:sz w:val="20"/>
          <w:szCs w:val="20"/>
          <w:w w:val="100"/>
        </w:rPr>
        <w:fldChar w:fldCharType="begin"/>
      </w:r>
      <w:r>
        <w:rPr/>
        <w:rPr>
          <w:rFonts w:ascii="Times New Roman" w:eastAsia="黑体" w:hAnsi="Times New Roman"/>
          <w:shd w:val="clear"/>
          <w:sz w:val="20"/>
          <w:szCs w:val="20"/>
          <w:w w:val="100"/>
        </w:rPr>
        <w:instrText xml:space="preserve"> SEQ 图 \* ARABIC \s 1</w:instrText>
      </w:r>
      <w:r>
        <w:rPr/>
        <w:rPr>
          <w:rFonts w:ascii="Times New Roman" w:eastAsia="黑体" w:hAnsi="Times New Roman"/>
          <w:shd w:val="clear"/>
          <w:sz w:val="20"/>
          <w:szCs w:val="20"/>
          <w:w w:val="100"/>
        </w:rPr>
        <w:fldChar w:fldCharType="separate"/>
      </w:r>
      <w:r>
        <w:rPr>
          <w:color w:val="auto"/>
          <w:position w:val="0"/>
          <w:sz w:val="20"/>
          <w:szCs w:val="20"/>
          <w:rFonts w:ascii="Times New Roman" w:eastAsia="黑体" w:hAnsi="黑体" w:hint="default"/>
        </w:rPr>
        <w:t>8</w:t>
      </w:r>
      <w:r>
        <w:rPr/>
        <w:rPr>
          <w:rFonts w:ascii="Times New Roman" w:eastAsia="黑体" w:hAnsi="Times New Roman"/>
          <w:shd w:val="clear"/>
          <w:sz w:val="20"/>
          <w:szCs w:val="20"/>
          <w:w w:val="100"/>
        </w:rPr>
        <w:fldChar w:fldCharType="end"/>
      </w:r>
      <w:r>
        <w:rPr>
          <w:color w:val="auto"/>
          <w:position w:val="0"/>
          <w:sz w:val="20"/>
          <w:szCs w:val="20"/>
          <w:rFonts w:ascii="Times New Roman" w:eastAsia="黑体" w:hAnsi="黑体" w:hint="default"/>
        </w:rPr>
        <w:t>　游戏结束对话框</w:t>
      </w:r>
    </w:p>
    <w:p>
      <w:pPr>
        <w:numPr>
          <w:ilvl w:val="0"/>
          <w:numId w:val="0"/>
        </w:numPr>
        <w:jc w:val="left"/>
        <w:spacing w:lineRule="auto" w:line="240" w:before="0" w:after="160"/>
        <w:ind w:right="0" w:firstLine="0"/>
        <w:rPr>
          <w:color w:val="000000"/>
          <w:position w:val="0"/>
          <w:sz w:val="20"/>
          <w:szCs w:val="20"/>
          <w:rFonts w:ascii="宋体" w:eastAsia="宋体" w:hAnsi="宋体" w:hint="default"/>
          <w:del w:id="426" w:author="HeYang" w:date="2017-06-03T21:45:00Z"/>
        </w:rPr>
        <w:autoSpaceDE w:val="1"/>
        <w:autoSpaceDN w:val="1"/>
      </w:pPr>
      <w:r>
        <w:rPr>
          <w:color w:val="auto"/>
          <w:position w:val="0"/>
          <w:sz w:val="20"/>
          <w:szCs w:val="20"/>
          <w:rFonts w:ascii="Times New Roman" w:eastAsia="黑体" w:hAnsi="黑体" w:hint="default"/>
        </w:rPr>
        <w:t xml:space="preserve">Figure </w:t>
      </w:r>
      <w:r>
        <w:rPr>
          <w:color w:val="auto"/>
          <w:position w:val="0"/>
          <w:sz w:val="20"/>
          <w:szCs w:val="20"/>
          <w:rFonts w:ascii="Times New Roman" w:eastAsia="黑体" w:hAnsi="黑体" w:hint="default"/>
        </w:rPr>
        <w:t>5</w:t>
      </w:r>
      <w:del w:id="427" w:author="HeYang" w:date="2017-06-03T21:44:00Z">
        <w:r>
          <w:rPr>
            <w:color w:val="auto"/>
            <w:position w:val="0"/>
            <w:sz w:val="20"/>
            <w:szCs w:val="20"/>
            <w:rFonts w:ascii="Times New Roman" w:eastAsia="黑体" w:hAnsi="黑体" w:hint="default"/>
          </w:rPr>
          <w:delText>－</w:delText>
        </w:r>
      </w:del>
      <w:ins w:id="428" w:author="HeYang" w:date="2017-06-03T21:44:00Z">
        <w:r>
          <w:rPr>
            <w:color w:val="auto"/>
            <w:position w:val="0"/>
            <w:sz w:val="20"/>
            <w:szCs w:val="20"/>
            <w:rFonts w:ascii="Times New Roman" w:eastAsia="黑体" w:hAnsi="黑体" w:hint="default"/>
          </w:rPr>
          <w:t>-</w:t>
        </w:r>
      </w:ins>
      <w:r>
        <w:rPr/>
        <w:rPr>
          <w:rFonts w:ascii="Times New Roman" w:eastAsia="黑体" w:hAnsi="Times New Roman"/>
          <w:shd w:val="clear"/>
          <w:sz w:val="20"/>
          <w:szCs w:val="20"/>
          <w:w w:val="100"/>
        </w:rPr>
        <w:fldChar w:fldCharType="begin"/>
      </w:r>
      <w:r>
        <w:rPr/>
        <w:rPr>
          <w:rFonts w:ascii="Times New Roman" w:eastAsia="黑体" w:hAnsi="Times New Roman"/>
          <w:shd w:val="clear"/>
          <w:sz w:val="20"/>
          <w:szCs w:val="20"/>
          <w:w w:val="100"/>
        </w:rPr>
        <w:instrText xml:space="preserve"> SEQ Figure \* ARABIC \s 1</w:instrText>
      </w:r>
      <w:r>
        <w:rPr/>
        <w:rPr>
          <w:rFonts w:ascii="Times New Roman" w:eastAsia="黑体" w:hAnsi="Times New Roman"/>
          <w:shd w:val="clear"/>
          <w:sz w:val="20"/>
          <w:szCs w:val="20"/>
          <w:w w:val="100"/>
        </w:rPr>
        <w:fldChar w:fldCharType="separate"/>
      </w:r>
      <w:r>
        <w:rPr>
          <w:color w:val="auto"/>
          <w:position w:val="0"/>
          <w:sz w:val="20"/>
          <w:szCs w:val="20"/>
          <w:rFonts w:ascii="Times New Roman" w:eastAsia="黑体" w:hAnsi="黑体" w:hint="default"/>
        </w:rPr>
        <w:t>8</w:t>
      </w:r>
      <w:r>
        <w:rPr/>
        <w:rPr>
          <w:rFonts w:ascii="Times New Roman" w:eastAsia="黑体" w:hAnsi="Times New Roman"/>
          <w:shd w:val="clear"/>
          <w:sz w:val="20"/>
          <w:szCs w:val="20"/>
          <w:w w:val="100"/>
        </w:rPr>
        <w:fldChar w:fldCharType="end"/>
      </w:r>
      <w:r>
        <w:rPr>
          <w:color w:val="auto"/>
          <w:position w:val="0"/>
          <w:sz w:val="20"/>
          <w:szCs w:val="20"/>
          <w:rFonts w:ascii="Times New Roman" w:eastAsia="黑体" w:hAnsi="黑体" w:hint="default"/>
        </w:rPr>
        <w:t xml:space="preserve">　The End Of Game Dialog</w:t>
      </w:r>
    </w:p>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p>
    <w:p>
      <w:pPr>
        <w:numPr>
          <w:ilvl w:val="0"/>
          <w:numId w:val="0"/>
        </w:numPr>
        <w:jc w:val="left"/>
        <w:spacing w:lineRule="auto" w:line="240" w:before="0" w:after="160"/>
        <w:ind w:right="0" w:firstLine="480"/>
        <w:rPr>
          <w:color w:val="000000"/>
          <w:position w:val="0"/>
          <w:sz w:val="24"/>
          <w:szCs w:val="24"/>
          <w:rFonts w:ascii="宋体" w:eastAsia="宋体" w:hAnsi="宋体" w:hint="default"/>
        </w:rPr>
        <w:autoSpaceDE w:val="0"/>
        <w:autoSpaceDN w:val="0"/>
      </w:pPr>
      <w:r>
        <w:rPr>
          <w:color w:val="000000"/>
          <w:position w:val="0"/>
          <w:sz w:val="24"/>
          <w:szCs w:val="24"/>
          <w:rFonts w:ascii="宋体" w:eastAsia="宋体" w:hAnsi="宋体" w:hint="default"/>
        </w:rPr>
        <w:t>部分代码如下：</w:t>
      </w:r>
    </w:p>
    <w:p>
      <w:pPr>
        <w:numPr>
          <w:ilvl w:val="0"/>
          <w:numId w:val="0"/>
        </w:numPr>
        <w:jc w:val="left"/>
        <w:spacing w:lineRule="auto" w:line="240" w:before="0" w:after="160"/>
        <w:ind w:right="0" w:firstLine="0"/>
        <w:rPr>
          <w:color w:val="auto"/>
          <w:position w:val="0"/>
          <w:sz w:val="24"/>
          <w:szCs w:val="24"/>
          <w:rFonts w:ascii="Times New Roman" w:eastAsia="宋体" w:hAnsi="宋体" w:hint="default"/>
        </w:rPr>
        <w:autoSpaceDE w:val="0"/>
        <w:autoSpaceDN w:val="0"/>
      </w:pP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b w:val="1"/>
          <w:color w:val="7F0055"/>
          <w:position w:val="0"/>
          <w:sz w:val="24"/>
          <w:szCs w:val="24"/>
          <w:rFonts w:ascii="Times New Roman" w:eastAsia="宋体" w:hAnsi="宋体" w:hint="default"/>
        </w:rPr>
        <w:t>if</w:t>
      </w:r>
      <w:r>
        <w:rPr>
          <w:color w:val="000000"/>
          <w:position w:val="0"/>
          <w:sz w:val="24"/>
          <w:szCs w:val="24"/>
          <w:rFonts w:ascii="Times New Roman" w:eastAsia="宋体" w:hAnsi="宋体" w:hint="default"/>
        </w:rPr>
        <w:t xml:space="preserve"> (</w:t>
      </w:r>
      <w:r>
        <w:rPr>
          <w:color w:val="0000C0"/>
          <w:position w:val="0"/>
          <w:sz w:val="24"/>
          <w:szCs w:val="24"/>
          <w:rFonts w:ascii="Times New Roman" w:eastAsia="宋体" w:hAnsi="宋体" w:hint="default"/>
        </w:rPr>
        <w:t>remainTimes</w:t>
      </w:r>
      <w:r>
        <w:rPr>
          <w:color w:val="000000"/>
          <w:position w:val="0"/>
          <w:sz w:val="24"/>
          <w:szCs w:val="24"/>
          <w:rFonts w:ascii="Times New Roman" w:eastAsia="宋体" w:hAnsi="宋体" w:hint="default"/>
        </w:rPr>
        <w:t xml:space="preserve"> == 56) {</w:t>
      </w:r>
    </w:p>
    <w:p>
      <w:pPr>
        <w:numPr>
          <w:ilvl w:val="0"/>
          <w:numId w:val="0"/>
        </w:numPr>
        <w:jc w:val="left"/>
        <w:spacing w:lineRule="auto" w:line="240" w:before="0" w:after="160"/>
        <w:ind w:right="0" w:firstLine="0"/>
        <w:rPr>
          <w:color w:val="auto"/>
          <w:position w:val="0"/>
          <w:sz w:val="24"/>
          <w:szCs w:val="24"/>
          <w:rFonts w:ascii="Times New Roman" w:eastAsia="宋体" w:hAnsi="宋体" w:hint="default"/>
        </w:rPr>
        <w:autoSpaceDE w:val="0"/>
        <w:autoSpaceDN w:val="0"/>
      </w:pP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JOptionPane.</w:t>
      </w:r>
      <w:r>
        <w:rPr>
          <w:i w:val="1"/>
          <w:color w:val="000000"/>
          <w:position w:val="0"/>
          <w:sz w:val="24"/>
          <w:szCs w:val="24"/>
          <w:rFonts w:ascii="Times New Roman" w:eastAsia="宋体" w:hAnsi="宋体" w:hint="default"/>
        </w:rPr>
        <w:t>showMessageDialog</w:t>
      </w:r>
      <w:r>
        <w:rPr>
          <w:color w:val="000000"/>
          <w:position w:val="0"/>
          <w:sz w:val="24"/>
          <w:szCs w:val="24"/>
          <w:rFonts w:ascii="Times New Roman" w:eastAsia="宋体" w:hAnsi="宋体" w:hint="default"/>
        </w:rPr>
        <w:t>(</w:t>
      </w:r>
      <w:r>
        <w:rPr>
          <w:b w:val="1"/>
          <w:color w:val="7F0055"/>
          <w:position w:val="0"/>
          <w:sz w:val="24"/>
          <w:szCs w:val="24"/>
          <w:rFonts w:ascii="Times New Roman" w:eastAsia="宋体" w:hAnsi="宋体" w:hint="default"/>
        </w:rPr>
        <w:t>null</w:t>
      </w:r>
      <w:r>
        <w:rPr>
          <w:color w:val="000000"/>
          <w:position w:val="0"/>
          <w:sz w:val="24"/>
          <w:szCs w:val="24"/>
          <w:rFonts w:ascii="Times New Roman" w:eastAsia="宋体" w:hAnsi="宋体" w:hint="default"/>
        </w:rPr>
        <w:t xml:space="preserve">, </w:t>
      </w:r>
      <w:r>
        <w:rPr>
          <w:color w:val="2A00FF"/>
          <w:position w:val="0"/>
          <w:sz w:val="24"/>
          <w:szCs w:val="24"/>
          <w:rFonts w:ascii="Times New Roman" w:eastAsia="宋体" w:hAnsi="宋体" w:hint="default"/>
        </w:rPr>
        <w:t>"时间到！游戏结束！"</w:t>
      </w:r>
      <w:r>
        <w:rPr>
          <w:color w:val="000000"/>
          <w:position w:val="0"/>
          <w:sz w:val="24"/>
          <w:szCs w:val="24"/>
          <w:rFonts w:ascii="Times New Roman" w:eastAsia="宋体" w:hAnsi="宋体" w:hint="default"/>
        </w:rPr>
        <w:t>);</w:t>
      </w:r>
    </w:p>
    <w:p>
      <w:pPr>
        <w:numPr>
          <w:ilvl w:val="0"/>
          <w:numId w:val="0"/>
        </w:numPr>
        <w:jc w:val="left"/>
        <w:spacing w:lineRule="auto" w:line="240" w:before="0" w:after="160"/>
        <w:ind w:right="0" w:firstLine="0"/>
        <w:rPr>
          <w:color w:val="000000"/>
          <w:position w:val="0"/>
          <w:sz w:val="24"/>
          <w:szCs w:val="24"/>
          <w:rFonts w:ascii="Times New Roman" w:eastAsia="宋体" w:hAnsi="宋体" w:hint="default"/>
        </w:rPr>
        <w:autoSpaceDE w:val="0"/>
        <w:autoSpaceDN w:val="0"/>
      </w:pP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w:t>
      </w:r>
    </w:p>
    <w:p>
      <w:pPr>
        <w:bidi w:val="0"/>
        <w:numPr>
          <w:ilvl w:val="1"/>
          <w:numId w:val="1"/>
        </w:numPr>
        <w:jc w:val="left"/>
        <w:spacing w:lineRule="exact" w:line="440" w:before="240" w:after="240"/>
        <w:ind w:right="0" w:left="567" w:hanging="567"/>
        <w:rPr>
          <w:color w:val="auto"/>
          <w:position w:val="0"/>
          <w:sz w:val="30"/>
          <w:szCs w:val="30"/>
          <w:rFonts w:ascii="Times New Roman" w:eastAsia="黑体" w:hAnsi="黑体" w:hint="default"/>
        </w:rPr>
        <w:outlineLvl w:val="1"/>
        <w:autoSpaceDE w:val="1"/>
        <w:autoSpaceDN w:val="1"/>
      </w:pPr>
      <w:bookmarkStart w:id="170" w:name="_Toc421526425"/>
      <w:r>
        <w:rPr>
          <w:color w:val="auto"/>
          <w:position w:val="0"/>
          <w:sz w:val="30"/>
          <w:szCs w:val="30"/>
          <w:rFonts w:ascii="Times New Roman" w:eastAsia="黑体" w:hAnsi="黑体" w:hint="default"/>
        </w:rPr>
        <w:t>　　</w:t>
      </w:r>
      <w:bookmarkStart w:id="171" w:name="_Toc484463985"/>
      <w:r>
        <w:rPr>
          <w:color w:val="auto"/>
          <w:position w:val="0"/>
          <w:sz w:val="30"/>
          <w:szCs w:val="30"/>
          <w:rFonts w:ascii="Times New Roman" w:eastAsia="黑体" w:hAnsi="黑体" w:hint="default"/>
        </w:rPr>
        <w:t>游戏执行的实现</w:t>
      </w:r>
      <w:bookmarkEnd w:id="170"/>
      <w:bookmarkEnd w:id="171"/>
    </w:p>
    <w:p>
      <w:pPr>
        <w:numPr>
          <w:ilvl w:val="0"/>
          <w:numId w:val="0"/>
        </w:numPr>
        <w:jc w:val="left"/>
        <w:spacing w:lineRule="auto" w:line="240" w:before="0" w:after="160"/>
        <w:ind w:left="0" w:hanging="0"/>
        <w:rPr>
          <w:color w:val="auto"/>
          <w:position w:val="0"/>
          <w:sz w:val="24"/>
          <w:szCs w:val="24"/>
          <w:rFonts w:ascii="Times New Roman" w:eastAsia="Times New Roman" w:hAnsi="Times New Roman" w:hint="default"/>
        </w:rPr>
        <w:autoSpaceDE w:val="1"/>
        <w:autoSpaceDN w:val="1"/>
      </w:pPr>
      <w:r>
        <w:rPr>
          <w:color w:val="auto"/>
          <w:position w:val="0"/>
          <w:sz w:val="24"/>
          <w:szCs w:val="24"/>
          <w:rFonts w:ascii="Times New Roman" w:eastAsia="Times New Roman" w:hAnsi="Times New Roman" w:hint="default"/>
        </w:rPr>
        <w:t>　　因为每一次选择难度模式后、每通过一关游戏后都将开始一局新游戏，故一次游戏</w:t>
      </w:r>
      <w:r>
        <w:rPr>
          <w:color w:val="auto"/>
          <w:position w:val="0"/>
          <w:sz w:val="24"/>
          <w:szCs w:val="24"/>
          <w:rFonts w:ascii="Times New Roman" w:eastAsia="Times New Roman" w:hAnsi="Times New Roman" w:hint="default"/>
        </w:rPr>
        <w:t>活动图如图5</w:t>
      </w:r>
      <w:del w:id="429" w:author="HeYang" w:date="2017-06-03T21:44:00Z">
        <w:r>
          <w:rPr>
            <w:color w:val="auto"/>
            <w:position w:val="0"/>
            <w:sz w:val="24"/>
            <w:szCs w:val="24"/>
            <w:rFonts w:ascii="Times New Roman" w:eastAsia="Times New Roman" w:hAnsi="Times New Roman" w:hint="default"/>
          </w:rPr>
          <w:delText>－</w:delText>
        </w:r>
      </w:del>
      <w:ins w:id="430" w:author="HeYang" w:date="2017-06-03T21:44:00Z">
        <w:r>
          <w:rPr>
            <w:color w:val="auto"/>
            <w:position w:val="0"/>
            <w:sz w:val="24"/>
            <w:szCs w:val="24"/>
            <w:rFonts w:ascii="Times New Roman" w:eastAsia="Times New Roman" w:hAnsi="Times New Roman" w:hint="default"/>
          </w:rPr>
          <w:t>-</w:t>
        </w:r>
      </w:ins>
      <w:r>
        <w:rPr>
          <w:color w:val="auto"/>
          <w:position w:val="0"/>
          <w:sz w:val="24"/>
          <w:szCs w:val="24"/>
          <w:rFonts w:ascii="Times New Roman" w:eastAsia="Times New Roman" w:hAnsi="Times New Roman" w:hint="default"/>
        </w:rPr>
        <w:t>9所示。最终状态有两种，游戏失败和游戏结束。</w:t>
      </w:r>
    </w:p>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sz w:val="20"/>
        </w:rPr>
        <w:drawing>
          <wp:inline distT="0" distB="0" distL="0" distR="0">
            <wp:extent cx="3435350" cy="2312670"/>
            <wp:effectExtent l="0" t="0" r="0" b="9525"/>
            <wp:docPr id="129"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Users/Administrator/AppData/Roaming/JisuOffice/ETemp/7952_7660896/image29.png"/>
                    <pic:cNvPicPr>
                      <a:picLocks noChangeAspect="1" noChangeArrowheads="1"/>
                    </pic:cNvPicPr>
                  </pic:nvPicPr>
                  <pic:blipFill>
                    <a:blip r:embed="rId39" cstate="print"/>
                    <a:stretch>
                      <a:fillRect/>
                    </a:stretch>
                  </pic:blipFill>
                  <pic:spPr>
                    <a:xfrm>
                      <a:off x="0" y="0"/>
                      <a:ext cx="3435985" cy="2313305"/>
                    </a:xfrm>
                    <a:prstGeom prst="rect"/>
                    <a:ln cap="flat"/>
                  </pic:spPr>
                </pic:pic>
              </a:graphicData>
            </a:graphic>
          </wp:inline>
        </w:drawing>
      </w:r>
    </w:p>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color w:val="auto"/>
          <w:position w:val="0"/>
          <w:sz w:val="20"/>
          <w:szCs w:val="20"/>
          <w:rFonts w:ascii="Times New Roman" w:eastAsia="黑体" w:hAnsi="黑体" w:hint="default"/>
        </w:rPr>
        <w:t xml:space="preserve">图 </w:t>
      </w:r>
      <w:r>
        <w:rPr>
          <w:color w:val="auto"/>
          <w:position w:val="0"/>
          <w:sz w:val="20"/>
          <w:szCs w:val="20"/>
          <w:rFonts w:ascii="Times New Roman" w:eastAsia="黑体" w:hAnsi="黑体" w:hint="default"/>
        </w:rPr>
        <w:t>5</w:t>
      </w:r>
      <w:del w:id="431" w:author="HeYang" w:date="2017-06-03T21:44:00Z">
        <w:r>
          <w:rPr>
            <w:color w:val="auto"/>
            <w:position w:val="0"/>
            <w:sz w:val="20"/>
            <w:szCs w:val="20"/>
            <w:rFonts w:ascii="Times New Roman" w:eastAsia="黑体" w:hAnsi="黑体" w:hint="default"/>
          </w:rPr>
          <w:delText>－</w:delText>
        </w:r>
      </w:del>
      <w:ins w:id="432" w:author="HeYang" w:date="2017-06-03T21:44:00Z">
        <w:r>
          <w:rPr>
            <w:color w:val="auto"/>
            <w:position w:val="0"/>
            <w:sz w:val="20"/>
            <w:szCs w:val="20"/>
            <w:rFonts w:ascii="Times New Roman" w:eastAsia="黑体" w:hAnsi="黑体" w:hint="default"/>
          </w:rPr>
          <w:t>-</w:t>
        </w:r>
      </w:ins>
      <w:r>
        <w:rPr/>
        <w:rPr>
          <w:rFonts w:ascii="Times New Roman" w:eastAsia="黑体" w:hAnsi="Times New Roman"/>
          <w:shd w:val="clear"/>
          <w:sz w:val="20"/>
          <w:szCs w:val="20"/>
          <w:w w:val="100"/>
        </w:rPr>
        <w:fldChar w:fldCharType="begin"/>
      </w:r>
      <w:r>
        <w:rPr/>
        <w:rPr>
          <w:rFonts w:ascii="Times New Roman" w:eastAsia="黑体" w:hAnsi="Times New Roman"/>
          <w:shd w:val="clear"/>
          <w:sz w:val="20"/>
          <w:szCs w:val="20"/>
          <w:w w:val="100"/>
        </w:rPr>
        <w:instrText xml:space="preserve"> SEQ 图 \* ARABIC \s 1</w:instrText>
      </w:r>
      <w:r>
        <w:rPr/>
        <w:rPr>
          <w:rFonts w:ascii="Times New Roman" w:eastAsia="黑体" w:hAnsi="Times New Roman"/>
          <w:shd w:val="clear"/>
          <w:sz w:val="20"/>
          <w:szCs w:val="20"/>
          <w:w w:val="100"/>
        </w:rPr>
        <w:fldChar w:fldCharType="separate"/>
      </w:r>
      <w:r>
        <w:rPr>
          <w:color w:val="auto"/>
          <w:position w:val="0"/>
          <w:sz w:val="20"/>
          <w:szCs w:val="20"/>
          <w:rFonts w:ascii="Times New Roman" w:eastAsia="黑体" w:hAnsi="黑体" w:hint="default"/>
        </w:rPr>
        <w:t>9</w:t>
      </w:r>
      <w:r>
        <w:rPr/>
        <w:rPr>
          <w:rFonts w:ascii="Times New Roman" w:eastAsia="黑体" w:hAnsi="Times New Roman"/>
          <w:shd w:val="clear"/>
          <w:sz w:val="20"/>
          <w:szCs w:val="20"/>
          <w:w w:val="100"/>
        </w:rPr>
        <w:fldChar w:fldCharType="end"/>
      </w:r>
      <w:r>
        <w:rPr>
          <w:color w:val="auto"/>
          <w:position w:val="0"/>
          <w:sz w:val="20"/>
          <w:szCs w:val="20"/>
          <w:rFonts w:ascii="Times New Roman" w:eastAsia="黑体" w:hAnsi="黑体" w:hint="default"/>
        </w:rPr>
        <w:t>　一次游戏活动图</w:t>
      </w:r>
    </w:p>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color w:val="auto"/>
          <w:position w:val="0"/>
          <w:sz w:val="20"/>
          <w:szCs w:val="20"/>
          <w:rFonts w:ascii="Times New Roman" w:eastAsia="黑体" w:hAnsi="黑体" w:hint="default"/>
        </w:rPr>
        <w:t xml:space="preserve">Figure </w:t>
      </w:r>
      <w:r>
        <w:rPr>
          <w:color w:val="auto"/>
          <w:position w:val="0"/>
          <w:sz w:val="20"/>
          <w:szCs w:val="20"/>
          <w:rFonts w:ascii="Times New Roman" w:eastAsia="黑体" w:hAnsi="黑体" w:hint="default"/>
        </w:rPr>
        <w:t>5</w:t>
      </w:r>
      <w:del w:id="433" w:author="HeYang" w:date="2017-06-03T21:44:00Z">
        <w:r>
          <w:rPr>
            <w:color w:val="auto"/>
            <w:position w:val="0"/>
            <w:sz w:val="20"/>
            <w:szCs w:val="20"/>
            <w:rFonts w:ascii="Times New Roman" w:eastAsia="黑体" w:hAnsi="黑体" w:hint="default"/>
          </w:rPr>
          <w:delText>－</w:delText>
        </w:r>
      </w:del>
      <w:ins w:id="434" w:author="HeYang" w:date="2017-06-03T21:44:00Z">
        <w:r>
          <w:rPr>
            <w:color w:val="auto"/>
            <w:position w:val="0"/>
            <w:sz w:val="20"/>
            <w:szCs w:val="20"/>
            <w:rFonts w:ascii="Times New Roman" w:eastAsia="黑体" w:hAnsi="黑体" w:hint="default"/>
          </w:rPr>
          <w:t>-</w:t>
        </w:r>
      </w:ins>
      <w:r>
        <w:rPr/>
        <w:rPr>
          <w:rFonts w:ascii="Times New Roman" w:eastAsia="黑体" w:hAnsi="Times New Roman"/>
          <w:shd w:val="clear"/>
          <w:sz w:val="20"/>
          <w:szCs w:val="20"/>
          <w:w w:val="100"/>
        </w:rPr>
        <w:fldChar w:fldCharType="begin"/>
      </w:r>
      <w:r>
        <w:rPr/>
        <w:rPr>
          <w:rFonts w:ascii="Times New Roman" w:eastAsia="黑体" w:hAnsi="Times New Roman"/>
          <w:shd w:val="clear"/>
          <w:sz w:val="20"/>
          <w:szCs w:val="20"/>
          <w:w w:val="100"/>
        </w:rPr>
        <w:instrText xml:space="preserve"> SEQ Figure \* ARABIC \s 1</w:instrText>
      </w:r>
      <w:r>
        <w:rPr/>
        <w:rPr>
          <w:rFonts w:ascii="Times New Roman" w:eastAsia="黑体" w:hAnsi="Times New Roman"/>
          <w:shd w:val="clear"/>
          <w:sz w:val="20"/>
          <w:szCs w:val="20"/>
          <w:w w:val="100"/>
        </w:rPr>
        <w:fldChar w:fldCharType="separate"/>
      </w:r>
      <w:r>
        <w:rPr>
          <w:color w:val="auto"/>
          <w:position w:val="0"/>
          <w:sz w:val="20"/>
          <w:szCs w:val="20"/>
          <w:rFonts w:ascii="Times New Roman" w:eastAsia="黑体" w:hAnsi="黑体" w:hint="default"/>
        </w:rPr>
        <w:t>9</w:t>
      </w:r>
      <w:r>
        <w:rPr/>
        <w:rPr>
          <w:rFonts w:ascii="Times New Roman" w:eastAsia="黑体" w:hAnsi="Times New Roman"/>
          <w:shd w:val="clear"/>
          <w:sz w:val="20"/>
          <w:szCs w:val="20"/>
          <w:w w:val="100"/>
        </w:rPr>
        <w:fldChar w:fldCharType="end"/>
      </w:r>
      <w:r>
        <w:rPr>
          <w:color w:val="auto"/>
          <w:position w:val="0"/>
          <w:sz w:val="20"/>
          <w:szCs w:val="20"/>
          <w:rFonts w:ascii="Times New Roman" w:eastAsia="黑体" w:hAnsi="黑体" w:hint="default"/>
        </w:rPr>
        <w:t xml:space="preserve">　Game Activity Diagram</w:t>
      </w:r>
    </w:p>
    <w:p>
      <w:pPr>
        <w:numPr>
          <w:ilvl w:val="0"/>
          <w:numId w:val="0"/>
        </w:numPr>
        <w:jc w:val="left"/>
        <w:spacing w:lineRule="auto" w:line="240" w:before="0" w:after="160"/>
        <w:ind w:left="0" w:hanging="0"/>
        <w:rPr>
          <w:color w:val="auto"/>
          <w:position w:val="0"/>
          <w:sz w:val="24"/>
          <w:szCs w:val="24"/>
          <w:rFonts w:ascii="Times New Roman" w:eastAsia="Times New Roman" w:hAnsi="Times New Roman" w:hint="default"/>
        </w:rPr>
        <w:autoSpaceDE w:val="1"/>
        <w:autoSpaceDN w:val="1"/>
      </w:pPr>
      <w:r>
        <w:rPr>
          <w:color w:val="auto"/>
          <w:position w:val="0"/>
          <w:sz w:val="24"/>
          <w:szCs w:val="24"/>
          <w:rFonts w:ascii="Times New Roman" w:eastAsia="Times New Roman" w:hAnsi="Times New Roman" w:hint="default"/>
        </w:rPr>
        <w:t>　　一次游戏活动的顺序图如图5</w:t>
      </w:r>
      <w:del w:id="435" w:author="HeYang" w:date="2017-06-03T21:44:00Z">
        <w:r>
          <w:rPr>
            <w:color w:val="auto"/>
            <w:position w:val="0"/>
            <w:sz w:val="24"/>
            <w:szCs w:val="24"/>
            <w:rFonts w:ascii="Times New Roman" w:eastAsia="Times New Roman" w:hAnsi="Times New Roman" w:hint="default"/>
          </w:rPr>
          <w:delText>－</w:delText>
        </w:r>
      </w:del>
      <w:ins w:id="436" w:author="HeYang" w:date="2017-06-03T21:44:00Z">
        <w:r>
          <w:rPr>
            <w:color w:val="auto"/>
            <w:position w:val="0"/>
            <w:sz w:val="24"/>
            <w:szCs w:val="24"/>
            <w:rFonts w:ascii="Times New Roman" w:eastAsia="Times New Roman" w:hAnsi="Times New Roman" w:hint="default"/>
          </w:rPr>
          <w:t>-</w:t>
        </w:r>
      </w:ins>
      <w:r>
        <w:rPr>
          <w:color w:val="auto"/>
          <w:position w:val="0"/>
          <w:sz w:val="24"/>
          <w:szCs w:val="24"/>
          <w:rFonts w:ascii="Times New Roman" w:eastAsia="Times New Roman" w:hAnsi="Times New Roman" w:hint="default"/>
        </w:rPr>
        <w:t>10所示，一次游戏过程中，“点击图片”、“点击‘重新开始’按钮”、“点击‘刷新’按钮”操作</w:t>
      </w:r>
      <w:r>
        <w:rPr>
          <w:color w:val="auto"/>
          <w:position w:val="0"/>
          <w:sz w:val="24"/>
          <w:szCs w:val="24"/>
          <w:rFonts w:ascii="Times New Roman" w:eastAsia="Times New Roman" w:hAnsi="Times New Roman" w:hint="default"/>
        </w:rPr>
        <w:t>上可不分时间先后顺序。每一次游戏结束后可以开始新一局游戏直至用户退出游戏。</w:t>
      </w:r>
    </w:p>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sz w:val="20"/>
        </w:rPr>
        <w:drawing>
          <wp:inline distT="0" distB="0" distL="0" distR="0">
            <wp:extent cx="2846070" cy="2714625"/>
            <wp:effectExtent l="0" t="0" r="0" b="0"/>
            <wp:docPr id="130"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Users/Administrator/AppData/Roaming/JisuOffice/ETemp/7952_7660896/image30.png"/>
                    <pic:cNvPicPr>
                      <a:picLocks noChangeAspect="1" noChangeArrowheads="1"/>
                    </pic:cNvPicPr>
                  </pic:nvPicPr>
                  <pic:blipFill>
                    <a:blip r:embed="rId40" cstate="print"/>
                    <a:stretch>
                      <a:fillRect/>
                    </a:stretch>
                  </pic:blipFill>
                  <pic:spPr>
                    <a:xfrm>
                      <a:off x="0" y="0"/>
                      <a:ext cx="2846705" cy="2715260"/>
                    </a:xfrm>
                    <a:prstGeom prst="rect"/>
                    <a:ln cap="flat"/>
                  </pic:spPr>
                </pic:pic>
              </a:graphicData>
            </a:graphic>
          </wp:inline>
        </w:drawing>
      </w:r>
    </w:p>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color w:val="auto"/>
          <w:position w:val="0"/>
          <w:sz w:val="20"/>
          <w:szCs w:val="20"/>
          <w:rFonts w:ascii="Times New Roman" w:eastAsia="黑体" w:hAnsi="黑体" w:hint="default"/>
        </w:rPr>
        <w:t xml:space="preserve">图 </w:t>
      </w:r>
      <w:r>
        <w:rPr>
          <w:color w:val="auto"/>
          <w:position w:val="0"/>
          <w:sz w:val="20"/>
          <w:szCs w:val="20"/>
          <w:rFonts w:ascii="Times New Roman" w:eastAsia="黑体" w:hAnsi="黑体" w:hint="default"/>
        </w:rPr>
        <w:t>5</w:t>
      </w:r>
      <w:del w:id="437" w:author="HeYang" w:date="2017-06-03T21:44:00Z">
        <w:r>
          <w:rPr>
            <w:color w:val="auto"/>
            <w:position w:val="0"/>
            <w:sz w:val="20"/>
            <w:szCs w:val="20"/>
            <w:rFonts w:ascii="Times New Roman" w:eastAsia="黑体" w:hAnsi="黑体" w:hint="default"/>
          </w:rPr>
          <w:delText>－</w:delText>
        </w:r>
      </w:del>
      <w:ins w:id="438" w:author="HeYang" w:date="2017-06-03T21:44:00Z">
        <w:r>
          <w:rPr>
            <w:color w:val="auto"/>
            <w:position w:val="0"/>
            <w:sz w:val="20"/>
            <w:szCs w:val="20"/>
            <w:rFonts w:ascii="Times New Roman" w:eastAsia="黑体" w:hAnsi="黑体" w:hint="default"/>
          </w:rPr>
          <w:t>-</w:t>
        </w:r>
      </w:ins>
      <w:r>
        <w:rPr/>
        <w:rPr>
          <w:rFonts w:ascii="Times New Roman" w:eastAsia="黑体" w:hAnsi="Times New Roman"/>
          <w:shd w:val="clear"/>
          <w:sz w:val="20"/>
          <w:szCs w:val="20"/>
          <w:w w:val="100"/>
        </w:rPr>
        <w:fldChar w:fldCharType="begin"/>
      </w:r>
      <w:r>
        <w:rPr/>
        <w:rPr>
          <w:rFonts w:ascii="Times New Roman" w:eastAsia="黑体" w:hAnsi="Times New Roman"/>
          <w:shd w:val="clear"/>
          <w:sz w:val="20"/>
          <w:szCs w:val="20"/>
          <w:w w:val="100"/>
        </w:rPr>
        <w:instrText xml:space="preserve"> SEQ 图 \* ARABIC \s 1</w:instrText>
      </w:r>
      <w:r>
        <w:rPr/>
        <w:rPr>
          <w:rFonts w:ascii="Times New Roman" w:eastAsia="黑体" w:hAnsi="Times New Roman"/>
          <w:shd w:val="clear"/>
          <w:sz w:val="20"/>
          <w:szCs w:val="20"/>
          <w:w w:val="100"/>
        </w:rPr>
        <w:fldChar w:fldCharType="separate"/>
      </w:r>
      <w:r>
        <w:rPr>
          <w:color w:val="auto"/>
          <w:position w:val="0"/>
          <w:sz w:val="20"/>
          <w:szCs w:val="20"/>
          <w:rFonts w:ascii="Times New Roman" w:eastAsia="黑体" w:hAnsi="黑体" w:hint="default"/>
        </w:rPr>
        <w:t>10</w:t>
      </w:r>
      <w:r>
        <w:rPr/>
        <w:rPr>
          <w:rFonts w:ascii="Times New Roman" w:eastAsia="黑体" w:hAnsi="Times New Roman"/>
          <w:shd w:val="clear"/>
          <w:sz w:val="20"/>
          <w:szCs w:val="20"/>
          <w:w w:val="100"/>
        </w:rPr>
        <w:fldChar w:fldCharType="end"/>
      </w:r>
      <w:r>
        <w:rPr>
          <w:color w:val="auto"/>
          <w:position w:val="0"/>
          <w:sz w:val="20"/>
          <w:szCs w:val="20"/>
          <w:rFonts w:ascii="Times New Roman" w:eastAsia="黑体" w:hAnsi="黑体" w:hint="default"/>
        </w:rPr>
        <w:t>　一次游戏顺序图</w:t>
      </w:r>
    </w:p>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color w:val="auto"/>
          <w:position w:val="0"/>
          <w:sz w:val="20"/>
          <w:szCs w:val="20"/>
          <w:rFonts w:ascii="Times New Roman" w:eastAsia="黑体" w:hAnsi="黑体" w:hint="default"/>
        </w:rPr>
        <w:t xml:space="preserve">Figure </w:t>
      </w:r>
      <w:r>
        <w:rPr>
          <w:color w:val="auto"/>
          <w:position w:val="0"/>
          <w:sz w:val="20"/>
          <w:szCs w:val="20"/>
          <w:rFonts w:ascii="Times New Roman" w:eastAsia="黑体" w:hAnsi="黑体" w:hint="default"/>
        </w:rPr>
        <w:t>5</w:t>
      </w:r>
      <w:del w:id="439" w:author="HeYang" w:date="2017-06-03T21:44:00Z">
        <w:r>
          <w:rPr>
            <w:color w:val="auto"/>
            <w:position w:val="0"/>
            <w:sz w:val="20"/>
            <w:szCs w:val="20"/>
            <w:rFonts w:ascii="Times New Roman" w:eastAsia="黑体" w:hAnsi="黑体" w:hint="default"/>
          </w:rPr>
          <w:delText>－</w:delText>
        </w:r>
      </w:del>
      <w:ins w:id="440" w:author="HeYang" w:date="2017-06-03T21:44:00Z">
        <w:r>
          <w:rPr>
            <w:color w:val="auto"/>
            <w:position w:val="0"/>
            <w:sz w:val="20"/>
            <w:szCs w:val="20"/>
            <w:rFonts w:ascii="Times New Roman" w:eastAsia="黑体" w:hAnsi="黑体" w:hint="default"/>
          </w:rPr>
          <w:t>-</w:t>
        </w:r>
      </w:ins>
      <w:r>
        <w:rPr/>
        <w:rPr>
          <w:rFonts w:ascii="Times New Roman" w:eastAsia="黑体" w:hAnsi="Times New Roman"/>
          <w:shd w:val="clear"/>
          <w:sz w:val="20"/>
          <w:szCs w:val="20"/>
          <w:w w:val="100"/>
        </w:rPr>
        <w:fldChar w:fldCharType="begin"/>
      </w:r>
      <w:r>
        <w:rPr/>
        <w:rPr>
          <w:rFonts w:ascii="Times New Roman" w:eastAsia="黑体" w:hAnsi="Times New Roman"/>
          <w:shd w:val="clear"/>
          <w:sz w:val="20"/>
          <w:szCs w:val="20"/>
          <w:w w:val="100"/>
        </w:rPr>
        <w:instrText xml:space="preserve"> SEQ Figure \* ARABIC \s 1</w:instrText>
      </w:r>
      <w:r>
        <w:rPr/>
        <w:rPr>
          <w:rFonts w:ascii="Times New Roman" w:eastAsia="黑体" w:hAnsi="Times New Roman"/>
          <w:shd w:val="clear"/>
          <w:sz w:val="20"/>
          <w:szCs w:val="20"/>
          <w:w w:val="100"/>
        </w:rPr>
        <w:fldChar w:fldCharType="separate"/>
      </w:r>
      <w:r>
        <w:rPr>
          <w:color w:val="auto"/>
          <w:position w:val="0"/>
          <w:sz w:val="20"/>
          <w:szCs w:val="20"/>
          <w:rFonts w:ascii="Times New Roman" w:eastAsia="黑体" w:hAnsi="黑体" w:hint="default"/>
        </w:rPr>
        <w:t>10</w:t>
      </w:r>
      <w:r>
        <w:rPr/>
        <w:rPr>
          <w:rFonts w:ascii="Times New Roman" w:eastAsia="黑体" w:hAnsi="Times New Roman"/>
          <w:shd w:val="clear"/>
          <w:sz w:val="20"/>
          <w:szCs w:val="20"/>
          <w:w w:val="100"/>
        </w:rPr>
        <w:fldChar w:fldCharType="end"/>
      </w:r>
      <w:r>
        <w:rPr>
          <w:color w:val="auto"/>
          <w:position w:val="0"/>
          <w:sz w:val="20"/>
          <w:szCs w:val="20"/>
          <w:rFonts w:ascii="Times New Roman" w:eastAsia="黑体" w:hAnsi="黑体" w:hint="default"/>
        </w:rPr>
        <w:t xml:space="preserve">　Game Sequence Diagram</w:t>
      </w:r>
    </w:p>
    <w:p>
      <w:pPr>
        <w:bidi w:val="0"/>
        <w:numPr>
          <w:ilvl w:val="2"/>
          <w:numId w:val="1"/>
        </w:numPr>
        <w:jc w:val="left"/>
        <w:spacing w:lineRule="exact" w:line="440" w:before="240" w:after="240"/>
        <w:ind w:right="0" w:left="709" w:hanging="709"/>
        <w:rPr>
          <w:color w:val="auto"/>
          <w:position w:val="0"/>
          <w:sz w:val="28"/>
          <w:szCs w:val="28"/>
          <w:rFonts w:ascii="Times New Roman" w:eastAsia="黑体" w:hAnsi="黑体" w:hint="default"/>
        </w:rPr>
        <w:outlineLvl w:val="2"/>
        <w:autoSpaceDE w:val="1"/>
        <w:autoSpaceDN w:val="1"/>
      </w:pPr>
      <w:bookmarkStart w:id="172" w:name="_Toc417887073"/>
      <w:r>
        <w:rPr>
          <w:color w:val="auto"/>
          <w:position w:val="0"/>
          <w:sz w:val="28"/>
          <w:szCs w:val="28"/>
          <w:rFonts w:ascii="Times New Roman" w:eastAsia="黑体" w:hAnsi="黑体" w:hint="default"/>
        </w:rPr>
        <w:t>　　</w:t>
      </w:r>
      <w:bookmarkStart w:id="173" w:name="_Toc484463986"/>
      <w:r>
        <w:rPr>
          <w:color w:val="auto"/>
          <w:position w:val="0"/>
          <w:sz w:val="28"/>
          <w:szCs w:val="28"/>
          <w:rFonts w:ascii="Times New Roman" w:eastAsia="黑体" w:hAnsi="黑体" w:hint="default"/>
        </w:rPr>
        <w:t>点击图片的实现及其部分代码</w:t>
      </w:r>
      <w:bookmarkEnd w:id="173"/>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前文提到，每选中一个图片应该区别于其他未被选中的图片。具体实现方式：当点</w:t>
      </w:r>
      <w:r>
        <w:rPr>
          <w:color w:val="auto"/>
          <w:position w:val="0"/>
          <w:sz w:val="24"/>
          <w:szCs w:val="24"/>
          <w:rFonts w:ascii="Times New Roman" w:eastAsia="Times New Roman" w:hAnsi="Times New Roman" w:hint="default"/>
        </w:rPr>
        <w:t>击第一图片时，图片会变成激活状态，颜色变暗（用到了JButton的SetEnable方法）。</w:t>
      </w:r>
      <w:r>
        <w:rPr>
          <w:color w:val="auto"/>
          <w:position w:val="0"/>
          <w:sz w:val="24"/>
          <w:szCs w:val="24"/>
          <w:rFonts w:ascii="Times New Roman" w:eastAsia="Times New Roman" w:hAnsi="Times New Roman" w:hint="default"/>
        </w:rPr>
        <w:t>当点击第二张图片时如果符合游戏规则，则两张图片消除，否则第一张图片变回默认</w:t>
      </w:r>
      <w:r>
        <w:rPr>
          <w:color w:val="auto"/>
          <w:position w:val="0"/>
          <w:sz w:val="24"/>
          <w:szCs w:val="24"/>
          <w:rFonts w:ascii="Times New Roman" w:eastAsia="Times New Roman" w:hAnsi="Times New Roman" w:hint="default"/>
        </w:rPr>
        <w:t>状态，第二张图片变为激活状态；按钮状态图如图5</w:t>
      </w:r>
      <w:del w:id="441" w:author="HeYang" w:date="2017-06-03T21:44:00Z">
        <w:r>
          <w:rPr>
            <w:color w:val="auto"/>
            <w:position w:val="0"/>
            <w:sz w:val="24"/>
            <w:szCs w:val="24"/>
            <w:rFonts w:ascii="Times New Roman" w:eastAsia="Times New Roman" w:hAnsi="Times New Roman" w:hint="default"/>
          </w:rPr>
          <w:delText>－</w:delText>
        </w:r>
      </w:del>
      <w:ins w:id="442" w:author="HeYang" w:date="2017-06-03T21:44:00Z">
        <w:r>
          <w:rPr>
            <w:color w:val="auto"/>
            <w:position w:val="0"/>
            <w:sz w:val="24"/>
            <w:szCs w:val="24"/>
            <w:rFonts w:ascii="Times New Roman" w:eastAsia="Times New Roman" w:hAnsi="Times New Roman" w:hint="default"/>
          </w:rPr>
          <w:t>-</w:t>
        </w:r>
      </w:ins>
      <w:r>
        <w:rPr>
          <w:color w:val="auto"/>
          <w:position w:val="0"/>
          <w:sz w:val="24"/>
          <w:szCs w:val="24"/>
          <w:rFonts w:ascii="Times New Roman" w:eastAsia="Times New Roman" w:hAnsi="Times New Roman" w:hint="default"/>
        </w:rPr>
        <w:t>11所示，系统截图如图5</w:t>
      </w:r>
      <w:del w:id="443" w:author="HeYang" w:date="2017-06-03T21:44:00Z">
        <w:r>
          <w:rPr>
            <w:color w:val="auto"/>
            <w:position w:val="0"/>
            <w:sz w:val="24"/>
            <w:szCs w:val="24"/>
            <w:rFonts w:ascii="Times New Roman" w:eastAsia="Times New Roman" w:hAnsi="Times New Roman" w:hint="default"/>
          </w:rPr>
          <w:delText>－</w:delText>
        </w:r>
      </w:del>
      <w:ins w:id="444" w:author="HeYang" w:date="2017-06-03T21:44:00Z">
        <w:r>
          <w:rPr>
            <w:color w:val="auto"/>
            <w:position w:val="0"/>
            <w:sz w:val="24"/>
            <w:szCs w:val="24"/>
            <w:rFonts w:ascii="Times New Roman" w:eastAsia="Times New Roman" w:hAnsi="Times New Roman" w:hint="default"/>
          </w:rPr>
          <w:t>-</w:t>
        </w:r>
      </w:ins>
      <w:r>
        <w:rPr>
          <w:color w:val="auto"/>
          <w:position w:val="0"/>
          <w:sz w:val="24"/>
          <w:szCs w:val="24"/>
          <w:rFonts w:ascii="Times New Roman" w:eastAsia="Times New Roman" w:hAnsi="Times New Roman" w:hint="default"/>
        </w:rPr>
        <w:t>12。</w:t>
      </w:r>
    </w:p>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sz w:val="20"/>
        </w:rPr>
        <w:drawing>
          <wp:inline distT="0" distB="0" distL="0" distR="0">
            <wp:extent cx="4323715" cy="1771650"/>
            <wp:effectExtent l="0" t="0" r="635" b="635"/>
            <wp:docPr id="131"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Users/Administrator/AppData/Roaming/JisuOffice/ETemp/7952_7660896/image31.png"/>
                    <pic:cNvPicPr>
                      <a:picLocks noChangeAspect="1" noChangeArrowheads="1"/>
                    </pic:cNvPicPr>
                  </pic:nvPicPr>
                  <pic:blipFill>
                    <a:blip r:embed="rId41" cstate="print"/>
                    <a:stretch>
                      <a:fillRect/>
                    </a:stretch>
                  </pic:blipFill>
                  <pic:spPr>
                    <a:xfrm>
                      <a:off x="0" y="0"/>
                      <a:ext cx="4324350" cy="1772285"/>
                    </a:xfrm>
                    <a:prstGeom prst="rect"/>
                    <a:ln cap="flat"/>
                  </pic:spPr>
                </pic:pic>
              </a:graphicData>
            </a:graphic>
          </wp:inline>
        </w:drawing>
      </w:r>
    </w:p>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color w:val="auto"/>
          <w:position w:val="0"/>
          <w:sz w:val="20"/>
          <w:szCs w:val="20"/>
          <w:rFonts w:ascii="Times New Roman" w:eastAsia="黑体" w:hAnsi="黑体" w:hint="default"/>
        </w:rPr>
        <w:t xml:space="preserve">图 </w:t>
      </w:r>
      <w:r>
        <w:rPr>
          <w:color w:val="auto"/>
          <w:position w:val="0"/>
          <w:sz w:val="20"/>
          <w:szCs w:val="20"/>
          <w:rFonts w:ascii="Times New Roman" w:eastAsia="黑体" w:hAnsi="黑体" w:hint="default"/>
        </w:rPr>
        <w:t>5</w:t>
      </w:r>
      <w:del w:id="445" w:author="HeYang" w:date="2017-06-03T21:44:00Z">
        <w:r>
          <w:rPr>
            <w:color w:val="auto"/>
            <w:position w:val="0"/>
            <w:sz w:val="20"/>
            <w:szCs w:val="20"/>
            <w:rFonts w:ascii="Times New Roman" w:eastAsia="黑体" w:hAnsi="黑体" w:hint="default"/>
          </w:rPr>
          <w:delText>－</w:delText>
        </w:r>
      </w:del>
      <w:ins w:id="446" w:author="HeYang" w:date="2017-06-03T21:44:00Z">
        <w:r>
          <w:rPr>
            <w:color w:val="auto"/>
            <w:position w:val="0"/>
            <w:sz w:val="20"/>
            <w:szCs w:val="20"/>
            <w:rFonts w:ascii="Times New Roman" w:eastAsia="黑体" w:hAnsi="黑体" w:hint="default"/>
          </w:rPr>
          <w:t>-</w:t>
        </w:r>
      </w:ins>
      <w:r>
        <w:rPr/>
        <w:rPr>
          <w:rFonts w:ascii="Times New Roman" w:eastAsia="黑体" w:hAnsi="Times New Roman"/>
          <w:shd w:val="clear"/>
          <w:sz w:val="20"/>
          <w:szCs w:val="20"/>
          <w:w w:val="100"/>
        </w:rPr>
        <w:fldChar w:fldCharType="begin"/>
      </w:r>
      <w:r>
        <w:rPr/>
        <w:rPr>
          <w:rFonts w:ascii="Times New Roman" w:eastAsia="黑体" w:hAnsi="Times New Roman"/>
          <w:shd w:val="clear"/>
          <w:sz w:val="20"/>
          <w:szCs w:val="20"/>
          <w:w w:val="100"/>
        </w:rPr>
        <w:instrText xml:space="preserve"> SEQ 图 \* ARABIC \s 1</w:instrText>
      </w:r>
      <w:r>
        <w:rPr/>
        <w:rPr>
          <w:rFonts w:ascii="Times New Roman" w:eastAsia="黑体" w:hAnsi="Times New Roman"/>
          <w:shd w:val="clear"/>
          <w:sz w:val="20"/>
          <w:szCs w:val="20"/>
          <w:w w:val="100"/>
        </w:rPr>
        <w:fldChar w:fldCharType="separate"/>
      </w:r>
      <w:r>
        <w:rPr>
          <w:color w:val="auto"/>
          <w:position w:val="0"/>
          <w:sz w:val="20"/>
          <w:szCs w:val="20"/>
          <w:rFonts w:ascii="Times New Roman" w:eastAsia="黑体" w:hAnsi="黑体" w:hint="default"/>
        </w:rPr>
        <w:t>11</w:t>
      </w:r>
      <w:r>
        <w:rPr/>
        <w:rPr>
          <w:rFonts w:ascii="Times New Roman" w:eastAsia="黑体" w:hAnsi="Times New Roman"/>
          <w:shd w:val="clear"/>
          <w:sz w:val="20"/>
          <w:szCs w:val="20"/>
          <w:w w:val="100"/>
        </w:rPr>
        <w:fldChar w:fldCharType="end"/>
      </w:r>
      <w:r>
        <w:rPr>
          <w:color w:val="auto"/>
          <w:position w:val="0"/>
          <w:sz w:val="20"/>
          <w:szCs w:val="20"/>
          <w:rFonts w:ascii="Times New Roman" w:eastAsia="黑体" w:hAnsi="黑体" w:hint="default"/>
        </w:rPr>
        <w:t>　按钮状态图</w:t>
      </w:r>
    </w:p>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color w:val="auto"/>
          <w:position w:val="0"/>
          <w:sz w:val="20"/>
          <w:szCs w:val="20"/>
          <w:rFonts w:ascii="Times New Roman" w:eastAsia="黑体" w:hAnsi="黑体" w:hint="default"/>
        </w:rPr>
        <w:t xml:space="preserve">Figure </w:t>
      </w:r>
      <w:r>
        <w:rPr>
          <w:color w:val="auto"/>
          <w:position w:val="0"/>
          <w:sz w:val="20"/>
          <w:szCs w:val="20"/>
          <w:rFonts w:ascii="Times New Roman" w:eastAsia="黑体" w:hAnsi="黑体" w:hint="default"/>
        </w:rPr>
        <w:t>5</w:t>
      </w:r>
      <w:del w:id="447" w:author="HeYang" w:date="2017-06-03T21:44:00Z">
        <w:r>
          <w:rPr>
            <w:color w:val="auto"/>
            <w:position w:val="0"/>
            <w:sz w:val="20"/>
            <w:szCs w:val="20"/>
            <w:rFonts w:ascii="Times New Roman" w:eastAsia="黑体" w:hAnsi="黑体" w:hint="default"/>
          </w:rPr>
          <w:delText>－</w:delText>
        </w:r>
      </w:del>
      <w:ins w:id="448" w:author="HeYang" w:date="2017-06-03T21:44:00Z">
        <w:r>
          <w:rPr>
            <w:color w:val="auto"/>
            <w:position w:val="0"/>
            <w:sz w:val="20"/>
            <w:szCs w:val="20"/>
            <w:rFonts w:ascii="Times New Roman" w:eastAsia="黑体" w:hAnsi="黑体" w:hint="default"/>
          </w:rPr>
          <w:t>-</w:t>
        </w:r>
      </w:ins>
      <w:r>
        <w:rPr/>
        <w:rPr>
          <w:rFonts w:ascii="Times New Roman" w:eastAsia="黑体" w:hAnsi="Times New Roman"/>
          <w:shd w:val="clear"/>
          <w:sz w:val="20"/>
          <w:szCs w:val="20"/>
          <w:w w:val="100"/>
        </w:rPr>
        <w:fldChar w:fldCharType="begin"/>
      </w:r>
      <w:r>
        <w:rPr/>
        <w:rPr>
          <w:rFonts w:ascii="Times New Roman" w:eastAsia="黑体" w:hAnsi="Times New Roman"/>
          <w:shd w:val="clear"/>
          <w:sz w:val="20"/>
          <w:szCs w:val="20"/>
          <w:w w:val="100"/>
        </w:rPr>
        <w:instrText xml:space="preserve"> SEQ Figure \* ARABIC \s 1</w:instrText>
      </w:r>
      <w:r>
        <w:rPr/>
        <w:rPr>
          <w:rFonts w:ascii="Times New Roman" w:eastAsia="黑体" w:hAnsi="Times New Roman"/>
          <w:shd w:val="clear"/>
          <w:sz w:val="20"/>
          <w:szCs w:val="20"/>
          <w:w w:val="100"/>
        </w:rPr>
        <w:fldChar w:fldCharType="separate"/>
      </w:r>
      <w:r>
        <w:rPr>
          <w:color w:val="auto"/>
          <w:position w:val="0"/>
          <w:sz w:val="20"/>
          <w:szCs w:val="20"/>
          <w:rFonts w:ascii="Times New Roman" w:eastAsia="黑体" w:hAnsi="黑体" w:hint="default"/>
        </w:rPr>
        <w:t>11</w:t>
      </w:r>
      <w:r>
        <w:rPr/>
        <w:rPr>
          <w:rFonts w:ascii="Times New Roman" w:eastAsia="黑体" w:hAnsi="Times New Roman"/>
          <w:shd w:val="clear"/>
          <w:sz w:val="20"/>
          <w:szCs w:val="20"/>
          <w:w w:val="100"/>
        </w:rPr>
        <w:fldChar w:fldCharType="end"/>
      </w:r>
      <w:r>
        <w:rPr>
          <w:color w:val="auto"/>
          <w:position w:val="0"/>
          <w:sz w:val="20"/>
          <w:szCs w:val="20"/>
          <w:rFonts w:ascii="Times New Roman" w:eastAsia="黑体" w:hAnsi="黑体" w:hint="default"/>
        </w:rPr>
        <w:t xml:space="preserve">　Button State Diagram</w:t>
      </w:r>
    </w:p>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sz w:val="20"/>
        </w:rPr>
        <w:drawing>
          <wp:inline distT="0" distB="0" distL="0" distR="0">
            <wp:extent cx="588010" cy="684530"/>
            <wp:effectExtent l="0" t="0" r="9525" b="9525"/>
            <wp:docPr id="13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Users/Administrator/AppData/Roaming/JisuOffice/ETemp/7952_7660896/image32.png"/>
                    <pic:cNvPicPr>
                      <a:picLocks noChangeAspect="1" noChangeArrowheads="1"/>
                    </pic:cNvPicPr>
                  </pic:nvPicPr>
                  <pic:blipFill>
                    <a:blip r:embed="rId42" cstate="print"/>
                    <a:srcRect l="12942" t="9154" r="44187" b="29860"/>
                    <a:stretch>
                      <a:fillRect/>
                    </a:stretch>
                  </pic:blipFill>
                  <pic:spPr>
                    <a:xfrm>
                      <a:off x="0" y="0"/>
                      <a:ext cx="588645" cy="685165"/>
                    </a:xfrm>
                    <a:prstGeom prst="rect"/>
                    <a:ln cap="flat">
                      <a:noFill/>
                    </a:ln>
                  </pic:spPr>
                </pic:pic>
              </a:graphicData>
            </a:graphic>
          </wp:inline>
        </w:drawing>
      </w:r>
    </w:p>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color w:val="auto"/>
          <w:position w:val="0"/>
          <w:sz w:val="20"/>
          <w:szCs w:val="20"/>
          <w:rFonts w:ascii="Times New Roman" w:eastAsia="黑体" w:hAnsi="黑体" w:hint="default"/>
        </w:rPr>
        <w:t xml:space="preserve">图 </w:t>
      </w:r>
      <w:r>
        <w:rPr>
          <w:color w:val="auto"/>
          <w:position w:val="0"/>
          <w:sz w:val="20"/>
          <w:szCs w:val="20"/>
          <w:rFonts w:ascii="Times New Roman" w:eastAsia="黑体" w:hAnsi="黑体" w:hint="default"/>
        </w:rPr>
        <w:t>5</w:t>
      </w:r>
      <w:del w:id="449" w:author="HeYang" w:date="2017-06-03T21:44:00Z">
        <w:r>
          <w:rPr>
            <w:color w:val="auto"/>
            <w:position w:val="0"/>
            <w:sz w:val="20"/>
            <w:szCs w:val="20"/>
            <w:rFonts w:ascii="Times New Roman" w:eastAsia="黑体" w:hAnsi="黑体" w:hint="default"/>
          </w:rPr>
          <w:delText>－</w:delText>
        </w:r>
      </w:del>
      <w:ins w:id="450" w:author="HeYang" w:date="2017-06-03T21:44:00Z">
        <w:r>
          <w:rPr>
            <w:color w:val="auto"/>
            <w:position w:val="0"/>
            <w:sz w:val="20"/>
            <w:szCs w:val="20"/>
            <w:rFonts w:ascii="Times New Roman" w:eastAsia="黑体" w:hAnsi="黑体" w:hint="default"/>
          </w:rPr>
          <w:t>-</w:t>
        </w:r>
      </w:ins>
      <w:r>
        <w:rPr/>
        <w:rPr>
          <w:rFonts w:ascii="Times New Roman" w:eastAsia="黑体" w:hAnsi="Times New Roman"/>
          <w:shd w:val="clear"/>
          <w:sz w:val="20"/>
          <w:szCs w:val="20"/>
          <w:w w:val="100"/>
        </w:rPr>
        <w:fldChar w:fldCharType="begin"/>
      </w:r>
      <w:r>
        <w:rPr/>
        <w:rPr>
          <w:rFonts w:ascii="Times New Roman" w:eastAsia="黑体" w:hAnsi="Times New Roman"/>
          <w:shd w:val="clear"/>
          <w:sz w:val="20"/>
          <w:szCs w:val="20"/>
          <w:w w:val="100"/>
        </w:rPr>
        <w:instrText xml:space="preserve"> SEQ 图 \* ARABIC \s 1</w:instrText>
      </w:r>
      <w:r>
        <w:rPr/>
        <w:rPr>
          <w:rFonts w:ascii="Times New Roman" w:eastAsia="黑体" w:hAnsi="Times New Roman"/>
          <w:shd w:val="clear"/>
          <w:sz w:val="20"/>
          <w:szCs w:val="20"/>
          <w:w w:val="100"/>
        </w:rPr>
        <w:fldChar w:fldCharType="separate"/>
      </w:r>
      <w:r>
        <w:rPr>
          <w:color w:val="auto"/>
          <w:position w:val="0"/>
          <w:sz w:val="20"/>
          <w:szCs w:val="20"/>
          <w:rFonts w:ascii="Times New Roman" w:eastAsia="黑体" w:hAnsi="黑体" w:hint="default"/>
        </w:rPr>
        <w:t>12</w:t>
      </w:r>
      <w:r>
        <w:rPr/>
        <w:rPr>
          <w:rFonts w:ascii="Times New Roman" w:eastAsia="黑体" w:hAnsi="Times New Roman"/>
          <w:shd w:val="clear"/>
          <w:sz w:val="20"/>
          <w:szCs w:val="20"/>
          <w:w w:val="100"/>
        </w:rPr>
        <w:fldChar w:fldCharType="end"/>
      </w:r>
      <w:r>
        <w:rPr>
          <w:color w:val="auto"/>
          <w:position w:val="0"/>
          <w:sz w:val="20"/>
          <w:szCs w:val="20"/>
          <w:rFonts w:ascii="Times New Roman" w:eastAsia="黑体" w:hAnsi="黑体" w:hint="default"/>
        </w:rPr>
        <w:t>　系统截图</w:t>
      </w:r>
    </w:p>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color w:val="auto"/>
          <w:position w:val="0"/>
          <w:sz w:val="20"/>
          <w:szCs w:val="20"/>
          <w:rFonts w:ascii="Times New Roman" w:eastAsia="黑体" w:hAnsi="黑体" w:hint="default"/>
        </w:rPr>
        <w:t xml:space="preserve">Figure </w:t>
      </w:r>
      <w:r>
        <w:rPr>
          <w:color w:val="auto"/>
          <w:position w:val="0"/>
          <w:sz w:val="20"/>
          <w:szCs w:val="20"/>
          <w:rFonts w:ascii="Times New Roman" w:eastAsia="黑体" w:hAnsi="黑体" w:hint="default"/>
        </w:rPr>
        <w:t>5</w:t>
      </w:r>
      <w:del w:id="451" w:author="HeYang" w:date="2017-06-03T21:44:00Z">
        <w:r>
          <w:rPr>
            <w:color w:val="auto"/>
            <w:position w:val="0"/>
            <w:sz w:val="20"/>
            <w:szCs w:val="20"/>
            <w:rFonts w:ascii="Times New Roman" w:eastAsia="黑体" w:hAnsi="黑体" w:hint="default"/>
          </w:rPr>
          <w:delText>－</w:delText>
        </w:r>
      </w:del>
      <w:ins w:id="452" w:author="HeYang" w:date="2017-06-03T21:44:00Z">
        <w:r>
          <w:rPr>
            <w:color w:val="auto"/>
            <w:position w:val="0"/>
            <w:sz w:val="20"/>
            <w:szCs w:val="20"/>
            <w:rFonts w:ascii="Times New Roman" w:eastAsia="黑体" w:hAnsi="黑体" w:hint="default"/>
          </w:rPr>
          <w:t>-</w:t>
        </w:r>
      </w:ins>
      <w:r>
        <w:rPr/>
        <w:rPr>
          <w:rFonts w:ascii="Times New Roman" w:eastAsia="黑体" w:hAnsi="Times New Roman"/>
          <w:shd w:val="clear"/>
          <w:sz w:val="20"/>
          <w:szCs w:val="20"/>
          <w:w w:val="100"/>
        </w:rPr>
        <w:fldChar w:fldCharType="begin"/>
      </w:r>
      <w:r>
        <w:rPr/>
        <w:rPr>
          <w:rFonts w:ascii="Times New Roman" w:eastAsia="黑体" w:hAnsi="Times New Roman"/>
          <w:shd w:val="clear"/>
          <w:sz w:val="20"/>
          <w:szCs w:val="20"/>
          <w:w w:val="100"/>
        </w:rPr>
        <w:instrText xml:space="preserve"> SEQ Figure \* ARABIC \s 1</w:instrText>
      </w:r>
      <w:r>
        <w:rPr/>
        <w:rPr>
          <w:rFonts w:ascii="Times New Roman" w:eastAsia="黑体" w:hAnsi="Times New Roman"/>
          <w:shd w:val="clear"/>
          <w:sz w:val="20"/>
          <w:szCs w:val="20"/>
          <w:w w:val="100"/>
        </w:rPr>
        <w:fldChar w:fldCharType="separate"/>
      </w:r>
      <w:r>
        <w:rPr>
          <w:color w:val="auto"/>
          <w:position w:val="0"/>
          <w:sz w:val="20"/>
          <w:szCs w:val="20"/>
          <w:rFonts w:ascii="Times New Roman" w:eastAsia="黑体" w:hAnsi="黑体" w:hint="default"/>
        </w:rPr>
        <w:t>12</w:t>
      </w:r>
      <w:r>
        <w:rPr/>
        <w:rPr>
          <w:rFonts w:ascii="Times New Roman" w:eastAsia="黑体" w:hAnsi="Times New Roman"/>
          <w:shd w:val="clear"/>
          <w:sz w:val="20"/>
          <w:szCs w:val="20"/>
          <w:w w:val="100"/>
        </w:rPr>
        <w:fldChar w:fldCharType="end"/>
      </w:r>
      <w:r>
        <w:rPr>
          <w:color w:val="auto"/>
          <w:position w:val="0"/>
          <w:sz w:val="20"/>
          <w:szCs w:val="20"/>
          <w:rFonts w:ascii="Times New Roman" w:eastAsia="黑体" w:hAnsi="黑体" w:hint="default"/>
        </w:rPr>
        <w:t xml:space="preserve">　The System Screenshot</w:t>
      </w:r>
    </w:p>
    <w:p>
      <w:pPr>
        <w:numPr>
          <w:ilvl w:val="0"/>
          <w:numId w:val="0"/>
        </w:numPr>
        <w:jc w:val="left"/>
        <w:spacing w:lineRule="auto" w:line="240" w:before="0" w:after="160"/>
        <w:ind w:right="0" w:firstLine="480"/>
        <w:rPr>
          <w:color w:val="000000"/>
          <w:position w:val="0"/>
          <w:sz w:val="24"/>
          <w:szCs w:val="24"/>
          <w:rFonts w:ascii="Times New Roman" w:eastAsia="宋体" w:hAnsi="宋体" w:hint="default"/>
        </w:rPr>
        <w:autoSpaceDE w:val="0"/>
        <w:autoSpaceDN w:val="0"/>
      </w:pPr>
      <w:r>
        <w:rPr>
          <w:color w:val="000000"/>
          <w:position w:val="0"/>
          <w:sz w:val="24"/>
          <w:szCs w:val="24"/>
          <w:rFonts w:ascii="Consolas" w:eastAsia="宋体" w:hAnsi="宋体" w:hint="default"/>
        </w:rPr>
        <w:t>此功能实现代码：</w:t>
      </w:r>
      <w:r>
        <w:rPr>
          <w:color w:val="0000C0"/>
          <w:position w:val="0"/>
          <w:sz w:val="24"/>
          <w:szCs w:val="24"/>
          <w:rFonts w:ascii="Times New Roman" w:eastAsia="宋体" w:hAnsi="宋体" w:hint="default"/>
        </w:rPr>
        <w:t>BlockButton</w:t>
      </w:r>
      <w:r>
        <w:rPr>
          <w:color w:val="000000"/>
          <w:position w:val="0"/>
          <w:sz w:val="24"/>
          <w:szCs w:val="24"/>
          <w:rFonts w:ascii="Times New Roman" w:eastAsia="宋体" w:hAnsi="宋体" w:hint="default"/>
        </w:rPr>
        <w:t>[</w:t>
      </w:r>
      <w:r>
        <w:rPr>
          <w:color w:val="6A3E3E"/>
          <w:position w:val="0"/>
          <w:sz w:val="24"/>
          <w:szCs w:val="24"/>
          <w:rFonts w:ascii="Times New Roman" w:eastAsia="宋体" w:hAnsi="宋体" w:hint="default"/>
        </w:rPr>
        <w:t>j</w:t>
      </w:r>
      <w:r>
        <w:rPr>
          <w:color w:val="000000"/>
          <w:position w:val="0"/>
          <w:sz w:val="24"/>
          <w:szCs w:val="24"/>
          <w:rFonts w:ascii="Times New Roman" w:eastAsia="宋体" w:hAnsi="宋体" w:hint="default"/>
        </w:rPr>
        <w:t>][</w:t>
      </w:r>
      <w:r>
        <w:rPr>
          <w:color w:val="6A3E3E"/>
          <w:position w:val="0"/>
          <w:sz w:val="24"/>
          <w:szCs w:val="24"/>
          <w:rFonts w:ascii="Times New Roman" w:eastAsia="宋体" w:hAnsi="宋体" w:hint="default"/>
        </w:rPr>
        <w:t>i</w:t>
      </w:r>
      <w:r>
        <w:rPr>
          <w:color w:val="000000"/>
          <w:position w:val="0"/>
          <w:sz w:val="24"/>
          <w:szCs w:val="24"/>
          <w:rFonts w:ascii="Times New Roman" w:eastAsia="宋体" w:hAnsi="宋体" w:hint="default"/>
        </w:rPr>
        <w:t>].setEnabled(</w:t>
      </w:r>
      <w:r>
        <w:rPr>
          <w:b w:val="1"/>
          <w:color w:val="7F0055"/>
          <w:position w:val="0"/>
          <w:sz w:val="24"/>
          <w:szCs w:val="24"/>
          <w:rFonts w:ascii="Times New Roman" w:eastAsia="宋体" w:hAnsi="宋体" w:hint="default"/>
        </w:rPr>
        <w:t>false</w:t>
      </w:r>
      <w:r>
        <w:rPr>
          <w:color w:val="000000"/>
          <w:position w:val="0"/>
          <w:sz w:val="24"/>
          <w:szCs w:val="24"/>
          <w:rFonts w:ascii="Times New Roman" w:eastAsia="宋体" w:hAnsi="宋体" w:hint="default"/>
        </w:rPr>
        <w:t>);</w:t>
      </w:r>
    </w:p>
    <w:p>
      <w:pPr>
        <w:bidi w:val="0"/>
        <w:numPr>
          <w:ilvl w:val="2"/>
          <w:numId w:val="1"/>
        </w:numPr>
        <w:jc w:val="left"/>
        <w:spacing w:lineRule="exact" w:line="440" w:before="240" w:after="240"/>
        <w:ind w:right="0" w:left="709" w:hanging="709"/>
        <w:rPr>
          <w:color w:val="auto"/>
          <w:position w:val="0"/>
          <w:sz w:val="28"/>
          <w:szCs w:val="28"/>
          <w:rFonts w:ascii="Times New Roman" w:eastAsia="黑体" w:hAnsi="黑体" w:hint="default"/>
        </w:rPr>
        <w:outlineLvl w:val="2"/>
        <w:autoSpaceDE w:val="1"/>
        <w:autoSpaceDN w:val="1"/>
      </w:pPr>
      <w:r>
        <w:rPr>
          <w:color w:val="auto"/>
          <w:position w:val="0"/>
          <w:sz w:val="28"/>
          <w:szCs w:val="28"/>
          <w:rFonts w:ascii="Times New Roman" w:eastAsia="黑体" w:hAnsi="黑体" w:hint="default"/>
        </w:rPr>
        <w:t>　　</w:t>
      </w:r>
      <w:bookmarkStart w:id="174" w:name="_Toc484463987"/>
      <w:r>
        <w:rPr>
          <w:color w:val="auto"/>
          <w:position w:val="0"/>
          <w:sz w:val="28"/>
          <w:szCs w:val="28"/>
          <w:rFonts w:ascii="Times New Roman" w:eastAsia="黑体" w:hAnsi="黑体" w:hint="default"/>
        </w:rPr>
        <w:t>记分、记关数的实现</w:t>
      </w:r>
      <w:bookmarkEnd w:id="174"/>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1"/>
        <w:autoSpaceDN w:val="1"/>
      </w:pPr>
      <w:r>
        <w:rPr>
          <w:color w:val="auto"/>
          <w:position w:val="0"/>
          <w:sz w:val="24"/>
          <w:szCs w:val="24"/>
          <w:rFonts w:ascii="Times New Roman" w:eastAsia="Times New Roman" w:hAnsi="Times New Roman" w:hint="default"/>
        </w:rPr>
        <w:t>在游戏过程中，需要对游戏当前状态进行记录，一次得分记录的过程活动图如图</w:t>
      </w:r>
      <w:r>
        <w:rPr>
          <w:color w:val="auto"/>
          <w:position w:val="0"/>
          <w:sz w:val="24"/>
          <w:szCs w:val="24"/>
          <w:rFonts w:ascii="Times New Roman" w:eastAsia="Times New Roman" w:hAnsi="Times New Roman" w:hint="default"/>
        </w:rPr>
        <w:t>5</w:t>
      </w:r>
      <w:del w:id="453" w:author="HeYang" w:date="2017-06-03T21:44:00Z">
        <w:r>
          <w:rPr>
            <w:color w:val="auto"/>
            <w:position w:val="0"/>
            <w:sz w:val="24"/>
            <w:szCs w:val="24"/>
            <w:rFonts w:ascii="Times New Roman" w:eastAsia="Times New Roman" w:hAnsi="Times New Roman" w:hint="default"/>
          </w:rPr>
          <w:delText>－</w:delText>
        </w:r>
      </w:del>
      <w:ins w:id="454" w:author="HeYang" w:date="2017-06-03T21:44:00Z">
        <w:r>
          <w:rPr>
            <w:color w:val="auto"/>
            <w:position w:val="0"/>
            <w:sz w:val="24"/>
            <w:szCs w:val="24"/>
            <w:rFonts w:ascii="Times New Roman" w:eastAsia="Times New Roman" w:hAnsi="Times New Roman" w:hint="default"/>
          </w:rPr>
          <w:t>-</w:t>
        </w:r>
      </w:ins>
      <w:r>
        <w:rPr>
          <w:color w:val="auto"/>
          <w:position w:val="0"/>
          <w:sz w:val="24"/>
          <w:szCs w:val="24"/>
          <w:rFonts w:ascii="Times New Roman" w:eastAsia="Times New Roman" w:hAnsi="Times New Roman" w:hint="default"/>
        </w:rPr>
        <w:t>13，记录实例系统截图如下图5</w:t>
      </w:r>
      <w:del w:id="455" w:author="HeYang" w:date="2017-06-03T21:44:00Z">
        <w:r>
          <w:rPr>
            <w:color w:val="auto"/>
            <w:position w:val="0"/>
            <w:sz w:val="24"/>
            <w:szCs w:val="24"/>
            <w:rFonts w:ascii="Times New Roman" w:eastAsia="Times New Roman" w:hAnsi="Times New Roman" w:hint="default"/>
          </w:rPr>
          <w:delText>－</w:delText>
        </w:r>
      </w:del>
      <w:ins w:id="456" w:author="HeYang" w:date="2017-06-03T21:44:00Z">
        <w:r>
          <w:rPr>
            <w:color w:val="auto"/>
            <w:position w:val="0"/>
            <w:sz w:val="24"/>
            <w:szCs w:val="24"/>
            <w:rFonts w:ascii="Times New Roman" w:eastAsia="Times New Roman" w:hAnsi="Times New Roman" w:hint="default"/>
          </w:rPr>
          <w:t>-</w:t>
        </w:r>
      </w:ins>
      <w:r>
        <w:rPr>
          <w:color w:val="auto"/>
          <w:position w:val="0"/>
          <w:sz w:val="24"/>
          <w:szCs w:val="24"/>
          <w:rFonts w:ascii="Times New Roman" w:eastAsia="Times New Roman" w:hAnsi="Times New Roman" w:hint="default"/>
        </w:rPr>
        <w:t>14。</w:t>
      </w:r>
    </w:p>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sz w:val="20"/>
        </w:rPr>
        <w:drawing>
          <wp:inline distT="0" distB="0" distL="0" distR="0">
            <wp:extent cx="4057015" cy="2171700"/>
            <wp:effectExtent l="0" t="0" r="635" b="635"/>
            <wp:docPr id="133"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Users/Administrator/AppData/Roaming/JisuOffice/ETemp/7952_7660896/image33.png"/>
                    <pic:cNvPicPr>
                      <a:picLocks noChangeAspect="1" noChangeArrowheads="1"/>
                    </pic:cNvPicPr>
                  </pic:nvPicPr>
                  <pic:blipFill>
                    <a:blip r:embed="rId43" cstate="print"/>
                    <a:stretch>
                      <a:fillRect/>
                    </a:stretch>
                  </pic:blipFill>
                  <pic:spPr>
                    <a:xfrm>
                      <a:off x="0" y="0"/>
                      <a:ext cx="4057650" cy="2172335"/>
                    </a:xfrm>
                    <a:prstGeom prst="rect"/>
                    <a:ln cap="flat"/>
                  </pic:spPr>
                </pic:pic>
              </a:graphicData>
            </a:graphic>
          </wp:inline>
        </w:drawing>
      </w:r>
      <w:r>
        <w:rPr>
          <w:color w:val="auto"/>
          <w:position w:val="0"/>
          <w:sz w:val="20"/>
          <w:szCs w:val="20"/>
          <w:rFonts w:ascii="Times New Roman" w:eastAsia="黑体" w:hAnsi="黑体" w:hint="default"/>
        </w:rPr>
        <w:t xml:space="preserve"> </w:t>
      </w:r>
    </w:p>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color w:val="auto"/>
          <w:position w:val="0"/>
          <w:sz w:val="20"/>
          <w:szCs w:val="20"/>
          <w:rFonts w:ascii="Times New Roman" w:eastAsia="黑体" w:hAnsi="黑体" w:hint="default"/>
        </w:rPr>
        <w:t xml:space="preserve">图 </w:t>
      </w:r>
      <w:r>
        <w:rPr>
          <w:color w:val="auto"/>
          <w:position w:val="0"/>
          <w:sz w:val="20"/>
          <w:szCs w:val="20"/>
          <w:rFonts w:ascii="Times New Roman" w:eastAsia="黑体" w:hAnsi="黑体" w:hint="default"/>
        </w:rPr>
        <w:t>5</w:t>
      </w:r>
      <w:del w:id="457" w:author="HeYang" w:date="2017-06-03T21:44:00Z">
        <w:r>
          <w:rPr>
            <w:color w:val="auto"/>
            <w:position w:val="0"/>
            <w:sz w:val="20"/>
            <w:szCs w:val="20"/>
            <w:rFonts w:ascii="Times New Roman" w:eastAsia="黑体" w:hAnsi="黑体" w:hint="default"/>
          </w:rPr>
          <w:delText>－</w:delText>
        </w:r>
      </w:del>
      <w:ins w:id="458" w:author="HeYang" w:date="2017-06-03T21:44:00Z">
        <w:r>
          <w:rPr>
            <w:color w:val="auto"/>
            <w:position w:val="0"/>
            <w:sz w:val="20"/>
            <w:szCs w:val="20"/>
            <w:rFonts w:ascii="Times New Roman" w:eastAsia="黑体" w:hAnsi="黑体" w:hint="default"/>
          </w:rPr>
          <w:t>-</w:t>
        </w:r>
      </w:ins>
      <w:r>
        <w:rPr/>
        <w:rPr>
          <w:rFonts w:ascii="Times New Roman" w:eastAsia="黑体" w:hAnsi="Times New Roman"/>
          <w:shd w:val="clear"/>
          <w:sz w:val="20"/>
          <w:szCs w:val="20"/>
          <w:w w:val="100"/>
        </w:rPr>
        <w:fldChar w:fldCharType="begin"/>
      </w:r>
      <w:r>
        <w:rPr/>
        <w:rPr>
          <w:rFonts w:ascii="Times New Roman" w:eastAsia="黑体" w:hAnsi="Times New Roman"/>
          <w:shd w:val="clear"/>
          <w:sz w:val="20"/>
          <w:szCs w:val="20"/>
          <w:w w:val="100"/>
        </w:rPr>
        <w:instrText xml:space="preserve"> SEQ 图 \* ARABIC \s 1</w:instrText>
      </w:r>
      <w:r>
        <w:rPr/>
        <w:rPr>
          <w:rFonts w:ascii="Times New Roman" w:eastAsia="黑体" w:hAnsi="Times New Roman"/>
          <w:shd w:val="clear"/>
          <w:sz w:val="20"/>
          <w:szCs w:val="20"/>
          <w:w w:val="100"/>
        </w:rPr>
        <w:fldChar w:fldCharType="separate"/>
      </w:r>
      <w:r>
        <w:rPr>
          <w:color w:val="auto"/>
          <w:position w:val="0"/>
          <w:sz w:val="20"/>
          <w:szCs w:val="20"/>
          <w:rFonts w:ascii="Times New Roman" w:eastAsia="黑体" w:hAnsi="黑体" w:hint="default"/>
        </w:rPr>
        <w:t>13</w:t>
      </w:r>
      <w:r>
        <w:rPr/>
        <w:rPr>
          <w:rFonts w:ascii="Times New Roman" w:eastAsia="黑体" w:hAnsi="Times New Roman"/>
          <w:shd w:val="clear"/>
          <w:sz w:val="20"/>
          <w:szCs w:val="20"/>
          <w:w w:val="100"/>
        </w:rPr>
        <w:fldChar w:fldCharType="end"/>
      </w:r>
      <w:r>
        <w:rPr>
          <w:color w:val="auto"/>
          <w:position w:val="0"/>
          <w:sz w:val="20"/>
          <w:szCs w:val="20"/>
          <w:rFonts w:ascii="Times New Roman" w:eastAsia="黑体" w:hAnsi="黑体" w:hint="default"/>
        </w:rPr>
        <w:t>　记录活动图</w:t>
      </w:r>
    </w:p>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color w:val="auto"/>
          <w:position w:val="0"/>
          <w:sz w:val="20"/>
          <w:szCs w:val="20"/>
          <w:rFonts w:ascii="Times New Roman" w:eastAsia="黑体" w:hAnsi="黑体" w:hint="default"/>
        </w:rPr>
        <w:t xml:space="preserve">Figure </w:t>
      </w:r>
      <w:r>
        <w:rPr>
          <w:color w:val="auto"/>
          <w:position w:val="0"/>
          <w:sz w:val="20"/>
          <w:szCs w:val="20"/>
          <w:rFonts w:ascii="Times New Roman" w:eastAsia="黑体" w:hAnsi="黑体" w:hint="default"/>
        </w:rPr>
        <w:t>5</w:t>
      </w:r>
      <w:del w:id="459" w:author="HeYang" w:date="2017-06-03T21:44:00Z">
        <w:r>
          <w:rPr>
            <w:color w:val="auto"/>
            <w:position w:val="0"/>
            <w:sz w:val="20"/>
            <w:szCs w:val="20"/>
            <w:rFonts w:ascii="Times New Roman" w:eastAsia="黑体" w:hAnsi="黑体" w:hint="default"/>
          </w:rPr>
          <w:delText>－</w:delText>
        </w:r>
      </w:del>
      <w:ins w:id="460" w:author="HeYang" w:date="2017-06-03T21:44:00Z">
        <w:r>
          <w:rPr>
            <w:color w:val="auto"/>
            <w:position w:val="0"/>
            <w:sz w:val="20"/>
            <w:szCs w:val="20"/>
            <w:rFonts w:ascii="Times New Roman" w:eastAsia="黑体" w:hAnsi="黑体" w:hint="default"/>
          </w:rPr>
          <w:t>-</w:t>
        </w:r>
      </w:ins>
      <w:r>
        <w:rPr/>
        <w:rPr>
          <w:rFonts w:ascii="Times New Roman" w:eastAsia="黑体" w:hAnsi="Times New Roman"/>
          <w:shd w:val="clear"/>
          <w:sz w:val="20"/>
          <w:szCs w:val="20"/>
          <w:w w:val="100"/>
        </w:rPr>
        <w:fldChar w:fldCharType="begin"/>
      </w:r>
      <w:r>
        <w:rPr/>
        <w:rPr>
          <w:rFonts w:ascii="Times New Roman" w:eastAsia="黑体" w:hAnsi="Times New Roman"/>
          <w:shd w:val="clear"/>
          <w:sz w:val="20"/>
          <w:szCs w:val="20"/>
          <w:w w:val="100"/>
        </w:rPr>
        <w:instrText xml:space="preserve"> SEQ Figure \* ARABIC \s 1</w:instrText>
      </w:r>
      <w:r>
        <w:rPr/>
        <w:rPr>
          <w:rFonts w:ascii="Times New Roman" w:eastAsia="黑体" w:hAnsi="Times New Roman"/>
          <w:shd w:val="clear"/>
          <w:sz w:val="20"/>
          <w:szCs w:val="20"/>
          <w:w w:val="100"/>
        </w:rPr>
        <w:fldChar w:fldCharType="separate"/>
      </w:r>
      <w:r>
        <w:rPr>
          <w:color w:val="auto"/>
          <w:position w:val="0"/>
          <w:sz w:val="20"/>
          <w:szCs w:val="20"/>
          <w:rFonts w:ascii="Times New Roman" w:eastAsia="黑体" w:hAnsi="黑体" w:hint="default"/>
        </w:rPr>
        <w:t>13</w:t>
      </w:r>
      <w:r>
        <w:rPr/>
        <w:rPr>
          <w:rFonts w:ascii="Times New Roman" w:eastAsia="黑体" w:hAnsi="Times New Roman"/>
          <w:shd w:val="clear"/>
          <w:sz w:val="20"/>
          <w:szCs w:val="20"/>
          <w:w w:val="100"/>
        </w:rPr>
        <w:fldChar w:fldCharType="end"/>
      </w:r>
      <w:r>
        <w:rPr>
          <w:color w:val="auto"/>
          <w:position w:val="0"/>
          <w:sz w:val="20"/>
          <w:szCs w:val="20"/>
          <w:rFonts w:ascii="Times New Roman" w:eastAsia="黑体" w:hAnsi="黑体" w:hint="default"/>
        </w:rPr>
        <w:t xml:space="preserve">　Scoring Activity Diagram</w:t>
      </w:r>
    </w:p>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sz w:val="20"/>
        </w:rPr>
        <w:drawing>
          <wp:inline distT="0" distB="0" distL="0" distR="0">
            <wp:extent cx="781050" cy="476250"/>
            <wp:effectExtent l="0" t="0" r="635" b="635"/>
            <wp:docPr id="13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Users/Administrator/AppData/Roaming/JisuOffice/ETemp/7952_7660896/image34.png"/>
                    <pic:cNvPicPr>
                      <a:picLocks noChangeAspect="1" noChangeArrowheads="1"/>
                    </pic:cNvPicPr>
                  </pic:nvPicPr>
                  <pic:blipFill>
                    <a:blip r:embed="rId44" cstate="print"/>
                    <a:stretch>
                      <a:fillRect/>
                    </a:stretch>
                  </pic:blipFill>
                  <pic:spPr>
                    <a:xfrm>
                      <a:off x="0" y="0"/>
                      <a:ext cx="781685" cy="476885"/>
                    </a:xfrm>
                    <a:prstGeom prst="rect"/>
                    <a:ln cap="flat"/>
                  </pic:spPr>
                </pic:pic>
              </a:graphicData>
            </a:graphic>
          </wp:inline>
        </w:drawing>
      </w:r>
    </w:p>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color w:val="auto"/>
          <w:position w:val="0"/>
          <w:sz w:val="20"/>
          <w:szCs w:val="20"/>
          <w:rFonts w:ascii="Times New Roman" w:eastAsia="黑体" w:hAnsi="黑体" w:hint="default"/>
        </w:rPr>
        <w:t xml:space="preserve">图 </w:t>
      </w:r>
      <w:r>
        <w:rPr>
          <w:color w:val="auto"/>
          <w:position w:val="0"/>
          <w:sz w:val="20"/>
          <w:szCs w:val="20"/>
          <w:rFonts w:ascii="Times New Roman" w:eastAsia="黑体" w:hAnsi="黑体" w:hint="default"/>
        </w:rPr>
        <w:t>5</w:t>
      </w:r>
      <w:del w:id="461" w:author="HeYang" w:date="2017-06-03T21:44:00Z">
        <w:r>
          <w:rPr>
            <w:color w:val="auto"/>
            <w:position w:val="0"/>
            <w:sz w:val="20"/>
            <w:szCs w:val="20"/>
            <w:rFonts w:ascii="Times New Roman" w:eastAsia="黑体" w:hAnsi="黑体" w:hint="default"/>
          </w:rPr>
          <w:delText>－</w:delText>
        </w:r>
      </w:del>
      <w:ins w:id="462" w:author="HeYang" w:date="2017-06-03T21:44:00Z">
        <w:r>
          <w:rPr>
            <w:color w:val="auto"/>
            <w:position w:val="0"/>
            <w:sz w:val="20"/>
            <w:szCs w:val="20"/>
            <w:rFonts w:ascii="Times New Roman" w:eastAsia="黑体" w:hAnsi="黑体" w:hint="default"/>
          </w:rPr>
          <w:t>-</w:t>
        </w:r>
      </w:ins>
      <w:r>
        <w:rPr/>
        <w:rPr>
          <w:rFonts w:ascii="Times New Roman" w:eastAsia="黑体" w:hAnsi="Times New Roman"/>
          <w:shd w:val="clear"/>
          <w:sz w:val="20"/>
          <w:szCs w:val="20"/>
          <w:w w:val="100"/>
        </w:rPr>
        <w:fldChar w:fldCharType="begin"/>
      </w:r>
      <w:r>
        <w:rPr/>
        <w:rPr>
          <w:rFonts w:ascii="Times New Roman" w:eastAsia="黑体" w:hAnsi="Times New Roman"/>
          <w:shd w:val="clear"/>
          <w:sz w:val="20"/>
          <w:szCs w:val="20"/>
          <w:w w:val="100"/>
        </w:rPr>
        <w:instrText xml:space="preserve"> SEQ 图 \* ARABIC \s 1</w:instrText>
      </w:r>
      <w:r>
        <w:rPr/>
        <w:rPr>
          <w:rFonts w:ascii="Times New Roman" w:eastAsia="黑体" w:hAnsi="Times New Roman"/>
          <w:shd w:val="clear"/>
          <w:sz w:val="20"/>
          <w:szCs w:val="20"/>
          <w:w w:val="100"/>
        </w:rPr>
        <w:fldChar w:fldCharType="separate"/>
      </w:r>
      <w:r>
        <w:rPr>
          <w:color w:val="auto"/>
          <w:position w:val="0"/>
          <w:sz w:val="20"/>
          <w:szCs w:val="20"/>
          <w:rFonts w:ascii="Times New Roman" w:eastAsia="黑体" w:hAnsi="黑体" w:hint="default"/>
        </w:rPr>
        <w:t>14</w:t>
      </w:r>
      <w:r>
        <w:rPr/>
        <w:rPr>
          <w:rFonts w:ascii="Times New Roman" w:eastAsia="黑体" w:hAnsi="Times New Roman"/>
          <w:shd w:val="clear"/>
          <w:sz w:val="20"/>
          <w:szCs w:val="20"/>
          <w:w w:val="100"/>
        </w:rPr>
        <w:fldChar w:fldCharType="end"/>
      </w:r>
      <w:r>
        <w:rPr>
          <w:color w:val="auto"/>
          <w:position w:val="0"/>
          <w:sz w:val="20"/>
          <w:szCs w:val="20"/>
          <w:rFonts w:ascii="Times New Roman" w:eastAsia="黑体" w:hAnsi="黑体" w:hint="default"/>
        </w:rPr>
        <w:t>　系统截图</w:t>
      </w:r>
    </w:p>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color w:val="auto"/>
          <w:position w:val="0"/>
          <w:sz w:val="20"/>
          <w:szCs w:val="20"/>
          <w:rFonts w:ascii="Times New Roman" w:eastAsia="黑体" w:hAnsi="黑体" w:hint="default"/>
        </w:rPr>
        <w:t xml:space="preserve">Figure </w:t>
      </w:r>
      <w:r>
        <w:rPr>
          <w:color w:val="auto"/>
          <w:position w:val="0"/>
          <w:sz w:val="20"/>
          <w:szCs w:val="20"/>
          <w:rFonts w:ascii="Times New Roman" w:eastAsia="黑体" w:hAnsi="黑体" w:hint="default"/>
        </w:rPr>
        <w:t>5</w:t>
      </w:r>
      <w:del w:id="463" w:author="HeYang" w:date="2017-06-03T21:44:00Z">
        <w:r>
          <w:rPr>
            <w:color w:val="auto"/>
            <w:position w:val="0"/>
            <w:sz w:val="20"/>
            <w:szCs w:val="20"/>
            <w:rFonts w:ascii="Times New Roman" w:eastAsia="黑体" w:hAnsi="黑体" w:hint="default"/>
          </w:rPr>
          <w:delText>－</w:delText>
        </w:r>
      </w:del>
      <w:ins w:id="464" w:author="HeYang" w:date="2017-06-03T21:44:00Z">
        <w:r>
          <w:rPr>
            <w:color w:val="auto"/>
            <w:position w:val="0"/>
            <w:sz w:val="20"/>
            <w:szCs w:val="20"/>
            <w:rFonts w:ascii="Times New Roman" w:eastAsia="黑体" w:hAnsi="黑体" w:hint="default"/>
          </w:rPr>
          <w:t>-</w:t>
        </w:r>
      </w:ins>
      <w:r>
        <w:rPr/>
        <w:rPr>
          <w:rFonts w:ascii="Times New Roman" w:eastAsia="黑体" w:hAnsi="Times New Roman"/>
          <w:shd w:val="clear"/>
          <w:sz w:val="20"/>
          <w:szCs w:val="20"/>
          <w:w w:val="100"/>
        </w:rPr>
        <w:fldChar w:fldCharType="begin"/>
      </w:r>
      <w:r>
        <w:rPr/>
        <w:rPr>
          <w:rFonts w:ascii="Times New Roman" w:eastAsia="黑体" w:hAnsi="Times New Roman"/>
          <w:shd w:val="clear"/>
          <w:sz w:val="20"/>
          <w:szCs w:val="20"/>
          <w:w w:val="100"/>
        </w:rPr>
        <w:instrText xml:space="preserve"> SEQ Figure \* ARABIC \s 1</w:instrText>
      </w:r>
      <w:r>
        <w:rPr/>
        <w:rPr>
          <w:rFonts w:ascii="Times New Roman" w:eastAsia="黑体" w:hAnsi="Times New Roman"/>
          <w:shd w:val="clear"/>
          <w:sz w:val="20"/>
          <w:szCs w:val="20"/>
          <w:w w:val="100"/>
        </w:rPr>
        <w:fldChar w:fldCharType="separate"/>
      </w:r>
      <w:r>
        <w:rPr>
          <w:color w:val="auto"/>
          <w:position w:val="0"/>
          <w:sz w:val="20"/>
          <w:szCs w:val="20"/>
          <w:rFonts w:ascii="Times New Roman" w:eastAsia="黑体" w:hAnsi="黑体" w:hint="default"/>
        </w:rPr>
        <w:t>14</w:t>
      </w:r>
      <w:r>
        <w:rPr/>
        <w:rPr>
          <w:rFonts w:ascii="Times New Roman" w:eastAsia="黑体" w:hAnsi="Times New Roman"/>
          <w:shd w:val="clear"/>
          <w:sz w:val="20"/>
          <w:szCs w:val="20"/>
          <w:w w:val="100"/>
        </w:rPr>
        <w:fldChar w:fldCharType="end"/>
      </w:r>
      <w:r>
        <w:rPr>
          <w:color w:val="auto"/>
          <w:position w:val="0"/>
          <w:sz w:val="20"/>
          <w:szCs w:val="20"/>
          <w:rFonts w:ascii="Times New Roman" w:eastAsia="黑体" w:hAnsi="黑体" w:hint="default"/>
        </w:rPr>
        <w:t xml:space="preserve">　The System Screenshot</w:t>
      </w:r>
    </w:p>
    <w:p>
      <w:pPr>
        <w:numPr>
          <w:ilvl w:val="0"/>
          <w:numId w:val="0"/>
        </w:numPr>
        <w:jc w:val="left"/>
        <w:spacing w:lineRule="auto" w:line="240" w:before="0" w:after="160"/>
        <w:ind w:right="0" w:firstLine="480"/>
        <w:rPr>
          <w:color w:val="000000"/>
          <w:position w:val="0"/>
          <w:sz w:val="24"/>
          <w:szCs w:val="24"/>
          <w:rFonts w:ascii="Times New Roman" w:eastAsia="宋体" w:hAnsi="宋体" w:hint="default"/>
        </w:rPr>
        <w:autoSpaceDE w:val="0"/>
        <w:autoSpaceDN w:val="0"/>
      </w:pPr>
      <w:r>
        <w:rPr>
          <w:color w:val="000000"/>
          <w:position w:val="0"/>
          <w:sz w:val="24"/>
          <w:szCs w:val="24"/>
          <w:rFonts w:ascii="Times New Roman" w:eastAsia="宋体" w:hAnsi="宋体" w:hint="default"/>
        </w:rPr>
        <w:t>游戏过程中，每消除一对相同图片，得分10，8×8格式的二维图片集，一共64张图</w:t>
      </w:r>
      <w:r>
        <w:rPr>
          <w:color w:val="000000"/>
          <w:position w:val="0"/>
          <w:sz w:val="24"/>
          <w:szCs w:val="24"/>
          <w:rFonts w:ascii="Times New Roman" w:eastAsia="宋体" w:hAnsi="宋体" w:hint="default"/>
        </w:rPr>
        <w:t>片，共计32对，所以没过一关得分是320分，图5</w:t>
      </w:r>
      <w:del w:id="465" w:author="HeYang" w:date="2017-06-03T21:44:00Z">
        <w:r>
          <w:rPr>
            <w:color w:val="000000"/>
            <w:position w:val="0"/>
            <w:sz w:val="24"/>
            <w:szCs w:val="24"/>
            <w:rFonts w:ascii="Times New Roman" w:eastAsia="宋体" w:hAnsi="宋体" w:hint="default"/>
          </w:rPr>
          <w:delText>－</w:delText>
        </w:r>
      </w:del>
      <w:ins w:id="466" w:author="HeYang" w:date="2017-06-03T21:44:00Z">
        <w:r>
          <w:rPr>
            <w:color w:val="000000"/>
            <w:position w:val="0"/>
            <w:sz w:val="24"/>
            <w:szCs w:val="24"/>
            <w:rFonts w:ascii="Times New Roman" w:eastAsia="宋体" w:hAnsi="宋体" w:hint="default"/>
          </w:rPr>
          <w:t>-</w:t>
        </w:r>
      </w:ins>
      <w:r>
        <w:rPr>
          <w:color w:val="000000"/>
          <w:position w:val="0"/>
          <w:sz w:val="24"/>
          <w:szCs w:val="24"/>
          <w:rFonts w:ascii="Times New Roman" w:eastAsia="宋体" w:hAnsi="宋体" w:hint="default"/>
        </w:rPr>
        <w:t>9显示的是，消除34对后的得分。在每</w:t>
      </w:r>
      <w:r>
        <w:rPr>
          <w:color w:val="000000"/>
          <w:position w:val="0"/>
          <w:sz w:val="24"/>
          <w:szCs w:val="24"/>
          <w:rFonts w:ascii="Times New Roman" w:eastAsia="宋体" w:hAnsi="宋体" w:hint="default"/>
        </w:rPr>
        <w:t>一难度下的每一关通过后，记分不清0，继续记分。但切换到不同难度时，得分会清0。</w:t>
      </w:r>
    </w:p>
    <w:p>
      <w:pPr>
        <w:bidi w:val="0"/>
        <w:numPr>
          <w:ilvl w:val="2"/>
          <w:numId w:val="1"/>
        </w:numPr>
        <w:jc w:val="left"/>
        <w:spacing w:lineRule="exact" w:line="440" w:before="240" w:after="240"/>
        <w:ind w:right="0" w:left="709" w:hanging="709"/>
        <w:rPr>
          <w:color w:val="auto"/>
          <w:position w:val="0"/>
          <w:sz w:val="28"/>
          <w:szCs w:val="28"/>
          <w:rFonts w:ascii="Times New Roman" w:eastAsia="黑体" w:hAnsi="黑体" w:hint="default"/>
        </w:rPr>
        <w:outlineLvl w:val="2"/>
        <w:autoSpaceDE w:val="1"/>
        <w:autoSpaceDN w:val="1"/>
      </w:pPr>
      <w:r>
        <w:rPr>
          <w:color w:val="auto"/>
          <w:position w:val="0"/>
          <w:sz w:val="28"/>
          <w:szCs w:val="28"/>
          <w:rFonts w:ascii="Times New Roman" w:eastAsia="黑体" w:hAnsi="黑体" w:hint="default"/>
        </w:rPr>
        <w:t>　　</w:t>
      </w:r>
      <w:bookmarkStart w:id="175" w:name="_Toc484463988"/>
      <w:r>
        <w:rPr>
          <w:color w:val="auto"/>
          <w:position w:val="0"/>
          <w:sz w:val="28"/>
          <w:szCs w:val="28"/>
          <w:rFonts w:ascii="Times New Roman" w:eastAsia="黑体" w:hAnsi="黑体" w:hint="default"/>
        </w:rPr>
        <w:t>刷新功能的实现</w:t>
      </w:r>
      <w:bookmarkEnd w:id="175"/>
    </w:p>
    <w:p>
      <w:pPr>
        <w:numPr>
          <w:ilvl w:val="0"/>
          <w:numId w:val="0"/>
        </w:numPr>
        <w:jc w:val="left"/>
        <w:spacing w:lineRule="auto" w:line="240" w:before="0" w:after="160"/>
        <w:ind w:right="0" w:firstLine="480"/>
        <w:rPr>
          <w:color w:val="000000"/>
          <w:position w:val="0"/>
          <w:sz w:val="24"/>
          <w:szCs w:val="24"/>
          <w:rFonts w:ascii="Times New Roman" w:eastAsia="宋体" w:hAnsi="宋体" w:hint="default"/>
        </w:rPr>
        <w:autoSpaceDE w:val="0"/>
        <w:autoSpaceDN w:val="0"/>
      </w:pPr>
      <w:r>
        <w:rPr>
          <w:color w:val="000000"/>
          <w:position w:val="0"/>
          <w:sz w:val="24"/>
          <w:szCs w:val="24"/>
          <w:rFonts w:ascii="Times New Roman" w:eastAsia="宋体" w:hAnsi="宋体" w:hint="default"/>
        </w:rPr>
        <w:t>游戏中每一关只有一次使用刷新功能的机会，此功能键触发的响应事件，会调用</w:t>
      </w:r>
      <w:r>
        <w:rPr>
          <w:color w:val="000000"/>
          <w:position w:val="0"/>
          <w:sz w:val="24"/>
          <w:szCs w:val="24"/>
          <w:rFonts w:ascii="Times New Roman" w:eastAsia="宋体" w:hAnsi="宋体" w:hint="default"/>
        </w:rPr>
        <w:t>chongzai()方法，按照当前状态未消除的图片个数重新在二维按钮排列的其他位置排放</w:t>
      </w:r>
      <w:r>
        <w:rPr>
          <w:color w:val="000000"/>
          <w:position w:val="0"/>
          <w:sz w:val="24"/>
          <w:szCs w:val="24"/>
          <w:rFonts w:ascii="Times New Roman" w:eastAsia="宋体" w:hAnsi="宋体" w:hint="default"/>
        </w:rPr>
        <w:t>其他图片。点“刷新”按钮的流程图如图5-15所示，前后变化如下图5-16、5-17所示。</w:t>
      </w:r>
    </w:p>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sz w:val="20"/>
        </w:rPr>
        <w:drawing>
          <wp:inline distT="0" distB="0" distL="0" distR="0">
            <wp:extent cx="3114040" cy="1123950"/>
            <wp:effectExtent l="0" t="0" r="0" b="635"/>
            <wp:docPr id="135"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Users/Administrator/AppData/Roaming/JisuOffice/ETemp/7952_7660896/image35.png"/>
                    <pic:cNvPicPr>
                      <a:picLocks noChangeAspect="1" noChangeArrowheads="1"/>
                    </pic:cNvPicPr>
                  </pic:nvPicPr>
                  <pic:blipFill>
                    <a:blip r:embed="rId45" cstate="print"/>
                    <a:stretch>
                      <a:fillRect/>
                    </a:stretch>
                  </pic:blipFill>
                  <pic:spPr>
                    <a:xfrm>
                      <a:off x="0" y="0"/>
                      <a:ext cx="3114675" cy="1124585"/>
                    </a:xfrm>
                    <a:prstGeom prst="rect"/>
                    <a:ln cap="flat"/>
                  </pic:spPr>
                </pic:pic>
              </a:graphicData>
            </a:graphic>
          </wp:inline>
        </w:drawing>
      </w:r>
    </w:p>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color w:val="auto"/>
          <w:position w:val="0"/>
          <w:sz w:val="20"/>
          <w:szCs w:val="20"/>
          <w:rFonts w:ascii="Times New Roman" w:eastAsia="黑体" w:hAnsi="黑体" w:hint="default"/>
        </w:rPr>
        <w:t xml:space="preserve">图 </w:t>
      </w:r>
      <w:r>
        <w:rPr>
          <w:color w:val="auto"/>
          <w:position w:val="0"/>
          <w:sz w:val="20"/>
          <w:szCs w:val="20"/>
          <w:rFonts w:ascii="Times New Roman" w:eastAsia="黑体" w:hAnsi="黑体" w:hint="default"/>
        </w:rPr>
        <w:t>5</w:t>
      </w:r>
      <w:del w:id="467" w:author="HeYang" w:date="2017-06-03T21:44:00Z">
        <w:r>
          <w:rPr>
            <w:color w:val="auto"/>
            <w:position w:val="0"/>
            <w:sz w:val="20"/>
            <w:szCs w:val="20"/>
            <w:rFonts w:ascii="Times New Roman" w:eastAsia="黑体" w:hAnsi="黑体" w:hint="default"/>
          </w:rPr>
          <w:delText>－</w:delText>
        </w:r>
      </w:del>
      <w:ins w:id="468" w:author="HeYang" w:date="2017-06-03T21:44:00Z">
        <w:r>
          <w:rPr>
            <w:color w:val="auto"/>
            <w:position w:val="0"/>
            <w:sz w:val="20"/>
            <w:szCs w:val="20"/>
            <w:rFonts w:ascii="Times New Roman" w:eastAsia="黑体" w:hAnsi="黑体" w:hint="default"/>
          </w:rPr>
          <w:t>-</w:t>
        </w:r>
      </w:ins>
      <w:r>
        <w:rPr/>
        <w:rPr>
          <w:rFonts w:ascii="Times New Roman" w:eastAsia="黑体" w:hAnsi="Times New Roman"/>
          <w:shd w:val="clear"/>
          <w:sz w:val="20"/>
          <w:szCs w:val="20"/>
          <w:w w:val="100"/>
        </w:rPr>
        <w:fldChar w:fldCharType="begin"/>
      </w:r>
      <w:r>
        <w:rPr/>
        <w:rPr>
          <w:rFonts w:ascii="Times New Roman" w:eastAsia="黑体" w:hAnsi="Times New Roman"/>
          <w:shd w:val="clear"/>
          <w:sz w:val="20"/>
          <w:szCs w:val="20"/>
          <w:w w:val="100"/>
        </w:rPr>
        <w:instrText xml:space="preserve"> SEQ 图 \* ARABIC \s 1</w:instrText>
      </w:r>
      <w:r>
        <w:rPr/>
        <w:rPr>
          <w:rFonts w:ascii="Times New Roman" w:eastAsia="黑体" w:hAnsi="Times New Roman"/>
          <w:shd w:val="clear"/>
          <w:sz w:val="20"/>
          <w:szCs w:val="20"/>
          <w:w w:val="100"/>
        </w:rPr>
        <w:fldChar w:fldCharType="separate"/>
      </w:r>
      <w:r>
        <w:rPr>
          <w:color w:val="auto"/>
          <w:position w:val="0"/>
          <w:sz w:val="20"/>
          <w:szCs w:val="20"/>
          <w:rFonts w:ascii="Times New Roman" w:eastAsia="黑体" w:hAnsi="黑体" w:hint="default"/>
        </w:rPr>
        <w:t>15</w:t>
      </w:r>
      <w:r>
        <w:rPr/>
        <w:rPr>
          <w:rFonts w:ascii="Times New Roman" w:eastAsia="黑体" w:hAnsi="Times New Roman"/>
          <w:shd w:val="clear"/>
          <w:sz w:val="20"/>
          <w:szCs w:val="20"/>
          <w:w w:val="100"/>
        </w:rPr>
        <w:fldChar w:fldCharType="end"/>
      </w:r>
      <w:r>
        <w:rPr>
          <w:color w:val="auto"/>
          <w:position w:val="0"/>
          <w:sz w:val="20"/>
          <w:szCs w:val="20"/>
          <w:rFonts w:ascii="Times New Roman" w:eastAsia="黑体" w:hAnsi="黑体" w:hint="default"/>
        </w:rPr>
        <w:t>　</w:t>
      </w:r>
      <w:ins w:id="469" w:author="HeYang" w:date="2017-06-03T21:45:00Z">
        <w:r>
          <w:rPr>
            <w:color w:val="auto"/>
            <w:position w:val="0"/>
            <w:sz w:val="20"/>
            <w:szCs w:val="20"/>
            <w:rFonts w:ascii="Times New Roman" w:eastAsia="黑体" w:hAnsi="黑体" w:hint="default"/>
          </w:rPr>
          <w:t>“</w:t>
        </w:r>
      </w:ins>
      <w:del w:id="470" w:author="HeYang" w:date="2017-06-03T21:45:00Z">
        <w:r>
          <w:rPr>
            <w:color w:val="auto"/>
            <w:position w:val="0"/>
            <w:sz w:val="20"/>
            <w:szCs w:val="20"/>
            <w:rFonts w:ascii="Times New Roman" w:eastAsia="黑体" w:hAnsi="黑体" w:hint="default"/>
          </w:rPr>
          <w:delText>”</w:delText>
        </w:r>
      </w:del>
      <w:r>
        <w:rPr>
          <w:color w:val="auto"/>
          <w:position w:val="0"/>
          <w:sz w:val="20"/>
          <w:szCs w:val="20"/>
          <w:rFonts w:ascii="Times New Roman" w:eastAsia="黑体" w:hAnsi="黑体" w:hint="default"/>
        </w:rPr>
        <w:t>刷新”流程图</w:t>
      </w:r>
    </w:p>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color w:val="auto"/>
          <w:position w:val="0"/>
          <w:sz w:val="20"/>
          <w:szCs w:val="20"/>
          <w:rFonts w:ascii="Times New Roman" w:eastAsia="黑体" w:hAnsi="黑体" w:hint="default"/>
        </w:rPr>
        <w:t xml:space="preserve">Figure </w:t>
      </w:r>
      <w:r>
        <w:rPr>
          <w:color w:val="auto"/>
          <w:position w:val="0"/>
          <w:sz w:val="20"/>
          <w:szCs w:val="20"/>
          <w:rFonts w:ascii="Times New Roman" w:eastAsia="黑体" w:hAnsi="黑体" w:hint="default"/>
        </w:rPr>
        <w:t>5</w:t>
      </w:r>
      <w:del w:id="471" w:author="HeYang" w:date="2017-06-03T21:44:00Z">
        <w:r>
          <w:rPr>
            <w:color w:val="auto"/>
            <w:position w:val="0"/>
            <w:sz w:val="20"/>
            <w:szCs w:val="20"/>
            <w:rFonts w:ascii="Times New Roman" w:eastAsia="黑体" w:hAnsi="黑体" w:hint="default"/>
          </w:rPr>
          <w:delText>－</w:delText>
        </w:r>
      </w:del>
      <w:ins w:id="472" w:author="HeYang" w:date="2017-06-03T21:44:00Z">
        <w:r>
          <w:rPr>
            <w:color w:val="auto"/>
            <w:position w:val="0"/>
            <w:sz w:val="20"/>
            <w:szCs w:val="20"/>
            <w:rFonts w:ascii="Times New Roman" w:eastAsia="黑体" w:hAnsi="黑体" w:hint="default"/>
          </w:rPr>
          <w:t>-</w:t>
        </w:r>
      </w:ins>
      <w:r>
        <w:rPr/>
        <w:rPr>
          <w:rFonts w:ascii="Times New Roman" w:eastAsia="黑体" w:hAnsi="Times New Roman"/>
          <w:shd w:val="clear"/>
          <w:sz w:val="20"/>
          <w:szCs w:val="20"/>
          <w:w w:val="100"/>
        </w:rPr>
        <w:fldChar w:fldCharType="begin"/>
      </w:r>
      <w:r>
        <w:rPr/>
        <w:rPr>
          <w:rFonts w:ascii="Times New Roman" w:eastAsia="黑体" w:hAnsi="Times New Roman"/>
          <w:shd w:val="clear"/>
          <w:sz w:val="20"/>
          <w:szCs w:val="20"/>
          <w:w w:val="100"/>
        </w:rPr>
        <w:instrText xml:space="preserve"> SEQ Figure \* ARABIC \s 1</w:instrText>
      </w:r>
      <w:r>
        <w:rPr/>
        <w:rPr>
          <w:rFonts w:ascii="Times New Roman" w:eastAsia="黑体" w:hAnsi="Times New Roman"/>
          <w:shd w:val="clear"/>
          <w:sz w:val="20"/>
          <w:szCs w:val="20"/>
          <w:w w:val="100"/>
        </w:rPr>
        <w:fldChar w:fldCharType="separate"/>
      </w:r>
      <w:r>
        <w:rPr>
          <w:color w:val="auto"/>
          <w:position w:val="0"/>
          <w:sz w:val="20"/>
          <w:szCs w:val="20"/>
          <w:rFonts w:ascii="Times New Roman" w:eastAsia="黑体" w:hAnsi="黑体" w:hint="default"/>
        </w:rPr>
        <w:t>15</w:t>
      </w:r>
      <w:r>
        <w:rPr/>
        <w:rPr>
          <w:rFonts w:ascii="Times New Roman" w:eastAsia="黑体" w:hAnsi="Times New Roman"/>
          <w:shd w:val="clear"/>
          <w:sz w:val="20"/>
          <w:szCs w:val="20"/>
          <w:w w:val="100"/>
        </w:rPr>
        <w:fldChar w:fldCharType="end"/>
      </w:r>
      <w:r>
        <w:rPr>
          <w:color w:val="auto"/>
          <w:position w:val="0"/>
          <w:sz w:val="20"/>
          <w:szCs w:val="20"/>
          <w:rFonts w:ascii="Times New Roman" w:eastAsia="黑体" w:hAnsi="黑体" w:hint="default"/>
        </w:rPr>
        <w:t>　</w:t>
      </w:r>
      <w:ins w:id="473" w:author="HeYang" w:date="2017-06-03T21:45:00Z">
        <w:r>
          <w:rPr>
            <w:color w:val="auto"/>
            <w:position w:val="0"/>
            <w:sz w:val="20"/>
            <w:szCs w:val="20"/>
            <w:rFonts w:ascii="Times New Roman" w:eastAsia="黑体" w:hAnsi="黑体" w:hint="default"/>
          </w:rPr>
          <w:t>“</w:t>
        </w:r>
      </w:ins>
      <w:del w:id="474" w:author="HeYang" w:date="2017-06-03T21:45:00Z">
        <w:r>
          <w:rPr>
            <w:color w:val="auto"/>
            <w:position w:val="0"/>
            <w:sz w:val="20"/>
            <w:szCs w:val="20"/>
            <w:rFonts w:ascii="Times New Roman" w:eastAsia="黑体" w:hAnsi="黑体" w:hint="default"/>
          </w:rPr>
          <w:delText>”</w:delText>
        </w:r>
      </w:del>
      <w:r>
        <w:rPr>
          <w:color w:val="auto"/>
          <w:position w:val="0"/>
          <w:sz w:val="20"/>
          <w:szCs w:val="20"/>
          <w:rFonts w:ascii="Times New Roman" w:eastAsia="黑体" w:hAnsi="黑体" w:hint="default"/>
        </w:rPr>
        <w:t xml:space="preserve">Refresh” Flow Diagram</w:t>
      </w:r>
    </w:p>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sz w:val="20"/>
        </w:rPr>
        <w:drawing>
          <wp:anchor distT="0" distB="0" distL="114300" distR="114300" simplePos="0" relativeHeight="251625044" behindDoc="0" locked="0" layoutInCell="1" allowOverlap="1">
            <wp:simplePos x="0" y="0"/>
            <wp:positionH relativeFrom="column">
              <wp:posOffset>2839725</wp:posOffset>
            </wp:positionH>
            <wp:positionV relativeFrom="paragraph">
              <wp:posOffset>22864</wp:posOffset>
            </wp:positionV>
            <wp:extent cx="2437130" cy="2509520"/>
            <wp:effectExtent l="0" t="0" r="1270" b="5080"/>
            <wp:wrapSquare wrapText="bothSides"/>
            <wp:docPr id="13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Users/Administrator/AppData/Roaming/JisuOffice/ETemp/7952_7660896/image36.png"/>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a:xfrm>
                      <a:off x="0" y="0"/>
                      <a:ext cx="2437765" cy="2510155"/>
                    </a:xfrm>
                    <a:prstGeom prst="rect"/>
                    <a:ln cap="flat"/>
                  </pic:spPr>
                </pic:pic>
              </a:graphicData>
            </a:graphic>
          </wp:anchor>
        </w:drawing>
      </w:r>
      <w:r>
        <w:rPr>
          <w:sz w:val="20"/>
        </w:rPr>
        <w:drawing>
          <wp:inline distT="0" distB="0" distL="0" distR="0">
            <wp:extent cx="2644140" cy="2505075"/>
            <wp:effectExtent l="0" t="0" r="4445" b="0"/>
            <wp:docPr id="13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Users/Administrator/AppData/Roaming/JisuOffice/ETemp/7952_7660896/image37.png"/>
                    <pic:cNvPicPr>
                      <a:picLocks noChangeAspect="1" noChangeArrowheads="1"/>
                    </pic:cNvPicPr>
                  </pic:nvPicPr>
                  <pic:blipFill>
                    <a:blip r:embed="rId47" cstate="print"/>
                    <a:stretch>
                      <a:fillRect/>
                    </a:stretch>
                  </pic:blipFill>
                  <pic:spPr>
                    <a:xfrm>
                      <a:off x="0" y="0"/>
                      <a:ext cx="2644775" cy="2505710"/>
                    </a:xfrm>
                    <a:prstGeom prst="rect"/>
                    <a:ln cap="flat"/>
                  </pic:spPr>
                </pic:pic>
              </a:graphicData>
            </a:graphic>
          </wp:inline>
        </w:drawing>
      </w:r>
    </w:p>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color w:val="auto"/>
          <w:position w:val="0"/>
          <w:sz w:val="20"/>
          <w:szCs w:val="20"/>
          <w:rFonts w:ascii="Times New Roman" w:eastAsia="黑体" w:hAnsi="黑体" w:hint="default"/>
        </w:rPr>
        <w:t xml:space="preserve">　　　　图 </w:t>
      </w:r>
      <w:r>
        <w:rPr>
          <w:color w:val="auto"/>
          <w:position w:val="0"/>
          <w:sz w:val="20"/>
          <w:szCs w:val="20"/>
          <w:rFonts w:ascii="Times New Roman" w:eastAsia="黑体" w:hAnsi="黑体" w:hint="default"/>
        </w:rPr>
        <w:t>5</w:t>
      </w:r>
      <w:del w:id="475" w:author="HeYang" w:date="2017-06-03T21:44:00Z">
        <w:r>
          <w:rPr>
            <w:color w:val="auto"/>
            <w:position w:val="0"/>
            <w:sz w:val="20"/>
            <w:szCs w:val="20"/>
            <w:rFonts w:ascii="Times New Roman" w:eastAsia="黑体" w:hAnsi="黑体" w:hint="default"/>
          </w:rPr>
          <w:delText>－</w:delText>
        </w:r>
      </w:del>
      <w:ins w:id="476" w:author="HeYang" w:date="2017-06-03T21:44:00Z">
        <w:r>
          <w:rPr>
            <w:color w:val="auto"/>
            <w:position w:val="0"/>
            <w:sz w:val="20"/>
            <w:szCs w:val="20"/>
            <w:rFonts w:ascii="Times New Roman" w:eastAsia="黑体" w:hAnsi="黑体" w:hint="default"/>
          </w:rPr>
          <w:t>-</w:t>
        </w:r>
      </w:ins>
      <w:r>
        <w:rPr/>
        <w:rPr>
          <w:rFonts w:ascii="Times New Roman" w:eastAsia="黑体" w:hAnsi="Times New Roman"/>
          <w:shd w:val="clear"/>
          <w:sz w:val="20"/>
          <w:szCs w:val="20"/>
          <w:w w:val="100"/>
        </w:rPr>
        <w:fldChar w:fldCharType="begin"/>
      </w:r>
      <w:r>
        <w:rPr/>
        <w:rPr>
          <w:rFonts w:ascii="Times New Roman" w:eastAsia="黑体" w:hAnsi="Times New Roman"/>
          <w:shd w:val="clear"/>
          <w:sz w:val="20"/>
          <w:szCs w:val="20"/>
          <w:w w:val="100"/>
        </w:rPr>
        <w:instrText xml:space="preserve"> SEQ 图 \* ARABIC \s 1</w:instrText>
      </w:r>
      <w:r>
        <w:rPr/>
        <w:rPr>
          <w:rFonts w:ascii="Times New Roman" w:eastAsia="黑体" w:hAnsi="Times New Roman"/>
          <w:shd w:val="clear"/>
          <w:sz w:val="20"/>
          <w:szCs w:val="20"/>
          <w:w w:val="100"/>
        </w:rPr>
        <w:fldChar w:fldCharType="separate"/>
      </w:r>
      <w:r>
        <w:rPr>
          <w:color w:val="auto"/>
          <w:position w:val="0"/>
          <w:sz w:val="20"/>
          <w:szCs w:val="20"/>
          <w:rFonts w:ascii="Times New Roman" w:eastAsia="黑体" w:hAnsi="黑体" w:hint="default"/>
        </w:rPr>
        <w:t>16</w:t>
      </w:r>
      <w:r>
        <w:rPr/>
        <w:rPr>
          <w:rFonts w:ascii="Times New Roman" w:eastAsia="黑体" w:hAnsi="Times New Roman"/>
          <w:shd w:val="clear"/>
          <w:sz w:val="20"/>
          <w:szCs w:val="20"/>
          <w:w w:val="100"/>
        </w:rPr>
        <w:fldChar w:fldCharType="end"/>
      </w:r>
      <w:r>
        <w:rPr>
          <w:color w:val="auto"/>
          <w:position w:val="0"/>
          <w:sz w:val="20"/>
          <w:szCs w:val="20"/>
          <w:rFonts w:ascii="Times New Roman" w:eastAsia="黑体" w:hAnsi="黑体" w:hint="default"/>
        </w:rPr>
        <w:t xml:space="preserve">刷新前系统截图　　　　　　　　　　　　图 </w:t>
      </w:r>
      <w:r>
        <w:rPr>
          <w:color w:val="auto"/>
          <w:position w:val="0"/>
          <w:sz w:val="20"/>
          <w:szCs w:val="20"/>
          <w:rFonts w:ascii="Times New Roman" w:eastAsia="黑体" w:hAnsi="黑体" w:hint="default"/>
        </w:rPr>
        <w:t>5</w:t>
      </w:r>
      <w:del w:id="477" w:author="HeYang" w:date="2017-06-03T21:44:00Z">
        <w:r>
          <w:rPr>
            <w:color w:val="auto"/>
            <w:position w:val="0"/>
            <w:sz w:val="20"/>
            <w:szCs w:val="20"/>
            <w:rFonts w:ascii="Times New Roman" w:eastAsia="黑体" w:hAnsi="黑体" w:hint="default"/>
          </w:rPr>
          <w:delText>－</w:delText>
        </w:r>
      </w:del>
      <w:ins w:id="478" w:author="HeYang" w:date="2017-06-03T21:44:00Z">
        <w:r>
          <w:rPr>
            <w:color w:val="auto"/>
            <w:position w:val="0"/>
            <w:sz w:val="20"/>
            <w:szCs w:val="20"/>
            <w:rFonts w:ascii="Times New Roman" w:eastAsia="黑体" w:hAnsi="黑体" w:hint="default"/>
          </w:rPr>
          <w:t>-</w:t>
        </w:r>
      </w:ins>
      <w:r>
        <w:rPr/>
        <w:rPr>
          <w:rFonts w:ascii="Times New Roman" w:eastAsia="黑体" w:hAnsi="Times New Roman"/>
          <w:shd w:val="clear"/>
          <w:sz w:val="20"/>
          <w:szCs w:val="20"/>
          <w:w w:val="100"/>
        </w:rPr>
        <w:fldChar w:fldCharType="begin"/>
      </w:r>
      <w:r>
        <w:rPr/>
        <w:rPr>
          <w:rFonts w:ascii="Times New Roman" w:eastAsia="黑体" w:hAnsi="Times New Roman"/>
          <w:shd w:val="clear"/>
          <w:sz w:val="20"/>
          <w:szCs w:val="20"/>
          <w:w w:val="100"/>
        </w:rPr>
        <w:instrText xml:space="preserve"> SEQ 图 \* ARABIC \s 1</w:instrText>
      </w:r>
      <w:r>
        <w:rPr/>
        <w:rPr>
          <w:rFonts w:ascii="Times New Roman" w:eastAsia="黑体" w:hAnsi="Times New Roman"/>
          <w:shd w:val="clear"/>
          <w:sz w:val="20"/>
          <w:szCs w:val="20"/>
          <w:w w:val="100"/>
        </w:rPr>
        <w:fldChar w:fldCharType="separate"/>
      </w:r>
      <w:r>
        <w:rPr>
          <w:color w:val="auto"/>
          <w:position w:val="0"/>
          <w:sz w:val="20"/>
          <w:szCs w:val="20"/>
          <w:rFonts w:ascii="Times New Roman" w:eastAsia="黑体" w:hAnsi="黑体" w:hint="default"/>
        </w:rPr>
        <w:t>17</w:t>
      </w:r>
      <w:r>
        <w:rPr/>
        <w:rPr>
          <w:rFonts w:ascii="Times New Roman" w:eastAsia="黑体" w:hAnsi="Times New Roman"/>
          <w:shd w:val="clear"/>
          <w:sz w:val="20"/>
          <w:szCs w:val="20"/>
          <w:w w:val="100"/>
        </w:rPr>
        <w:fldChar w:fldCharType="end"/>
      </w:r>
      <w:r>
        <w:rPr>
          <w:color w:val="auto"/>
          <w:position w:val="0"/>
          <w:sz w:val="20"/>
          <w:szCs w:val="20"/>
          <w:rFonts w:ascii="Times New Roman" w:eastAsia="黑体" w:hAnsi="黑体" w:hint="default"/>
        </w:rPr>
        <w:t>　刷新后系统截图</w:t>
      </w:r>
    </w:p>
    <w:p>
      <w:pPr>
        <w:numPr>
          <w:ilvl w:val="0"/>
          <w:numId w:val="0"/>
        </w:numPr>
        <w:jc w:val="left"/>
        <w:spacing w:lineRule="auto" w:line="240" w:before="0" w:after="160"/>
        <w:ind w:right="0" w:firstLine="0"/>
        <w:rPr>
          <w:color w:val="auto"/>
          <w:position w:val="0"/>
          <w:sz w:val="20"/>
          <w:szCs w:val="20"/>
          <w:rFonts w:ascii="Times New Roman" w:eastAsia="黑体" w:hAnsi="黑体" w:hint="default"/>
          <w:del w:id="479" w:author="HeYang" w:date="2017-06-03T21:45:00Z"/>
        </w:rPr>
        <w:autoSpaceDE w:val="1"/>
        <w:autoSpaceDN w:val="1"/>
      </w:pPr>
      <w:r>
        <w:rPr>
          <w:color w:val="auto"/>
          <w:position w:val="0"/>
          <w:sz w:val="20"/>
          <w:szCs w:val="20"/>
          <w:rFonts w:ascii="Times New Roman" w:eastAsia="黑体" w:hAnsi="黑体" w:hint="default"/>
        </w:rPr>
        <w:t xml:space="preserve">　　Figure </w:t>
      </w:r>
      <w:r>
        <w:rPr>
          <w:color w:val="auto"/>
          <w:position w:val="0"/>
          <w:sz w:val="20"/>
          <w:szCs w:val="20"/>
          <w:rFonts w:ascii="Times New Roman" w:eastAsia="黑体" w:hAnsi="黑体" w:hint="default"/>
        </w:rPr>
        <w:t>5</w:t>
      </w:r>
      <w:del w:id="480" w:author="HeYang" w:date="2017-06-03T21:44:00Z">
        <w:r>
          <w:rPr>
            <w:color w:val="auto"/>
            <w:position w:val="0"/>
            <w:sz w:val="20"/>
            <w:szCs w:val="20"/>
            <w:rFonts w:ascii="Times New Roman" w:eastAsia="黑体" w:hAnsi="黑体" w:hint="default"/>
          </w:rPr>
          <w:delText>－</w:delText>
        </w:r>
      </w:del>
      <w:ins w:id="481" w:author="HeYang" w:date="2017-06-03T21:44:00Z">
        <w:r>
          <w:rPr>
            <w:color w:val="auto"/>
            <w:position w:val="0"/>
            <w:sz w:val="20"/>
            <w:szCs w:val="20"/>
            <w:rFonts w:ascii="Times New Roman" w:eastAsia="黑体" w:hAnsi="黑体" w:hint="default"/>
          </w:rPr>
          <w:t>-</w:t>
        </w:r>
      </w:ins>
      <w:r>
        <w:rPr/>
        <w:rPr>
          <w:rFonts w:ascii="Times New Roman" w:eastAsia="黑体" w:hAnsi="Times New Roman"/>
          <w:shd w:val="clear"/>
          <w:sz w:val="20"/>
          <w:szCs w:val="20"/>
          <w:w w:val="100"/>
        </w:rPr>
        <w:fldChar w:fldCharType="begin"/>
      </w:r>
      <w:r>
        <w:rPr/>
        <w:rPr>
          <w:rFonts w:ascii="Times New Roman" w:eastAsia="黑体" w:hAnsi="Times New Roman"/>
          <w:shd w:val="clear"/>
          <w:sz w:val="20"/>
          <w:szCs w:val="20"/>
          <w:w w:val="100"/>
        </w:rPr>
        <w:instrText xml:space="preserve"> SEQ Figure \* ARABIC \s 1</w:instrText>
      </w:r>
      <w:r>
        <w:rPr/>
        <w:rPr>
          <w:rFonts w:ascii="Times New Roman" w:eastAsia="黑体" w:hAnsi="Times New Roman"/>
          <w:shd w:val="clear"/>
          <w:sz w:val="20"/>
          <w:szCs w:val="20"/>
          <w:w w:val="100"/>
        </w:rPr>
        <w:fldChar w:fldCharType="separate"/>
      </w:r>
      <w:r>
        <w:rPr>
          <w:color w:val="auto"/>
          <w:position w:val="0"/>
          <w:sz w:val="20"/>
          <w:szCs w:val="20"/>
          <w:rFonts w:ascii="Times New Roman" w:eastAsia="黑体" w:hAnsi="黑体" w:hint="default"/>
        </w:rPr>
        <w:t>16</w:t>
      </w:r>
      <w:r>
        <w:rPr/>
        <w:rPr>
          <w:rFonts w:ascii="Times New Roman" w:eastAsia="黑体" w:hAnsi="Times New Roman"/>
          <w:shd w:val="clear"/>
          <w:sz w:val="20"/>
          <w:szCs w:val="20"/>
          <w:w w:val="100"/>
        </w:rPr>
        <w:fldChar w:fldCharType="end"/>
      </w:r>
      <w:r>
        <w:rPr>
          <w:color w:val="auto"/>
          <w:position w:val="0"/>
          <w:sz w:val="20"/>
          <w:szCs w:val="20"/>
          <w:rFonts w:ascii="Times New Roman" w:eastAsia="黑体" w:hAnsi="黑体" w:hint="default"/>
        </w:rPr>
        <w:t xml:space="preserve">　The System Screenshot　　　　　　　 Figure </w:t>
      </w:r>
      <w:r>
        <w:rPr>
          <w:color w:val="auto"/>
          <w:position w:val="0"/>
          <w:sz w:val="20"/>
          <w:szCs w:val="20"/>
          <w:rFonts w:ascii="Times New Roman" w:eastAsia="黑体" w:hAnsi="黑体" w:hint="default"/>
        </w:rPr>
        <w:t>5</w:t>
      </w:r>
      <w:del w:id="482" w:author="HeYang" w:date="2017-06-03T21:44:00Z">
        <w:r>
          <w:rPr>
            <w:color w:val="auto"/>
            <w:position w:val="0"/>
            <w:sz w:val="20"/>
            <w:szCs w:val="20"/>
            <w:rFonts w:ascii="Times New Roman" w:eastAsia="黑体" w:hAnsi="黑体" w:hint="default"/>
          </w:rPr>
          <w:delText>－</w:delText>
        </w:r>
      </w:del>
      <w:ins w:id="483" w:author="HeYang" w:date="2017-06-03T21:44:00Z">
        <w:r>
          <w:rPr>
            <w:color w:val="auto"/>
            <w:position w:val="0"/>
            <w:sz w:val="20"/>
            <w:szCs w:val="20"/>
            <w:rFonts w:ascii="Times New Roman" w:eastAsia="黑体" w:hAnsi="黑体" w:hint="default"/>
          </w:rPr>
          <w:t>-</w:t>
        </w:r>
      </w:ins>
      <w:r>
        <w:rPr/>
        <w:rPr>
          <w:rFonts w:ascii="Times New Roman" w:eastAsia="黑体" w:hAnsi="Times New Roman"/>
          <w:shd w:val="clear"/>
          <w:sz w:val="20"/>
          <w:szCs w:val="20"/>
          <w:w w:val="100"/>
        </w:rPr>
        <w:fldChar w:fldCharType="begin"/>
      </w:r>
      <w:r>
        <w:rPr/>
        <w:rPr>
          <w:rFonts w:ascii="Times New Roman" w:eastAsia="黑体" w:hAnsi="Times New Roman"/>
          <w:shd w:val="clear"/>
          <w:sz w:val="20"/>
          <w:szCs w:val="20"/>
          <w:w w:val="100"/>
        </w:rPr>
        <w:instrText xml:space="preserve"> SEQ Figure \* ARABIC \s 1</w:instrText>
      </w:r>
      <w:r>
        <w:rPr/>
        <w:rPr>
          <w:rFonts w:ascii="Times New Roman" w:eastAsia="黑体" w:hAnsi="Times New Roman"/>
          <w:shd w:val="clear"/>
          <w:sz w:val="20"/>
          <w:szCs w:val="20"/>
          <w:w w:val="100"/>
        </w:rPr>
        <w:fldChar w:fldCharType="separate"/>
      </w:r>
      <w:r>
        <w:rPr>
          <w:color w:val="auto"/>
          <w:position w:val="0"/>
          <w:sz w:val="20"/>
          <w:szCs w:val="20"/>
          <w:rFonts w:ascii="Times New Roman" w:eastAsia="黑体" w:hAnsi="黑体" w:hint="default"/>
        </w:rPr>
        <w:t>17</w:t>
      </w:r>
      <w:r>
        <w:rPr/>
        <w:rPr>
          <w:rFonts w:ascii="Times New Roman" w:eastAsia="黑体" w:hAnsi="Times New Roman"/>
          <w:shd w:val="clear"/>
          <w:sz w:val="20"/>
          <w:szCs w:val="20"/>
          <w:w w:val="100"/>
        </w:rPr>
        <w:fldChar w:fldCharType="end"/>
      </w:r>
      <w:r>
        <w:rPr>
          <w:color w:val="auto"/>
          <w:position w:val="0"/>
          <w:sz w:val="20"/>
          <w:szCs w:val="20"/>
          <w:rFonts w:ascii="Times New Roman" w:eastAsia="黑体" w:hAnsi="黑体" w:hint="default"/>
        </w:rPr>
        <w:t xml:space="preserve">　 The System Screenshot</w:t>
      </w:r>
    </w:p>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del w:id="484" w:author="HeYang" w:date="2017-06-03T21:45:00Z">
        <w:r>
          <w:rPr>
            <w:color w:val="auto"/>
            <w:position w:val="0"/>
            <w:sz w:val="20"/>
            <w:szCs w:val="20"/>
            <w:rFonts w:ascii="Times New Roman" w:eastAsia="黑体" w:hAnsi="黑体" w:hint="default"/>
          </w:rPr>
          <w:delText>　　　</w:delText>
        </w:r>
      </w:del>
      <w:del w:id="485" w:author="HeYang" w:date="2017-06-03T21:45:00Z">
        <w:r>
          <w:rPr>
            <w:color w:val="auto"/>
            <w:position w:val="0"/>
            <w:sz w:val="20"/>
            <w:szCs w:val="20"/>
            <w:rFonts w:ascii="Times New Roman" w:eastAsia="黑体" w:hAnsi="黑体" w:hint="default"/>
          </w:rPr>
          <w:delText xml:space="preserve"> </w:delText>
        </w:r>
      </w:del>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刷新功能一关游戏只能使用一次，不论是那一个难度下，一关内刷新功能只能使</w:t>
      </w:r>
      <w:r>
        <w:rPr>
          <w:color w:val="auto"/>
          <w:position w:val="0"/>
          <w:sz w:val="24"/>
          <w:szCs w:val="24"/>
          <w:rFonts w:ascii="Times New Roman" w:eastAsia="Times New Roman" w:hAnsi="Times New Roman" w:hint="default"/>
        </w:rPr>
        <w:t>用一次，只有通过这一关，下一关中刷新功能才能使用。使用一次之后，按钮将不能点</w:t>
      </w:r>
      <w:r>
        <w:rPr>
          <w:color w:val="auto"/>
          <w:position w:val="0"/>
          <w:sz w:val="24"/>
          <w:szCs w:val="24"/>
          <w:rFonts w:ascii="Times New Roman" w:eastAsia="Times New Roman" w:hAnsi="Times New Roman" w:hint="default"/>
        </w:rPr>
        <w:t>击，状态图如图5</w:t>
      </w:r>
      <w:del w:id="486" w:author="HeYang" w:date="2017-06-03T21:44:00Z">
        <w:r>
          <w:rPr>
            <w:color w:val="auto"/>
            <w:position w:val="0"/>
            <w:sz w:val="24"/>
            <w:szCs w:val="24"/>
            <w:rFonts w:ascii="Times New Roman" w:eastAsia="Times New Roman" w:hAnsi="Times New Roman" w:hint="default"/>
          </w:rPr>
          <w:delText>－</w:delText>
        </w:r>
      </w:del>
      <w:ins w:id="487" w:author="HeYang" w:date="2017-06-03T21:44:00Z">
        <w:r>
          <w:rPr>
            <w:color w:val="auto"/>
            <w:position w:val="0"/>
            <w:sz w:val="24"/>
            <w:szCs w:val="24"/>
            <w:rFonts w:ascii="Times New Roman" w:eastAsia="Times New Roman" w:hAnsi="Times New Roman" w:hint="default"/>
          </w:rPr>
          <w:t>-</w:t>
        </w:r>
      </w:ins>
      <w:r>
        <w:rPr>
          <w:color w:val="auto"/>
          <w:position w:val="0"/>
          <w:sz w:val="24"/>
          <w:szCs w:val="24"/>
          <w:rFonts w:ascii="Times New Roman" w:eastAsia="Times New Roman" w:hAnsi="Times New Roman" w:hint="default"/>
        </w:rPr>
        <w:t>18，系统截图如下图5</w:t>
      </w:r>
      <w:del w:id="488" w:author="HeYang" w:date="2017-06-03T21:44:00Z">
        <w:r>
          <w:rPr>
            <w:color w:val="auto"/>
            <w:position w:val="0"/>
            <w:sz w:val="24"/>
            <w:szCs w:val="24"/>
            <w:rFonts w:ascii="Times New Roman" w:eastAsia="Times New Roman" w:hAnsi="Times New Roman" w:hint="default"/>
          </w:rPr>
          <w:delText>－</w:delText>
        </w:r>
      </w:del>
      <w:ins w:id="489" w:author="HeYang" w:date="2017-06-03T21:44:00Z">
        <w:r>
          <w:rPr>
            <w:color w:val="auto"/>
            <w:position w:val="0"/>
            <w:sz w:val="24"/>
            <w:szCs w:val="24"/>
            <w:rFonts w:ascii="Times New Roman" w:eastAsia="Times New Roman" w:hAnsi="Times New Roman" w:hint="default"/>
          </w:rPr>
          <w:t>-</w:t>
        </w:r>
      </w:ins>
      <w:r>
        <w:rPr>
          <w:color w:val="auto"/>
          <w:position w:val="0"/>
          <w:sz w:val="24"/>
          <w:szCs w:val="24"/>
          <w:rFonts w:ascii="Times New Roman" w:eastAsia="Times New Roman" w:hAnsi="Times New Roman" w:hint="default"/>
        </w:rPr>
        <w:t>19所示。</w:t>
      </w:r>
    </w:p>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sz w:val="20"/>
        </w:rPr>
        <w:drawing>
          <wp:inline distT="0" distB="0" distL="0" distR="0">
            <wp:extent cx="3218815" cy="438150"/>
            <wp:effectExtent l="0" t="0" r="635" b="635"/>
            <wp:docPr id="138"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Users/Administrator/AppData/Roaming/JisuOffice/ETemp/7952_7660896/image38.png"/>
                    <pic:cNvPicPr>
                      <a:picLocks noChangeAspect="1" noChangeArrowheads="1"/>
                    </pic:cNvPicPr>
                  </pic:nvPicPr>
                  <pic:blipFill>
                    <a:blip r:embed="rId48" cstate="print"/>
                    <a:stretch>
                      <a:fillRect/>
                    </a:stretch>
                  </pic:blipFill>
                  <pic:spPr>
                    <a:xfrm>
                      <a:off x="0" y="0"/>
                      <a:ext cx="3219450" cy="438785"/>
                    </a:xfrm>
                    <a:prstGeom prst="rect"/>
                    <a:ln cap="flat"/>
                  </pic:spPr>
                </pic:pic>
              </a:graphicData>
            </a:graphic>
          </wp:inline>
        </w:drawing>
      </w:r>
    </w:p>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color w:val="auto"/>
          <w:position w:val="0"/>
          <w:sz w:val="20"/>
          <w:szCs w:val="20"/>
          <w:rFonts w:ascii="Times New Roman" w:eastAsia="黑体" w:hAnsi="黑体" w:hint="default"/>
        </w:rPr>
        <w:t xml:space="preserve">图 </w:t>
      </w:r>
      <w:r>
        <w:rPr>
          <w:color w:val="auto"/>
          <w:position w:val="0"/>
          <w:sz w:val="20"/>
          <w:szCs w:val="20"/>
          <w:rFonts w:ascii="Times New Roman" w:eastAsia="黑体" w:hAnsi="黑体" w:hint="default"/>
        </w:rPr>
        <w:t>5</w:t>
      </w:r>
      <w:del w:id="490" w:author="HeYang" w:date="2017-06-03T21:44:00Z">
        <w:r>
          <w:rPr>
            <w:color w:val="auto"/>
            <w:position w:val="0"/>
            <w:sz w:val="20"/>
            <w:szCs w:val="20"/>
            <w:rFonts w:ascii="Times New Roman" w:eastAsia="黑体" w:hAnsi="黑体" w:hint="default"/>
          </w:rPr>
          <w:delText>－</w:delText>
        </w:r>
      </w:del>
      <w:ins w:id="491" w:author="HeYang" w:date="2017-06-03T21:44:00Z">
        <w:r>
          <w:rPr>
            <w:color w:val="auto"/>
            <w:position w:val="0"/>
            <w:sz w:val="20"/>
            <w:szCs w:val="20"/>
            <w:rFonts w:ascii="Times New Roman" w:eastAsia="黑体" w:hAnsi="黑体" w:hint="default"/>
          </w:rPr>
          <w:t>-</w:t>
        </w:r>
      </w:ins>
      <w:r>
        <w:rPr/>
        <w:rPr>
          <w:rFonts w:ascii="Times New Roman" w:eastAsia="黑体" w:hAnsi="Times New Roman"/>
          <w:shd w:val="clear"/>
          <w:sz w:val="20"/>
          <w:szCs w:val="20"/>
          <w:w w:val="100"/>
        </w:rPr>
        <w:fldChar w:fldCharType="begin"/>
      </w:r>
      <w:r>
        <w:rPr/>
        <w:rPr>
          <w:rFonts w:ascii="Times New Roman" w:eastAsia="黑体" w:hAnsi="Times New Roman"/>
          <w:shd w:val="clear"/>
          <w:sz w:val="20"/>
          <w:szCs w:val="20"/>
          <w:w w:val="100"/>
        </w:rPr>
        <w:instrText xml:space="preserve"> SEQ 图 \* ARABIC \s 1</w:instrText>
      </w:r>
      <w:r>
        <w:rPr/>
        <w:rPr>
          <w:rFonts w:ascii="Times New Roman" w:eastAsia="黑体" w:hAnsi="Times New Roman"/>
          <w:shd w:val="clear"/>
          <w:sz w:val="20"/>
          <w:szCs w:val="20"/>
          <w:w w:val="100"/>
        </w:rPr>
        <w:fldChar w:fldCharType="separate"/>
      </w:r>
      <w:r>
        <w:rPr>
          <w:color w:val="auto"/>
          <w:position w:val="0"/>
          <w:sz w:val="20"/>
          <w:szCs w:val="20"/>
          <w:rFonts w:ascii="Times New Roman" w:eastAsia="黑体" w:hAnsi="黑体" w:hint="default"/>
        </w:rPr>
        <w:t>18</w:t>
      </w:r>
      <w:r>
        <w:rPr/>
        <w:rPr>
          <w:rFonts w:ascii="Times New Roman" w:eastAsia="黑体" w:hAnsi="Times New Roman"/>
          <w:shd w:val="clear"/>
          <w:sz w:val="20"/>
          <w:szCs w:val="20"/>
          <w:w w:val="100"/>
        </w:rPr>
        <w:fldChar w:fldCharType="end"/>
      </w:r>
      <w:r>
        <w:rPr>
          <w:color w:val="auto"/>
          <w:position w:val="0"/>
          <w:sz w:val="20"/>
          <w:szCs w:val="20"/>
          <w:rFonts w:ascii="Times New Roman" w:eastAsia="黑体" w:hAnsi="黑体" w:hint="default"/>
        </w:rPr>
        <w:t>　刷新按钮状态图</w:t>
      </w:r>
    </w:p>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color w:val="auto"/>
          <w:position w:val="0"/>
          <w:sz w:val="20"/>
          <w:szCs w:val="20"/>
          <w:rFonts w:ascii="Times New Roman" w:eastAsia="黑体" w:hAnsi="黑体" w:hint="default"/>
        </w:rPr>
        <w:t xml:space="preserve">Figure </w:t>
      </w:r>
      <w:r>
        <w:rPr>
          <w:color w:val="auto"/>
          <w:position w:val="0"/>
          <w:sz w:val="20"/>
          <w:szCs w:val="20"/>
          <w:rFonts w:ascii="Times New Roman" w:eastAsia="黑体" w:hAnsi="黑体" w:hint="default"/>
        </w:rPr>
        <w:t>5</w:t>
      </w:r>
      <w:del w:id="492" w:author="HeYang" w:date="2017-06-03T21:44:00Z">
        <w:r>
          <w:rPr>
            <w:color w:val="auto"/>
            <w:position w:val="0"/>
            <w:sz w:val="20"/>
            <w:szCs w:val="20"/>
            <w:rFonts w:ascii="Times New Roman" w:eastAsia="黑体" w:hAnsi="黑体" w:hint="default"/>
          </w:rPr>
          <w:delText>－</w:delText>
        </w:r>
      </w:del>
      <w:ins w:id="493" w:author="HeYang" w:date="2017-06-03T21:44:00Z">
        <w:r>
          <w:rPr>
            <w:color w:val="auto"/>
            <w:position w:val="0"/>
            <w:sz w:val="20"/>
            <w:szCs w:val="20"/>
            <w:rFonts w:ascii="Times New Roman" w:eastAsia="黑体" w:hAnsi="黑体" w:hint="default"/>
          </w:rPr>
          <w:t>-</w:t>
        </w:r>
      </w:ins>
      <w:r>
        <w:rPr/>
        <w:rPr>
          <w:rFonts w:ascii="Times New Roman" w:eastAsia="黑体" w:hAnsi="Times New Roman"/>
          <w:shd w:val="clear"/>
          <w:sz w:val="20"/>
          <w:szCs w:val="20"/>
          <w:w w:val="100"/>
        </w:rPr>
        <w:fldChar w:fldCharType="begin"/>
      </w:r>
      <w:r>
        <w:rPr/>
        <w:rPr>
          <w:rFonts w:ascii="Times New Roman" w:eastAsia="黑体" w:hAnsi="Times New Roman"/>
          <w:shd w:val="clear"/>
          <w:sz w:val="20"/>
          <w:szCs w:val="20"/>
          <w:w w:val="100"/>
        </w:rPr>
        <w:instrText xml:space="preserve"> SEQ Figure \* ARABIC \s 1</w:instrText>
      </w:r>
      <w:r>
        <w:rPr/>
        <w:rPr>
          <w:rFonts w:ascii="Times New Roman" w:eastAsia="黑体" w:hAnsi="Times New Roman"/>
          <w:shd w:val="clear"/>
          <w:sz w:val="20"/>
          <w:szCs w:val="20"/>
          <w:w w:val="100"/>
        </w:rPr>
        <w:fldChar w:fldCharType="separate"/>
      </w:r>
      <w:r>
        <w:rPr>
          <w:color w:val="auto"/>
          <w:position w:val="0"/>
          <w:sz w:val="20"/>
          <w:szCs w:val="20"/>
          <w:rFonts w:ascii="Times New Roman" w:eastAsia="黑体" w:hAnsi="黑体" w:hint="default"/>
        </w:rPr>
        <w:t>18</w:t>
      </w:r>
      <w:r>
        <w:rPr/>
        <w:rPr>
          <w:rFonts w:ascii="Times New Roman" w:eastAsia="黑体" w:hAnsi="Times New Roman"/>
          <w:shd w:val="clear"/>
          <w:sz w:val="20"/>
          <w:szCs w:val="20"/>
          <w:w w:val="100"/>
        </w:rPr>
        <w:fldChar w:fldCharType="end"/>
      </w:r>
      <w:r>
        <w:rPr>
          <w:color w:val="auto"/>
          <w:position w:val="0"/>
          <w:sz w:val="20"/>
          <w:szCs w:val="20"/>
          <w:rFonts w:ascii="Times New Roman" w:eastAsia="黑体" w:hAnsi="黑体" w:hint="default"/>
        </w:rPr>
        <w:t xml:space="preserve">　“Refresh” Button State Diagram</w:t>
      </w:r>
    </w:p>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sz w:val="20"/>
        </w:rPr>
        <w:drawing>
          <wp:inline distT="0" distB="0" distL="0" distR="0">
            <wp:extent cx="1276350" cy="476250"/>
            <wp:effectExtent l="0" t="0" r="635" b="635"/>
            <wp:docPr id="13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Users/Administrator/AppData/Roaming/JisuOffice/ETemp/7952_7660896/image39.png"/>
                    <pic:cNvPicPr>
                      <a:picLocks noChangeAspect="1" noChangeArrowheads="1"/>
                    </pic:cNvPicPr>
                  </pic:nvPicPr>
                  <pic:blipFill>
                    <a:blip r:embed="rId49" cstate="print"/>
                    <a:stretch>
                      <a:fillRect/>
                    </a:stretch>
                  </pic:blipFill>
                  <pic:spPr>
                    <a:xfrm>
                      <a:off x="0" y="0"/>
                      <a:ext cx="1276985" cy="476885"/>
                    </a:xfrm>
                    <a:prstGeom prst="rect"/>
                    <a:ln cap="flat"/>
                  </pic:spPr>
                </pic:pic>
              </a:graphicData>
            </a:graphic>
          </wp:inline>
        </w:drawing>
      </w:r>
    </w:p>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color w:val="auto"/>
          <w:position w:val="0"/>
          <w:sz w:val="20"/>
          <w:szCs w:val="20"/>
          <w:rFonts w:ascii="Times New Roman" w:eastAsia="黑体" w:hAnsi="黑体" w:hint="default"/>
        </w:rPr>
        <w:t xml:space="preserve">图 </w:t>
      </w:r>
      <w:r>
        <w:rPr>
          <w:color w:val="auto"/>
          <w:position w:val="0"/>
          <w:sz w:val="20"/>
          <w:szCs w:val="20"/>
          <w:rFonts w:ascii="Times New Roman" w:eastAsia="黑体" w:hAnsi="黑体" w:hint="default"/>
        </w:rPr>
        <w:t>5</w:t>
      </w:r>
      <w:del w:id="494" w:author="HeYang" w:date="2017-06-03T21:44:00Z">
        <w:r>
          <w:rPr>
            <w:color w:val="auto"/>
            <w:position w:val="0"/>
            <w:sz w:val="20"/>
            <w:szCs w:val="20"/>
            <w:rFonts w:ascii="Times New Roman" w:eastAsia="黑体" w:hAnsi="黑体" w:hint="default"/>
          </w:rPr>
          <w:delText>－</w:delText>
        </w:r>
      </w:del>
      <w:ins w:id="495" w:author="HeYang" w:date="2017-06-03T21:44:00Z">
        <w:r>
          <w:rPr>
            <w:color w:val="auto"/>
            <w:position w:val="0"/>
            <w:sz w:val="20"/>
            <w:szCs w:val="20"/>
            <w:rFonts w:ascii="Times New Roman" w:eastAsia="黑体" w:hAnsi="黑体" w:hint="default"/>
          </w:rPr>
          <w:t>-</w:t>
        </w:r>
      </w:ins>
      <w:r>
        <w:rPr/>
        <w:rPr>
          <w:rFonts w:ascii="Times New Roman" w:eastAsia="黑体" w:hAnsi="Times New Roman"/>
          <w:shd w:val="clear"/>
          <w:sz w:val="20"/>
          <w:szCs w:val="20"/>
          <w:w w:val="100"/>
        </w:rPr>
        <w:fldChar w:fldCharType="begin"/>
      </w:r>
      <w:r>
        <w:rPr/>
        <w:rPr>
          <w:rFonts w:ascii="Times New Roman" w:eastAsia="黑体" w:hAnsi="Times New Roman"/>
          <w:shd w:val="clear"/>
          <w:sz w:val="20"/>
          <w:szCs w:val="20"/>
          <w:w w:val="100"/>
        </w:rPr>
        <w:instrText xml:space="preserve"> SEQ 图 \* ARABIC \s 1</w:instrText>
      </w:r>
      <w:r>
        <w:rPr/>
        <w:rPr>
          <w:rFonts w:ascii="Times New Roman" w:eastAsia="黑体" w:hAnsi="Times New Roman"/>
          <w:shd w:val="clear"/>
          <w:sz w:val="20"/>
          <w:szCs w:val="20"/>
          <w:w w:val="100"/>
        </w:rPr>
        <w:fldChar w:fldCharType="separate"/>
      </w:r>
      <w:r>
        <w:rPr>
          <w:color w:val="auto"/>
          <w:position w:val="0"/>
          <w:sz w:val="20"/>
          <w:szCs w:val="20"/>
          <w:rFonts w:ascii="Times New Roman" w:eastAsia="黑体" w:hAnsi="黑体" w:hint="default"/>
        </w:rPr>
        <w:t>19</w:t>
      </w:r>
      <w:r>
        <w:rPr/>
        <w:rPr>
          <w:rFonts w:ascii="Times New Roman" w:eastAsia="黑体" w:hAnsi="Times New Roman"/>
          <w:shd w:val="clear"/>
          <w:sz w:val="20"/>
          <w:szCs w:val="20"/>
          <w:w w:val="100"/>
        </w:rPr>
        <w:fldChar w:fldCharType="end"/>
      </w:r>
      <w:r>
        <w:rPr>
          <w:color w:val="auto"/>
          <w:position w:val="0"/>
          <w:sz w:val="20"/>
          <w:szCs w:val="20"/>
          <w:rFonts w:ascii="Times New Roman" w:eastAsia="黑体" w:hAnsi="黑体" w:hint="default"/>
        </w:rPr>
        <w:t>　点击一次之后系统截图</w:t>
      </w:r>
    </w:p>
    <w:p>
      <w:pPr>
        <w:numPr>
          <w:ilvl w:val="0"/>
          <w:numId w:val="0"/>
        </w:numPr>
        <w:jc w:val="left"/>
        <w:spacing w:lineRule="auto" w:line="240" w:before="0" w:after="160"/>
        <w:ind w:right="0" w:firstLine="0"/>
        <w:rPr>
          <w:color w:val="000000"/>
          <w:position w:val="0"/>
          <w:sz w:val="20"/>
          <w:szCs w:val="20"/>
          <w:rFonts w:ascii="Times New Roman" w:eastAsia="宋体" w:hAnsi="宋体" w:hint="default"/>
        </w:rPr>
        <w:autoSpaceDE w:val="1"/>
        <w:autoSpaceDN w:val="1"/>
      </w:pPr>
      <w:r>
        <w:rPr>
          <w:color w:val="auto"/>
          <w:position w:val="0"/>
          <w:sz w:val="20"/>
          <w:szCs w:val="20"/>
          <w:rFonts w:ascii="Times New Roman" w:eastAsia="黑体" w:hAnsi="黑体" w:hint="default"/>
        </w:rPr>
        <w:t xml:space="preserve">Figure </w:t>
      </w:r>
      <w:r>
        <w:rPr>
          <w:color w:val="auto"/>
          <w:position w:val="0"/>
          <w:sz w:val="20"/>
          <w:szCs w:val="20"/>
          <w:rFonts w:ascii="Times New Roman" w:eastAsia="黑体" w:hAnsi="黑体" w:hint="default"/>
        </w:rPr>
        <w:t>5</w:t>
      </w:r>
      <w:del w:id="496" w:author="HeYang" w:date="2017-06-03T21:44:00Z">
        <w:r>
          <w:rPr>
            <w:color w:val="auto"/>
            <w:position w:val="0"/>
            <w:sz w:val="20"/>
            <w:szCs w:val="20"/>
            <w:rFonts w:ascii="Times New Roman" w:eastAsia="黑体" w:hAnsi="黑体" w:hint="default"/>
          </w:rPr>
          <w:delText>－</w:delText>
        </w:r>
      </w:del>
      <w:ins w:id="497" w:author="HeYang" w:date="2017-06-03T21:44:00Z">
        <w:r>
          <w:rPr>
            <w:color w:val="auto"/>
            <w:position w:val="0"/>
            <w:sz w:val="20"/>
            <w:szCs w:val="20"/>
            <w:rFonts w:ascii="Times New Roman" w:eastAsia="黑体" w:hAnsi="黑体" w:hint="default"/>
          </w:rPr>
          <w:t>-</w:t>
        </w:r>
      </w:ins>
      <w:r>
        <w:rPr/>
        <w:rPr>
          <w:rFonts w:ascii="Times New Roman" w:eastAsia="黑体" w:hAnsi="Times New Roman"/>
          <w:shd w:val="clear"/>
          <w:sz w:val="20"/>
          <w:szCs w:val="20"/>
          <w:w w:val="100"/>
        </w:rPr>
        <w:fldChar w:fldCharType="begin"/>
      </w:r>
      <w:r>
        <w:rPr/>
        <w:rPr>
          <w:rFonts w:ascii="Times New Roman" w:eastAsia="黑体" w:hAnsi="Times New Roman"/>
          <w:shd w:val="clear"/>
          <w:sz w:val="20"/>
          <w:szCs w:val="20"/>
          <w:w w:val="100"/>
        </w:rPr>
        <w:instrText xml:space="preserve"> SEQ Figure \* ARABIC \s 1</w:instrText>
      </w:r>
      <w:r>
        <w:rPr/>
        <w:rPr>
          <w:rFonts w:ascii="Times New Roman" w:eastAsia="黑体" w:hAnsi="Times New Roman"/>
          <w:shd w:val="clear"/>
          <w:sz w:val="20"/>
          <w:szCs w:val="20"/>
          <w:w w:val="100"/>
        </w:rPr>
        <w:fldChar w:fldCharType="separate"/>
      </w:r>
      <w:r>
        <w:rPr>
          <w:color w:val="auto"/>
          <w:position w:val="0"/>
          <w:sz w:val="20"/>
          <w:szCs w:val="20"/>
          <w:rFonts w:ascii="Times New Roman" w:eastAsia="黑体" w:hAnsi="黑体" w:hint="default"/>
        </w:rPr>
        <w:t>19</w:t>
      </w:r>
      <w:r>
        <w:rPr/>
        <w:rPr>
          <w:rFonts w:ascii="Times New Roman" w:eastAsia="黑体" w:hAnsi="Times New Roman"/>
          <w:shd w:val="clear"/>
          <w:sz w:val="20"/>
          <w:szCs w:val="20"/>
          <w:w w:val="100"/>
        </w:rPr>
        <w:fldChar w:fldCharType="end"/>
      </w:r>
      <w:r>
        <w:rPr>
          <w:color w:val="auto"/>
          <w:position w:val="0"/>
          <w:sz w:val="20"/>
          <w:szCs w:val="20"/>
          <w:rFonts w:ascii="Times New Roman" w:eastAsia="黑体" w:hAnsi="黑体" w:hint="default"/>
        </w:rPr>
        <w:t xml:space="preserve">　The System Screenshot</w:t>
      </w:r>
    </w:p>
    <w:p>
      <w:pPr>
        <w:numPr>
          <w:ilvl w:val="0"/>
          <w:numId w:val="0"/>
        </w:numPr>
        <w:jc w:val="left"/>
        <w:spacing w:lineRule="auto" w:line="240" w:before="0" w:after="160"/>
        <w:ind w:right="0" w:firstLine="480"/>
        <w:rPr>
          <w:color w:val="000000"/>
          <w:position w:val="0"/>
          <w:sz w:val="24"/>
          <w:szCs w:val="24"/>
          <w:rFonts w:ascii="Times New Roman" w:eastAsia="宋体" w:hAnsi="宋体" w:hint="default"/>
        </w:rPr>
        <w:autoSpaceDE w:val="0"/>
        <w:autoSpaceDN w:val="0"/>
      </w:pPr>
      <w:r>
        <w:rPr>
          <w:color w:val="000000"/>
          <w:position w:val="0"/>
          <w:sz w:val="24"/>
          <w:szCs w:val="24"/>
          <w:rFonts w:ascii="Times New Roman" w:eastAsia="宋体" w:hAnsi="宋体" w:hint="default"/>
        </w:rPr>
        <w:t>刷新功能部分代码如下：</w:t>
      </w:r>
    </w:p>
    <w:p>
      <w:pPr>
        <w:numPr>
          <w:ilvl w:val="0"/>
          <w:numId w:val="0"/>
        </w:numPr>
        <w:jc w:val="left"/>
        <w:spacing w:lineRule="auto" w:line="240" w:before="0" w:after="160"/>
        <w:ind w:left="60" w:right="0" w:firstLine="420"/>
        <w:rPr>
          <w:color w:val="auto"/>
          <w:position w:val="0"/>
          <w:sz w:val="24"/>
          <w:szCs w:val="24"/>
          <w:rFonts w:ascii="Times New Roman" w:eastAsia="宋体" w:hAnsi="宋体" w:hint="default"/>
        </w:rPr>
        <w:autoSpaceDE w:val="0"/>
        <w:autoSpaceDN w:val="0"/>
      </w:pPr>
      <w:r>
        <w:rPr>
          <w:b w:val="1"/>
          <w:color w:val="7F0055"/>
          <w:position w:val="0"/>
          <w:sz w:val="24"/>
          <w:szCs w:val="24"/>
          <w:rFonts w:ascii="Times New Roman" w:eastAsia="宋体" w:hAnsi="宋体" w:hint="default"/>
        </w:rPr>
        <w:t>if</w:t>
      </w:r>
      <w:r>
        <w:rPr>
          <w:color w:val="000000"/>
          <w:position w:val="0"/>
          <w:sz w:val="24"/>
          <w:szCs w:val="24"/>
          <w:rFonts w:ascii="Times New Roman" w:eastAsia="宋体" w:hAnsi="宋体" w:hint="default"/>
        </w:rPr>
        <w:t xml:space="preserve"> (</w:t>
      </w:r>
      <w:r>
        <w:rPr>
          <w:color w:val="6A3E3E"/>
          <w:position w:val="0"/>
          <w:sz w:val="24"/>
          <w:szCs w:val="24"/>
          <w:rFonts w:ascii="Times New Roman" w:eastAsia="宋体" w:hAnsi="宋体" w:hint="default"/>
        </w:rPr>
        <w:t>e</w:t>
      </w:r>
      <w:r>
        <w:rPr>
          <w:color w:val="000000"/>
          <w:position w:val="0"/>
          <w:sz w:val="24"/>
          <w:szCs w:val="24"/>
          <w:rFonts w:ascii="Times New Roman" w:eastAsia="宋体" w:hAnsi="宋体" w:hint="default"/>
        </w:rPr>
        <w:t xml:space="preserve">.getSource() == </w:t>
      </w:r>
      <w:r>
        <w:rPr>
          <w:color w:val="0000C0"/>
          <w:position w:val="0"/>
          <w:sz w:val="24"/>
          <w:szCs w:val="24"/>
          <w:rFonts w:ascii="Times New Roman" w:eastAsia="宋体" w:hAnsi="宋体" w:hint="default"/>
        </w:rPr>
        <w:t>reLoad</w:t>
      </w:r>
      <w:r>
        <w:rPr>
          <w:color w:val="000000"/>
          <w:position w:val="0"/>
          <w:sz w:val="24"/>
          <w:szCs w:val="24"/>
          <w:rFonts w:ascii="Times New Roman" w:eastAsia="宋体" w:hAnsi="宋体" w:hint="default"/>
        </w:rPr>
        <w:t xml:space="preserve">) {</w:t>
      </w:r>
    </w:p>
    <w:p>
      <w:pPr>
        <w:numPr>
          <w:ilvl w:val="0"/>
          <w:numId w:val="0"/>
        </w:numPr>
        <w:jc w:val="left"/>
        <w:spacing w:lineRule="auto" w:line="240" w:before="0" w:after="160"/>
        <w:ind w:right="0" w:firstLine="0"/>
        <w:rPr>
          <w:color w:val="auto"/>
          <w:position w:val="0"/>
          <w:sz w:val="24"/>
          <w:szCs w:val="24"/>
          <w:rFonts w:ascii="Times New Roman" w:eastAsia="宋体" w:hAnsi="宋体" w:hint="default"/>
        </w:rPr>
        <w:autoSpaceDE w:val="0"/>
        <w:autoSpaceDN w:val="0"/>
      </w:pP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chongzai();</w:t>
      </w:r>
    </w:p>
    <w:p>
      <w:pPr>
        <w:numPr>
          <w:ilvl w:val="0"/>
          <w:numId w:val="0"/>
        </w:numPr>
        <w:jc w:val="left"/>
        <w:spacing w:lineRule="auto" w:line="240" w:before="0" w:after="160"/>
        <w:ind w:right="0" w:firstLine="480"/>
        <w:rPr>
          <w:color w:val="000000"/>
          <w:position w:val="0"/>
          <w:sz w:val="24"/>
          <w:szCs w:val="24"/>
          <w:rFonts w:ascii="Times New Roman" w:eastAsia="宋体" w:hAnsi="宋体" w:hint="default"/>
        </w:rPr>
        <w:autoSpaceDE w:val="0"/>
        <w:autoSpaceDN w:val="0"/>
      </w:pPr>
      <w:r>
        <w:rPr>
          <w:color w:val="000000"/>
          <w:position w:val="0"/>
          <w:sz w:val="24"/>
          <w:szCs w:val="24"/>
          <w:rFonts w:ascii="Times New Roman" w:eastAsia="宋体" w:hAnsi="宋体" w:hint="default"/>
        </w:rPr>
        <w:tab/>
      </w:r>
      <w:r>
        <w:rPr>
          <w:color w:val="0000C0"/>
          <w:position w:val="0"/>
          <w:sz w:val="24"/>
          <w:szCs w:val="24"/>
          <w:rFonts w:ascii="Times New Roman" w:eastAsia="宋体" w:hAnsi="宋体" w:hint="default"/>
        </w:rPr>
        <w:t>reLoad</w:t>
      </w:r>
      <w:r>
        <w:rPr>
          <w:color w:val="000000"/>
          <w:position w:val="0"/>
          <w:sz w:val="24"/>
          <w:szCs w:val="24"/>
          <w:rFonts w:ascii="Times New Roman" w:eastAsia="宋体" w:hAnsi="宋体" w:hint="default"/>
        </w:rPr>
        <w:t>.setEnabled(</w:t>
      </w:r>
      <w:r>
        <w:rPr>
          <w:b w:val="1"/>
          <w:color w:val="7F0055"/>
          <w:position w:val="0"/>
          <w:sz w:val="24"/>
          <w:szCs w:val="24"/>
          <w:rFonts w:ascii="Times New Roman" w:eastAsia="宋体" w:hAnsi="宋体" w:hint="default"/>
        </w:rPr>
        <w:t>false</w:t>
      </w:r>
      <w:r>
        <w:rPr>
          <w:color w:val="000000"/>
          <w:position w:val="0"/>
          <w:sz w:val="24"/>
          <w:szCs w:val="24"/>
          <w:rFonts w:ascii="Times New Roman" w:eastAsia="宋体" w:hAnsi="宋体" w:hint="default"/>
        </w:rPr>
        <w:t>);</w:t>
      </w:r>
    </w:p>
    <w:p>
      <w:pPr>
        <w:numPr>
          <w:ilvl w:val="0"/>
          <w:numId w:val="0"/>
        </w:numPr>
        <w:jc w:val="left"/>
        <w:spacing w:lineRule="auto" w:line="240" w:before="0" w:after="160"/>
        <w:ind w:right="0" w:firstLine="480"/>
        <w:rPr>
          <w:color w:val="000000"/>
          <w:position w:val="0"/>
          <w:sz w:val="24"/>
          <w:szCs w:val="24"/>
          <w:rFonts w:ascii="Times New Roman" w:eastAsia="宋体" w:hAnsi="宋体" w:hint="default"/>
        </w:rPr>
        <w:autoSpaceDE w:val="0"/>
        <w:autoSpaceDN w:val="0"/>
      </w:pPr>
      <w:r>
        <w:rPr>
          <w:color w:val="000000"/>
          <w:position w:val="0"/>
          <w:sz w:val="24"/>
          <w:szCs w:val="24"/>
          <w:rFonts w:ascii="Times New Roman" w:eastAsia="宋体" w:hAnsi="宋体" w:hint="default"/>
        </w:rPr>
        <w:t>chongzai()中部分代码如下：</w:t>
      </w:r>
    </w:p>
    <w:p>
      <w:pPr>
        <w:numPr>
          <w:ilvl w:val="0"/>
          <w:numId w:val="0"/>
        </w:numPr>
        <w:jc w:val="left"/>
        <w:spacing w:lineRule="auto" w:line="240" w:before="0" w:after="160"/>
        <w:ind w:left="60" w:right="0" w:firstLine="420"/>
        <w:rPr>
          <w:color w:val="auto"/>
          <w:position w:val="0"/>
          <w:sz w:val="24"/>
          <w:szCs w:val="24"/>
          <w:rFonts w:ascii="Times New Roman" w:eastAsia="宋体" w:hAnsi="宋体" w:hint="default"/>
        </w:rPr>
        <w:autoSpaceDE w:val="0"/>
        <w:autoSpaceDN w:val="0"/>
      </w:pPr>
      <w:r>
        <w:rPr>
          <w:b w:val="1"/>
          <w:color w:val="7F0055"/>
          <w:position w:val="0"/>
          <w:sz w:val="24"/>
          <w:szCs w:val="24"/>
          <w:rFonts w:ascii="Times New Roman" w:eastAsia="宋体" w:hAnsi="宋体" w:hint="default"/>
        </w:rPr>
        <w:t>for</w:t>
      </w:r>
      <w:r>
        <w:rPr>
          <w:color w:val="000000"/>
          <w:position w:val="0"/>
          <w:sz w:val="24"/>
          <w:szCs w:val="24"/>
          <w:rFonts w:ascii="Times New Roman" w:eastAsia="宋体" w:hAnsi="宋体" w:hint="default"/>
        </w:rPr>
        <w:t xml:space="preserve"> (</w:t>
      </w:r>
      <w:r>
        <w:rPr>
          <w:b w:val="1"/>
          <w:color w:val="7F0055"/>
          <w:position w:val="0"/>
          <w:sz w:val="24"/>
          <w:szCs w:val="24"/>
          <w:rFonts w:ascii="Times New Roman" w:eastAsia="宋体" w:hAnsi="宋体" w:hint="default"/>
        </w:rPr>
        <w:t>int</w:t>
      </w:r>
      <w:r>
        <w:rPr>
          <w:color w:val="000000"/>
          <w:position w:val="0"/>
          <w:sz w:val="24"/>
          <w:szCs w:val="24"/>
          <w:rFonts w:ascii="Times New Roman" w:eastAsia="宋体" w:hAnsi="宋体" w:hint="default"/>
        </w:rPr>
        <w:t xml:space="preserve"> </w:t>
      </w:r>
      <w:r>
        <w:rPr>
          <w:color w:val="6A3E3E"/>
          <w:position w:val="0"/>
          <w:sz w:val="24"/>
          <w:szCs w:val="24"/>
          <w:rFonts w:ascii="Times New Roman" w:eastAsia="宋体" w:hAnsi="宋体" w:hint="default"/>
        </w:rPr>
        <w:t>i</w:t>
      </w:r>
      <w:r>
        <w:rPr>
          <w:color w:val="000000"/>
          <w:position w:val="0"/>
          <w:sz w:val="24"/>
          <w:szCs w:val="24"/>
          <w:rFonts w:ascii="Times New Roman" w:eastAsia="宋体" w:hAnsi="宋体" w:hint="default"/>
        </w:rPr>
        <w:t xml:space="preserve"> = 0; </w:t>
      </w:r>
      <w:r>
        <w:rPr>
          <w:color w:val="6A3E3E"/>
          <w:position w:val="0"/>
          <w:sz w:val="24"/>
          <w:szCs w:val="24"/>
          <w:rFonts w:ascii="Times New Roman" w:eastAsia="宋体" w:hAnsi="宋体" w:hint="default"/>
        </w:rPr>
        <w:t>i</w:t>
      </w:r>
      <w:r>
        <w:rPr>
          <w:color w:val="000000"/>
          <w:position w:val="0"/>
          <w:sz w:val="24"/>
          <w:szCs w:val="24"/>
          <w:rFonts w:ascii="Times New Roman" w:eastAsia="宋体" w:hAnsi="宋体" w:hint="default"/>
        </w:rPr>
        <w:t xml:space="preserve"> &lt; </w:t>
      </w:r>
      <w:r>
        <w:rPr>
          <w:color w:val="0000C0"/>
          <w:position w:val="0"/>
          <w:sz w:val="24"/>
          <w:szCs w:val="24"/>
          <w:rFonts w:ascii="Times New Roman" w:eastAsia="宋体" w:hAnsi="宋体" w:hint="default"/>
        </w:rPr>
        <w:t>jishushengyu</w:t>
      </w:r>
      <w:r>
        <w:rPr>
          <w:color w:val="000000"/>
          <w:position w:val="0"/>
          <w:sz w:val="24"/>
          <w:szCs w:val="24"/>
          <w:rFonts w:ascii="Times New Roman" w:eastAsia="宋体" w:hAnsi="宋体" w:hint="default"/>
        </w:rPr>
        <w:t xml:space="preserve"> / 2; </w:t>
      </w:r>
      <w:r>
        <w:rPr>
          <w:color w:val="6A3E3E"/>
          <w:position w:val="0"/>
          <w:sz w:val="24"/>
          <w:szCs w:val="24"/>
          <w:rFonts w:ascii="Times New Roman" w:eastAsia="宋体" w:hAnsi="宋体" w:hint="default"/>
        </w:rPr>
        <w:t>i</w:t>
      </w:r>
      <w:r>
        <w:rPr>
          <w:color w:val="000000"/>
          <w:position w:val="0"/>
          <w:sz w:val="24"/>
          <w:szCs w:val="24"/>
          <w:rFonts w:ascii="Times New Roman" w:eastAsia="宋体" w:hAnsi="宋体" w:hint="default"/>
        </w:rPr>
        <w:t xml:space="preserve">＋＋) {</w:t>
      </w:r>
    </w:p>
    <w:p>
      <w:pPr>
        <w:numPr>
          <w:ilvl w:val="0"/>
          <w:numId w:val="0"/>
        </w:numPr>
        <w:jc w:val="left"/>
        <w:spacing w:lineRule="auto" w:line="240" w:before="0" w:after="160"/>
        <w:ind w:right="0" w:firstLine="0"/>
        <w:rPr>
          <w:color w:val="auto"/>
          <w:position w:val="0"/>
          <w:sz w:val="24"/>
          <w:szCs w:val="24"/>
          <w:rFonts w:ascii="Times New Roman" w:eastAsia="宋体" w:hAnsi="宋体" w:hint="default"/>
        </w:rPr>
        <w:autoSpaceDE w:val="0"/>
        <w:autoSpaceDN w:val="0"/>
      </w:pP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C0"/>
          <w:position w:val="0"/>
          <w:sz w:val="24"/>
          <w:szCs w:val="24"/>
          <w:rFonts w:ascii="Times New Roman" w:eastAsia="宋体" w:hAnsi="宋体" w:hint="default"/>
        </w:rPr>
        <w:t>kind</w:t>
      </w:r>
      <w:r>
        <w:rPr>
          <w:color w:val="000000"/>
          <w:position w:val="0"/>
          <w:sz w:val="24"/>
          <w:szCs w:val="24"/>
          <w:rFonts w:ascii="Times New Roman" w:eastAsia="宋体" w:hAnsi="宋体" w:hint="default"/>
        </w:rPr>
        <w:t xml:space="preserve"> = </w:t>
      </w:r>
      <w:r>
        <w:rPr>
          <w:color w:val="6A3E3E"/>
          <w:position w:val="0"/>
          <w:sz w:val="24"/>
          <w:szCs w:val="24"/>
          <w:rFonts w:ascii="Times New Roman" w:eastAsia="宋体" w:hAnsi="宋体" w:hint="default"/>
        </w:rPr>
        <w:t>random</w:t>
      </w:r>
      <w:r>
        <w:rPr>
          <w:color w:val="000000"/>
          <w:position w:val="0"/>
          <w:sz w:val="24"/>
          <w:szCs w:val="24"/>
          <w:rFonts w:ascii="Times New Roman" w:eastAsia="宋体" w:hAnsi="宋体" w:hint="default"/>
        </w:rPr>
        <w:t>.nextInt(</w:t>
      </w:r>
      <w:r>
        <w:rPr>
          <w:color w:val="0000C0"/>
          <w:position w:val="0"/>
          <w:sz w:val="24"/>
          <w:szCs w:val="24"/>
          <w:rFonts w:ascii="Times New Roman" w:eastAsia="宋体" w:hAnsi="宋体" w:hint="default"/>
        </w:rPr>
        <w:t>Kinds</w:t>
      </w:r>
      <w:r>
        <w:rPr>
          <w:color w:val="000000"/>
          <w:position w:val="0"/>
          <w:sz w:val="24"/>
          <w:szCs w:val="24"/>
          <w:rFonts w:ascii="Times New Roman" w:eastAsia="宋体" w:hAnsi="宋体" w:hint="default"/>
        </w:rPr>
        <w:t xml:space="preserve">) ＋ 1;</w:t>
      </w:r>
    </w:p>
    <w:p>
      <w:pPr>
        <w:numPr>
          <w:ilvl w:val="0"/>
          <w:numId w:val="0"/>
        </w:numPr>
        <w:jc w:val="left"/>
        <w:spacing w:lineRule="auto" w:line="240" w:before="0" w:after="160"/>
        <w:ind w:right="0" w:firstLine="0"/>
        <w:rPr>
          <w:color w:val="auto"/>
          <w:position w:val="0"/>
          <w:sz w:val="24"/>
          <w:szCs w:val="24"/>
          <w:rFonts w:ascii="Times New Roman" w:eastAsia="宋体" w:hAnsi="宋体" w:hint="default"/>
        </w:rPr>
        <w:autoSpaceDE w:val="0"/>
        <w:autoSpaceDN w:val="0"/>
      </w:pP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b w:val="1"/>
          <w:color w:val="7F0055"/>
          <w:position w:val="0"/>
          <w:sz w:val="24"/>
          <w:szCs w:val="24"/>
          <w:rFonts w:ascii="Times New Roman" w:eastAsia="宋体" w:hAnsi="宋体" w:hint="default"/>
        </w:rPr>
        <w:t>do</w:t>
      </w:r>
      <w:r>
        <w:rPr>
          <w:color w:val="000000"/>
          <w:position w:val="0"/>
          <w:sz w:val="24"/>
          <w:szCs w:val="24"/>
          <w:rFonts w:ascii="Times New Roman" w:eastAsia="宋体" w:hAnsi="宋体" w:hint="default"/>
        </w:rPr>
        <w:t xml:space="preserve"> {</w:t>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p>
    <w:p>
      <w:pPr>
        <w:numPr>
          <w:ilvl w:val="0"/>
          <w:numId w:val="0"/>
        </w:numPr>
        <w:jc w:val="left"/>
        <w:spacing w:lineRule="auto" w:line="240" w:before="0" w:after="160"/>
        <w:ind w:right="0" w:firstLine="0"/>
        <w:rPr>
          <w:color w:val="auto"/>
          <w:position w:val="0"/>
          <w:sz w:val="24"/>
          <w:szCs w:val="24"/>
          <w:rFonts w:ascii="Times New Roman" w:eastAsia="宋体" w:hAnsi="宋体" w:hint="default"/>
        </w:rPr>
        <w:autoSpaceDE w:val="0"/>
        <w:autoSpaceDN w:val="0"/>
      </w:pP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C0"/>
          <w:position w:val="0"/>
          <w:sz w:val="24"/>
          <w:szCs w:val="24"/>
          <w:rFonts w:ascii="Times New Roman" w:eastAsia="宋体" w:hAnsi="宋体" w:hint="default"/>
        </w:rPr>
        <w:t>randomx1</w:t>
      </w:r>
      <w:r>
        <w:rPr>
          <w:color w:val="000000"/>
          <w:position w:val="0"/>
          <w:sz w:val="24"/>
          <w:szCs w:val="24"/>
          <w:rFonts w:ascii="Times New Roman" w:eastAsia="宋体" w:hAnsi="宋体" w:hint="default"/>
        </w:rPr>
        <w:t xml:space="preserve"> = </w:t>
      </w:r>
      <w:r>
        <w:rPr>
          <w:color w:val="6A3E3E"/>
          <w:position w:val="0"/>
          <w:sz w:val="24"/>
          <w:szCs w:val="24"/>
          <w:rFonts w:ascii="Times New Roman" w:eastAsia="宋体" w:hAnsi="宋体" w:hint="default"/>
        </w:rPr>
        <w:t>random</w:t>
      </w:r>
      <w:r>
        <w:rPr>
          <w:color w:val="000000"/>
          <w:position w:val="0"/>
          <w:sz w:val="24"/>
          <w:szCs w:val="24"/>
          <w:rFonts w:ascii="Times New Roman" w:eastAsia="宋体" w:hAnsi="宋体" w:hint="default"/>
        </w:rPr>
        <w:t>.nextInt(8);</w:t>
      </w:r>
      <w:r>
        <w:rPr>
          <w:color w:val="3F7F5F"/>
          <w:position w:val="0"/>
          <w:sz w:val="24"/>
          <w:szCs w:val="24"/>
          <w:rFonts w:ascii="Times New Roman" w:eastAsia="宋体" w:hAnsi="宋体" w:hint="default"/>
        </w:rPr>
        <w:t>//0</w:t>
      </w:r>
      <w:del w:id="498" w:author="HeYang" w:date="2017-06-03T21:44:00Z">
        <w:r>
          <w:rPr>
            <w:color w:val="3F7F5F"/>
            <w:position w:val="0"/>
            <w:sz w:val="24"/>
            <w:szCs w:val="24"/>
            <w:rFonts w:ascii="Times New Roman" w:eastAsia="宋体" w:hAnsi="宋体" w:hint="default"/>
          </w:rPr>
          <w:delText>－</w:delText>
        </w:r>
      </w:del>
      <w:ins w:id="499" w:author="HeYang" w:date="2017-06-03T21:44:00Z">
        <w:r>
          <w:rPr>
            <w:color w:val="3F7F5F"/>
            <w:position w:val="0"/>
            <w:sz w:val="24"/>
            <w:szCs w:val="24"/>
            <w:rFonts w:ascii="Times New Roman" w:eastAsia="宋体" w:hAnsi="宋体" w:hint="default"/>
          </w:rPr>
          <w:t>-</w:t>
        </w:r>
      </w:ins>
      <w:r>
        <w:rPr>
          <w:color w:val="3F7F5F"/>
          <w:position w:val="0"/>
          <w:sz w:val="24"/>
          <w:szCs w:val="24"/>
          <w:rFonts w:ascii="Times New Roman" w:eastAsia="宋体" w:hAnsi="宋体" w:hint="default"/>
        </w:rPr>
        <w:t>8随机数</w:t>
      </w:r>
    </w:p>
    <w:p>
      <w:pPr>
        <w:numPr>
          <w:ilvl w:val="0"/>
          <w:numId w:val="0"/>
        </w:numPr>
        <w:jc w:val="left"/>
        <w:spacing w:lineRule="auto" w:line="240" w:before="0" w:after="160"/>
        <w:ind w:right="0" w:firstLine="0"/>
        <w:rPr>
          <w:color w:val="auto"/>
          <w:position w:val="0"/>
          <w:sz w:val="24"/>
          <w:szCs w:val="24"/>
          <w:rFonts w:ascii="Times New Roman" w:eastAsia="宋体" w:hAnsi="宋体" w:hint="default"/>
        </w:rPr>
        <w:autoSpaceDE w:val="0"/>
        <w:autoSpaceDN w:val="0"/>
      </w:pP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C0"/>
          <w:position w:val="0"/>
          <w:sz w:val="24"/>
          <w:szCs w:val="24"/>
          <w:rFonts w:ascii="Times New Roman" w:eastAsia="宋体" w:hAnsi="宋体" w:hint="default"/>
        </w:rPr>
        <w:t>randomy1</w:t>
      </w:r>
      <w:r>
        <w:rPr>
          <w:color w:val="000000"/>
          <w:position w:val="0"/>
          <w:sz w:val="24"/>
          <w:szCs w:val="24"/>
          <w:rFonts w:ascii="Times New Roman" w:eastAsia="宋体" w:hAnsi="宋体" w:hint="default"/>
        </w:rPr>
        <w:t xml:space="preserve"> = </w:t>
      </w:r>
      <w:r>
        <w:rPr>
          <w:color w:val="6A3E3E"/>
          <w:position w:val="0"/>
          <w:sz w:val="24"/>
          <w:szCs w:val="24"/>
          <w:rFonts w:ascii="Times New Roman" w:eastAsia="宋体" w:hAnsi="宋体" w:hint="default"/>
        </w:rPr>
        <w:t>random</w:t>
      </w:r>
      <w:r>
        <w:rPr>
          <w:color w:val="000000"/>
          <w:position w:val="0"/>
          <w:sz w:val="24"/>
          <w:szCs w:val="24"/>
          <w:rFonts w:ascii="Times New Roman" w:eastAsia="宋体" w:hAnsi="宋体" w:hint="default"/>
        </w:rPr>
        <w:t>.nextInt(8);</w:t>
      </w:r>
    </w:p>
    <w:p>
      <w:pPr>
        <w:numPr>
          <w:ilvl w:val="0"/>
          <w:numId w:val="0"/>
        </w:numPr>
        <w:jc w:val="left"/>
        <w:spacing w:lineRule="auto" w:line="240" w:before="0" w:after="160"/>
        <w:ind w:right="0" w:firstLine="0"/>
        <w:rPr>
          <w:color w:val="auto"/>
          <w:position w:val="0"/>
          <w:sz w:val="24"/>
          <w:szCs w:val="24"/>
          <w:rFonts w:ascii="Times New Roman" w:eastAsia="宋体" w:hAnsi="宋体" w:hint="default"/>
          <w:del w:id="500" w:author="HeYang" w:date="2017-06-03T21:45:00Z"/>
        </w:rPr>
        <w:autoSpaceDE w:val="0"/>
        <w:autoSpaceDN w:val="0"/>
      </w:pP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 xml:space="preserve">} </w:t>
      </w:r>
      <w:r>
        <w:rPr>
          <w:b w:val="1"/>
          <w:color w:val="7F0055"/>
          <w:position w:val="0"/>
          <w:sz w:val="24"/>
          <w:szCs w:val="24"/>
          <w:rFonts w:ascii="Times New Roman" w:eastAsia="宋体" w:hAnsi="宋体" w:hint="default"/>
        </w:rPr>
        <w:t>while</w:t>
      </w:r>
      <w:r>
        <w:rPr>
          <w:color w:val="000000"/>
          <w:position w:val="0"/>
          <w:sz w:val="24"/>
          <w:szCs w:val="24"/>
          <w:rFonts w:ascii="Times New Roman" w:eastAsia="宋体" w:hAnsi="宋体" w:hint="default"/>
        </w:rPr>
        <w:t xml:space="preserve"> (</w:t>
      </w:r>
      <w:r>
        <w:rPr>
          <w:color w:val="0000C0"/>
          <w:position w:val="0"/>
          <w:sz w:val="24"/>
          <w:szCs w:val="24"/>
          <w:rFonts w:ascii="Times New Roman" w:eastAsia="宋体" w:hAnsi="宋体" w:hint="default"/>
        </w:rPr>
        <w:t>map</w:t>
      </w:r>
      <w:r>
        <w:rPr>
          <w:color w:val="000000"/>
          <w:position w:val="0"/>
          <w:sz w:val="24"/>
          <w:szCs w:val="24"/>
          <w:rFonts w:ascii="Times New Roman" w:eastAsia="宋体" w:hAnsi="宋体" w:hint="default"/>
        </w:rPr>
        <w:t>[</w:t>
      </w:r>
      <w:r>
        <w:rPr>
          <w:color w:val="0000C0"/>
          <w:position w:val="0"/>
          <w:sz w:val="24"/>
          <w:szCs w:val="24"/>
          <w:rFonts w:ascii="Times New Roman" w:eastAsia="宋体" w:hAnsi="宋体" w:hint="default"/>
        </w:rPr>
        <w:t>randomy1</w:t>
      </w:r>
      <w:r>
        <w:rPr>
          <w:color w:val="000000"/>
          <w:position w:val="0"/>
          <w:sz w:val="24"/>
          <w:szCs w:val="24"/>
          <w:rFonts w:ascii="Times New Roman" w:eastAsia="宋体" w:hAnsi="宋体" w:hint="default"/>
        </w:rPr>
        <w:t>][</w:t>
      </w:r>
      <w:r>
        <w:rPr>
          <w:color w:val="0000C0"/>
          <w:position w:val="0"/>
          <w:sz w:val="24"/>
          <w:szCs w:val="24"/>
          <w:rFonts w:ascii="Times New Roman" w:eastAsia="宋体" w:hAnsi="宋体" w:hint="default"/>
        </w:rPr>
        <w:t>randomx1</w:t>
      </w:r>
      <w:r>
        <w:rPr>
          <w:color w:val="000000"/>
          <w:position w:val="0"/>
          <w:sz w:val="24"/>
          <w:szCs w:val="24"/>
          <w:rFonts w:ascii="Times New Roman" w:eastAsia="宋体" w:hAnsi="宋体" w:hint="default"/>
        </w:rPr>
        <w:t xml:space="preserve">] &gt; 0);</w:t>
      </w:r>
    </w:p>
    <w:p>
      <w:pPr>
        <w:numPr>
          <w:ilvl w:val="0"/>
          <w:numId w:val="0"/>
        </w:numPr>
        <w:jc w:val="left"/>
        <w:spacing w:lineRule="auto" w:line="240" w:before="0" w:after="160"/>
        <w:ind w:right="0" w:firstLine="0"/>
        <w:rPr>
          <w:color w:val="auto"/>
          <w:position w:val="0"/>
          <w:sz w:val="24"/>
          <w:szCs w:val="24"/>
          <w:rFonts w:ascii="Times New Roman" w:eastAsia="宋体" w:hAnsi="宋体" w:hint="default"/>
        </w:rPr>
        <w:autoSpaceDE w:val="0"/>
        <w:autoSpaceDN w:val="0"/>
      </w:pPr>
    </w:p>
    <w:p>
      <w:pPr>
        <w:numPr>
          <w:ilvl w:val="0"/>
          <w:numId w:val="0"/>
        </w:numPr>
        <w:jc w:val="left"/>
        <w:spacing w:lineRule="auto" w:line="240" w:before="0" w:after="160"/>
        <w:ind w:right="0" w:firstLine="0"/>
        <w:rPr>
          <w:color w:val="auto"/>
          <w:position w:val="0"/>
          <w:sz w:val="24"/>
          <w:szCs w:val="24"/>
          <w:rFonts w:ascii="Times New Roman" w:eastAsia="宋体" w:hAnsi="宋体" w:hint="default"/>
          <w:del w:id="501" w:author="HeYang" w:date="2017-06-03T21:45:00Z"/>
        </w:rPr>
        <w:autoSpaceDE w:val="0"/>
        <w:autoSpaceDN w:val="0"/>
      </w:pP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C0"/>
          <w:position w:val="0"/>
          <w:sz w:val="24"/>
          <w:szCs w:val="24"/>
          <w:rFonts w:ascii="Times New Roman" w:eastAsia="宋体" w:hAnsi="宋体" w:hint="default"/>
        </w:rPr>
        <w:t>map</w:t>
      </w:r>
      <w:r>
        <w:rPr>
          <w:color w:val="000000"/>
          <w:position w:val="0"/>
          <w:sz w:val="24"/>
          <w:szCs w:val="24"/>
          <w:rFonts w:ascii="Times New Roman" w:eastAsia="宋体" w:hAnsi="宋体" w:hint="default"/>
        </w:rPr>
        <w:t>[</w:t>
      </w:r>
      <w:r>
        <w:rPr>
          <w:color w:val="0000C0"/>
          <w:position w:val="0"/>
          <w:sz w:val="24"/>
          <w:szCs w:val="24"/>
          <w:rFonts w:ascii="Times New Roman" w:eastAsia="宋体" w:hAnsi="宋体" w:hint="default"/>
        </w:rPr>
        <w:t>randomy1</w:t>
      </w:r>
      <w:r>
        <w:rPr>
          <w:color w:val="000000"/>
          <w:position w:val="0"/>
          <w:sz w:val="24"/>
          <w:szCs w:val="24"/>
          <w:rFonts w:ascii="Times New Roman" w:eastAsia="宋体" w:hAnsi="宋体" w:hint="default"/>
        </w:rPr>
        <w:t>][</w:t>
      </w:r>
      <w:r>
        <w:rPr>
          <w:color w:val="0000C0"/>
          <w:position w:val="0"/>
          <w:sz w:val="24"/>
          <w:szCs w:val="24"/>
          <w:rFonts w:ascii="Times New Roman" w:eastAsia="宋体" w:hAnsi="宋体" w:hint="default"/>
        </w:rPr>
        <w:t>randomx1</w:t>
      </w:r>
      <w:r>
        <w:rPr>
          <w:color w:val="000000"/>
          <w:position w:val="0"/>
          <w:sz w:val="24"/>
          <w:szCs w:val="24"/>
          <w:rFonts w:ascii="Times New Roman" w:eastAsia="宋体" w:hAnsi="宋体" w:hint="default"/>
        </w:rPr>
        <w:t xml:space="preserve">] = </w:t>
      </w:r>
      <w:r>
        <w:rPr>
          <w:color w:val="0000C0"/>
          <w:position w:val="0"/>
          <w:sz w:val="24"/>
          <w:szCs w:val="24"/>
          <w:rFonts w:ascii="Times New Roman" w:eastAsia="宋体" w:hAnsi="宋体" w:hint="default"/>
        </w:rPr>
        <w:t>kind</w:t>
      </w:r>
      <w:r>
        <w:rPr>
          <w:color w:val="000000"/>
          <w:position w:val="0"/>
          <w:sz w:val="24"/>
          <w:szCs w:val="24"/>
          <w:rFonts w:ascii="Times New Roman" w:eastAsia="宋体" w:hAnsi="宋体" w:hint="default"/>
        </w:rPr>
        <w:t>;</w:t>
      </w:r>
    </w:p>
    <w:p>
      <w:pPr>
        <w:numPr>
          <w:ilvl w:val="0"/>
          <w:numId w:val="0"/>
        </w:numPr>
        <w:jc w:val="left"/>
        <w:spacing w:lineRule="auto" w:line="240" w:before="0" w:after="160"/>
        <w:ind w:right="0" w:firstLine="0"/>
        <w:rPr>
          <w:color w:val="auto"/>
          <w:position w:val="0"/>
          <w:sz w:val="24"/>
          <w:szCs w:val="24"/>
          <w:rFonts w:ascii="Times New Roman" w:eastAsia="宋体" w:hAnsi="宋体" w:hint="default"/>
        </w:rPr>
        <w:autoSpaceDE w:val="0"/>
        <w:autoSpaceDN w:val="0"/>
      </w:pPr>
    </w:p>
    <w:p>
      <w:pPr>
        <w:numPr>
          <w:ilvl w:val="0"/>
          <w:numId w:val="0"/>
        </w:numPr>
        <w:jc w:val="left"/>
        <w:spacing w:lineRule="auto" w:line="240" w:before="0" w:after="160"/>
        <w:ind w:right="0" w:firstLine="0"/>
        <w:rPr>
          <w:color w:val="auto"/>
          <w:position w:val="0"/>
          <w:sz w:val="24"/>
          <w:szCs w:val="24"/>
          <w:rFonts w:ascii="Times New Roman" w:eastAsia="宋体" w:hAnsi="宋体" w:hint="default"/>
        </w:rPr>
        <w:autoSpaceDE w:val="0"/>
        <w:autoSpaceDN w:val="0"/>
      </w:pP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b w:val="1"/>
          <w:color w:val="7F0055"/>
          <w:position w:val="0"/>
          <w:sz w:val="24"/>
          <w:szCs w:val="24"/>
          <w:rFonts w:ascii="Times New Roman" w:eastAsia="宋体" w:hAnsi="宋体" w:hint="default"/>
        </w:rPr>
        <w:t>do</w:t>
      </w:r>
      <w:r>
        <w:rPr>
          <w:color w:val="000000"/>
          <w:position w:val="0"/>
          <w:sz w:val="24"/>
          <w:szCs w:val="24"/>
          <w:rFonts w:ascii="Times New Roman" w:eastAsia="宋体" w:hAnsi="宋体" w:hint="default"/>
        </w:rPr>
        <w:t xml:space="preserve"> {</w:t>
      </w:r>
    </w:p>
    <w:p>
      <w:pPr>
        <w:numPr>
          <w:ilvl w:val="0"/>
          <w:numId w:val="0"/>
        </w:numPr>
        <w:jc w:val="left"/>
        <w:spacing w:lineRule="auto" w:line="240" w:before="0" w:after="160"/>
        <w:ind w:right="0" w:firstLine="0"/>
        <w:rPr>
          <w:color w:val="auto"/>
          <w:position w:val="0"/>
          <w:sz w:val="24"/>
          <w:szCs w:val="24"/>
          <w:rFonts w:ascii="Times New Roman" w:eastAsia="宋体" w:hAnsi="宋体" w:hint="default"/>
        </w:rPr>
        <w:autoSpaceDE w:val="0"/>
        <w:autoSpaceDN w:val="0"/>
      </w:pP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C0"/>
          <w:position w:val="0"/>
          <w:sz w:val="24"/>
          <w:szCs w:val="24"/>
          <w:rFonts w:ascii="Times New Roman" w:eastAsia="宋体" w:hAnsi="宋体" w:hint="default"/>
        </w:rPr>
        <w:t>randomx</w:t>
      </w:r>
      <w:r>
        <w:rPr>
          <w:color w:val="000000"/>
          <w:position w:val="0"/>
          <w:sz w:val="24"/>
          <w:szCs w:val="24"/>
          <w:rFonts w:ascii="Times New Roman" w:eastAsia="宋体" w:hAnsi="宋体" w:hint="default"/>
        </w:rPr>
        <w:t xml:space="preserve"> = </w:t>
      </w:r>
      <w:r>
        <w:rPr>
          <w:color w:val="6A3E3E"/>
          <w:position w:val="0"/>
          <w:sz w:val="24"/>
          <w:szCs w:val="24"/>
          <w:rFonts w:ascii="Times New Roman" w:eastAsia="宋体" w:hAnsi="宋体" w:hint="default"/>
        </w:rPr>
        <w:t>random</w:t>
      </w:r>
      <w:r>
        <w:rPr>
          <w:color w:val="000000"/>
          <w:position w:val="0"/>
          <w:sz w:val="24"/>
          <w:szCs w:val="24"/>
          <w:rFonts w:ascii="Times New Roman" w:eastAsia="宋体" w:hAnsi="宋体" w:hint="default"/>
        </w:rPr>
        <w:t>.nextInt(8);</w:t>
      </w:r>
    </w:p>
    <w:p>
      <w:pPr>
        <w:numPr>
          <w:ilvl w:val="0"/>
          <w:numId w:val="0"/>
        </w:numPr>
        <w:jc w:val="left"/>
        <w:spacing w:lineRule="auto" w:line="240" w:before="0" w:after="160"/>
        <w:ind w:right="0" w:firstLine="0"/>
        <w:rPr>
          <w:color w:val="auto"/>
          <w:position w:val="0"/>
          <w:sz w:val="24"/>
          <w:szCs w:val="24"/>
          <w:rFonts w:ascii="Times New Roman" w:eastAsia="宋体" w:hAnsi="宋体" w:hint="default"/>
        </w:rPr>
        <w:autoSpaceDE w:val="0"/>
        <w:autoSpaceDN w:val="0"/>
      </w:pP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C0"/>
          <w:position w:val="0"/>
          <w:sz w:val="24"/>
          <w:szCs w:val="24"/>
          <w:rFonts w:ascii="Times New Roman" w:eastAsia="宋体" w:hAnsi="宋体" w:hint="default"/>
        </w:rPr>
        <w:t>randomy</w:t>
      </w:r>
      <w:r>
        <w:rPr>
          <w:color w:val="000000"/>
          <w:position w:val="0"/>
          <w:sz w:val="24"/>
          <w:szCs w:val="24"/>
          <w:rFonts w:ascii="Times New Roman" w:eastAsia="宋体" w:hAnsi="宋体" w:hint="default"/>
        </w:rPr>
        <w:t xml:space="preserve"> = </w:t>
      </w:r>
      <w:r>
        <w:rPr>
          <w:color w:val="6A3E3E"/>
          <w:position w:val="0"/>
          <w:sz w:val="24"/>
          <w:szCs w:val="24"/>
          <w:rFonts w:ascii="Times New Roman" w:eastAsia="宋体" w:hAnsi="宋体" w:hint="default"/>
        </w:rPr>
        <w:t>random</w:t>
      </w:r>
      <w:r>
        <w:rPr>
          <w:color w:val="000000"/>
          <w:position w:val="0"/>
          <w:sz w:val="24"/>
          <w:szCs w:val="24"/>
          <w:rFonts w:ascii="Times New Roman" w:eastAsia="宋体" w:hAnsi="宋体" w:hint="default"/>
        </w:rPr>
        <w:t>.nextInt(8);</w:t>
      </w:r>
    </w:p>
    <w:p>
      <w:pPr>
        <w:numPr>
          <w:ilvl w:val="0"/>
          <w:numId w:val="0"/>
        </w:numPr>
        <w:jc w:val="left"/>
        <w:spacing w:lineRule="auto" w:line="240" w:before="0" w:after="160"/>
        <w:ind w:right="0" w:firstLine="0"/>
        <w:rPr>
          <w:color w:val="auto"/>
          <w:position w:val="0"/>
          <w:sz w:val="24"/>
          <w:szCs w:val="24"/>
          <w:rFonts w:ascii="Times New Roman" w:eastAsia="宋体" w:hAnsi="宋体" w:hint="default"/>
        </w:rPr>
        <w:autoSpaceDE w:val="0"/>
        <w:autoSpaceDN w:val="0"/>
      </w:pP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 xml:space="preserve">} </w:t>
      </w:r>
      <w:r>
        <w:rPr>
          <w:b w:val="1"/>
          <w:color w:val="7F0055"/>
          <w:position w:val="0"/>
          <w:sz w:val="24"/>
          <w:szCs w:val="24"/>
          <w:rFonts w:ascii="Times New Roman" w:eastAsia="宋体" w:hAnsi="宋体" w:hint="default"/>
        </w:rPr>
        <w:t>while</w:t>
      </w:r>
      <w:r>
        <w:rPr>
          <w:color w:val="000000"/>
          <w:position w:val="0"/>
          <w:sz w:val="24"/>
          <w:szCs w:val="24"/>
          <w:rFonts w:ascii="Times New Roman" w:eastAsia="宋体" w:hAnsi="宋体" w:hint="default"/>
        </w:rPr>
        <w:t xml:space="preserve"> (</w:t>
      </w:r>
      <w:r>
        <w:rPr>
          <w:color w:val="0000C0"/>
          <w:position w:val="0"/>
          <w:sz w:val="24"/>
          <w:szCs w:val="24"/>
          <w:rFonts w:ascii="Times New Roman" w:eastAsia="宋体" w:hAnsi="宋体" w:hint="default"/>
        </w:rPr>
        <w:t>map</w:t>
      </w:r>
      <w:r>
        <w:rPr>
          <w:color w:val="000000"/>
          <w:position w:val="0"/>
          <w:sz w:val="24"/>
          <w:szCs w:val="24"/>
          <w:rFonts w:ascii="Times New Roman" w:eastAsia="宋体" w:hAnsi="宋体" w:hint="default"/>
        </w:rPr>
        <w:t>[</w:t>
      </w:r>
      <w:r>
        <w:rPr>
          <w:color w:val="0000C0"/>
          <w:position w:val="0"/>
          <w:sz w:val="24"/>
          <w:szCs w:val="24"/>
          <w:rFonts w:ascii="Times New Roman" w:eastAsia="宋体" w:hAnsi="宋体" w:hint="default"/>
        </w:rPr>
        <w:t>randomy</w:t>
      </w:r>
      <w:r>
        <w:rPr>
          <w:color w:val="000000"/>
          <w:position w:val="0"/>
          <w:sz w:val="24"/>
          <w:szCs w:val="24"/>
          <w:rFonts w:ascii="Times New Roman" w:eastAsia="宋体" w:hAnsi="宋体" w:hint="default"/>
        </w:rPr>
        <w:t>][</w:t>
      </w:r>
      <w:r>
        <w:rPr>
          <w:color w:val="0000C0"/>
          <w:position w:val="0"/>
          <w:sz w:val="24"/>
          <w:szCs w:val="24"/>
          <w:rFonts w:ascii="Times New Roman" w:eastAsia="宋体" w:hAnsi="宋体" w:hint="default"/>
        </w:rPr>
        <w:t>randomx</w:t>
      </w:r>
      <w:r>
        <w:rPr>
          <w:color w:val="000000"/>
          <w:position w:val="0"/>
          <w:sz w:val="24"/>
          <w:szCs w:val="24"/>
          <w:rFonts w:ascii="Times New Roman" w:eastAsia="宋体" w:hAnsi="宋体" w:hint="default"/>
        </w:rPr>
        <w:t xml:space="preserve">] &gt; 0);</w:t>
      </w:r>
    </w:p>
    <w:p>
      <w:pPr>
        <w:numPr>
          <w:ilvl w:val="0"/>
          <w:numId w:val="0"/>
        </w:numPr>
        <w:jc w:val="left"/>
        <w:spacing w:lineRule="auto" w:line="240" w:before="0" w:after="160"/>
        <w:ind w:right="0" w:firstLine="0"/>
        <w:rPr>
          <w:color w:val="auto"/>
          <w:position w:val="0"/>
          <w:sz w:val="24"/>
          <w:szCs w:val="24"/>
          <w:rFonts w:ascii="Times New Roman" w:eastAsia="宋体" w:hAnsi="宋体" w:hint="default"/>
        </w:rPr>
        <w:autoSpaceDE w:val="0"/>
        <w:autoSpaceDN w:val="0"/>
      </w:pP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C0"/>
          <w:position w:val="0"/>
          <w:sz w:val="24"/>
          <w:szCs w:val="24"/>
          <w:rFonts w:ascii="Times New Roman" w:eastAsia="宋体" w:hAnsi="宋体" w:hint="default"/>
        </w:rPr>
        <w:t>map</w:t>
      </w:r>
      <w:r>
        <w:rPr>
          <w:color w:val="000000"/>
          <w:position w:val="0"/>
          <w:sz w:val="24"/>
          <w:szCs w:val="24"/>
          <w:rFonts w:ascii="Times New Roman" w:eastAsia="宋体" w:hAnsi="宋体" w:hint="default"/>
        </w:rPr>
        <w:t>[</w:t>
      </w:r>
      <w:r>
        <w:rPr>
          <w:color w:val="0000C0"/>
          <w:position w:val="0"/>
          <w:sz w:val="24"/>
          <w:szCs w:val="24"/>
          <w:rFonts w:ascii="Times New Roman" w:eastAsia="宋体" w:hAnsi="宋体" w:hint="default"/>
        </w:rPr>
        <w:t>randomy</w:t>
      </w:r>
      <w:r>
        <w:rPr>
          <w:color w:val="000000"/>
          <w:position w:val="0"/>
          <w:sz w:val="24"/>
          <w:szCs w:val="24"/>
          <w:rFonts w:ascii="Times New Roman" w:eastAsia="宋体" w:hAnsi="宋体" w:hint="default"/>
        </w:rPr>
        <w:t>][</w:t>
      </w:r>
      <w:r>
        <w:rPr>
          <w:color w:val="0000C0"/>
          <w:position w:val="0"/>
          <w:sz w:val="24"/>
          <w:szCs w:val="24"/>
          <w:rFonts w:ascii="Times New Roman" w:eastAsia="宋体" w:hAnsi="宋体" w:hint="default"/>
        </w:rPr>
        <w:t>randomx</w:t>
      </w:r>
      <w:r>
        <w:rPr>
          <w:color w:val="000000"/>
          <w:position w:val="0"/>
          <w:sz w:val="24"/>
          <w:szCs w:val="24"/>
          <w:rFonts w:ascii="Times New Roman" w:eastAsia="宋体" w:hAnsi="宋体" w:hint="default"/>
        </w:rPr>
        <w:t xml:space="preserve">] = </w:t>
      </w:r>
      <w:r>
        <w:rPr>
          <w:color w:val="0000C0"/>
          <w:position w:val="0"/>
          <w:sz w:val="24"/>
          <w:szCs w:val="24"/>
          <w:rFonts w:ascii="Times New Roman" w:eastAsia="宋体" w:hAnsi="宋体" w:hint="default"/>
        </w:rPr>
        <w:t>kind</w:t>
      </w:r>
      <w:r>
        <w:rPr>
          <w:color w:val="000000"/>
          <w:position w:val="0"/>
          <w:sz w:val="24"/>
          <w:szCs w:val="24"/>
          <w:rFonts w:ascii="Times New Roman" w:eastAsia="宋体" w:hAnsi="宋体" w:hint="default"/>
        </w:rPr>
        <w:t>;</w:t>
      </w:r>
    </w:p>
    <w:p>
      <w:pPr>
        <w:numPr>
          <w:ilvl w:val="0"/>
          <w:numId w:val="0"/>
        </w:numPr>
        <w:jc w:val="left"/>
        <w:spacing w:lineRule="auto" w:line="240" w:before="0" w:after="160"/>
        <w:ind w:right="0" w:firstLine="480"/>
        <w:rPr>
          <w:color w:val="000000"/>
          <w:position w:val="0"/>
          <w:sz w:val="24"/>
          <w:szCs w:val="24"/>
          <w:rFonts w:ascii="Times New Roman" w:eastAsia="宋体" w:hAnsi="宋体" w:hint="default"/>
        </w:rPr>
        <w:autoSpaceDE w:val="0"/>
        <w:autoSpaceDN w:val="0"/>
      </w:pP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w:t>
      </w:r>
    </w:p>
    <w:p>
      <w:pPr>
        <w:bidi w:val="0"/>
        <w:numPr>
          <w:ilvl w:val="2"/>
          <w:numId w:val="1"/>
        </w:numPr>
        <w:jc w:val="left"/>
        <w:spacing w:lineRule="exact" w:line="440" w:before="240" w:after="240"/>
        <w:ind w:right="0" w:left="709" w:hanging="709"/>
        <w:rPr>
          <w:color w:val="auto"/>
          <w:position w:val="0"/>
          <w:sz w:val="28"/>
          <w:szCs w:val="28"/>
          <w:rFonts w:ascii="Times New Roman" w:eastAsia="黑体" w:hAnsi="黑体" w:hint="default"/>
        </w:rPr>
        <w:outlineLvl w:val="2"/>
        <w:autoSpaceDE w:val="1"/>
        <w:autoSpaceDN w:val="1"/>
      </w:pPr>
      <w:r>
        <w:rPr>
          <w:color w:val="auto"/>
          <w:position w:val="0"/>
          <w:sz w:val="28"/>
          <w:szCs w:val="28"/>
          <w:rFonts w:ascii="Times New Roman" w:eastAsia="黑体" w:hAnsi="黑体" w:hint="default"/>
        </w:rPr>
        <w:t>　　</w:t>
      </w:r>
      <w:bookmarkStart w:id="176" w:name="_Toc484463989"/>
      <w:r>
        <w:rPr>
          <w:color w:val="auto"/>
          <w:position w:val="0"/>
          <w:sz w:val="28"/>
          <w:szCs w:val="28"/>
          <w:rFonts w:ascii="Times New Roman" w:eastAsia="黑体" w:hAnsi="黑体" w:hint="default"/>
        </w:rPr>
        <w:t>重新开始游戏功能的实现</w:t>
      </w:r>
      <w:bookmarkEnd w:id="176"/>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重新开始游戏功能实际也是开始新游戏功能，重新开始布局的过程。将图片成对的</w:t>
      </w:r>
      <w:r>
        <w:rPr>
          <w:color w:val="auto"/>
          <w:position w:val="0"/>
          <w:sz w:val="24"/>
          <w:szCs w:val="24"/>
          <w:rFonts w:ascii="Times New Roman" w:eastAsia="Times New Roman" w:hAnsi="Times New Roman" w:hint="default"/>
        </w:rPr>
        <w:t>显示在场景中，并打乱调用的是newMap()方法。在该方法中，用了一个数组以数字标</w:t>
      </w:r>
      <w:r>
        <w:rPr>
          <w:color w:val="auto"/>
          <w:position w:val="0"/>
          <w:sz w:val="24"/>
          <w:szCs w:val="24"/>
          <w:rFonts w:ascii="Times New Roman" w:eastAsia="Times New Roman" w:hAnsi="Times New Roman" w:hint="default"/>
        </w:rPr>
        <w:t>记的形式来记录加载的图片是哪种图片，在每次加载图片的时候是一张图片连续加载</w:t>
      </w:r>
      <w:r>
        <w:rPr>
          <w:color w:val="auto"/>
          <w:position w:val="0"/>
          <w:sz w:val="24"/>
          <w:szCs w:val="24"/>
          <w:rFonts w:ascii="Times New Roman" w:eastAsia="Times New Roman" w:hAnsi="Times New Roman" w:hint="default"/>
        </w:rPr>
        <w:t>两次，以保证加载图片成对。然后用数组的随机方法将数组打乱。</w:t>
      </w:r>
    </w:p>
    <w:p>
      <w:pPr>
        <w:bidi w:val="0"/>
        <w:numPr>
          <w:ilvl w:val="1"/>
          <w:numId w:val="1"/>
        </w:numPr>
        <w:jc w:val="left"/>
        <w:spacing w:lineRule="exact" w:line="440" w:before="240" w:after="240"/>
        <w:ind w:right="0" w:left="567" w:hanging="567"/>
        <w:rPr>
          <w:b w:val="1"/>
          <w:color w:val="auto"/>
          <w:position w:val="0"/>
          <w:sz w:val="30"/>
          <w:szCs w:val="30"/>
          <w:rFonts w:ascii="Times New Roman" w:eastAsia="黑体" w:hAnsi="黑体" w:hint="default"/>
        </w:rPr>
        <w:outlineLvl w:val="1"/>
        <w:autoSpaceDE w:val="1"/>
        <w:autoSpaceDN w:val="1"/>
      </w:pPr>
      <w:bookmarkStart w:id="177" w:name="_Toc421526426"/>
      <w:bookmarkStart w:id="178" w:name="OLE_LINK22"/>
      <w:bookmarkStart w:id="179" w:name="OLE_LINK21"/>
      <w:r>
        <w:rPr>
          <w:color w:val="auto"/>
          <w:position w:val="0"/>
          <w:sz w:val="30"/>
          <w:szCs w:val="30"/>
          <w:rFonts w:ascii="Times New Roman" w:eastAsia="黑体" w:hAnsi="黑体" w:hint="default"/>
        </w:rPr>
        <w:t>　　</w:t>
      </w:r>
      <w:bookmarkStart w:id="180" w:name="_Toc484463990"/>
      <w:r>
        <w:rPr>
          <w:color w:val="auto"/>
          <w:position w:val="0"/>
          <w:sz w:val="30"/>
          <w:szCs w:val="30"/>
          <w:rFonts w:ascii="Times New Roman" w:eastAsia="黑体" w:hAnsi="黑体" w:hint="default"/>
        </w:rPr>
        <w:t>游戏的连接算法</w:t>
      </w:r>
      <w:bookmarkEnd w:id="172"/>
      <w:bookmarkEnd w:id="177"/>
      <w:bookmarkEnd w:id="180"/>
      <w:bookmarkEnd w:id="178"/>
      <w:bookmarkEnd w:id="179"/>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连连看游戏中对于用户来说最简单的呈现，就是单击两个连在一起的相同的图像</w:t>
      </w:r>
      <w:r>
        <w:rPr>
          <w:color w:val="auto"/>
          <w:position w:val="0"/>
          <w:sz w:val="24"/>
          <w:szCs w:val="24"/>
          <w:rFonts w:ascii="Times New Roman" w:eastAsia="Times New Roman" w:hAnsi="Times New Roman" w:hint="default"/>
        </w:rPr>
        <w:t>时，这两个图像就会消去，但是在Java代码中是如何实现的呢？连连看游戏的联通算</w:t>
      </w:r>
      <w:r>
        <w:rPr>
          <w:color w:val="auto"/>
          <w:position w:val="0"/>
          <w:sz w:val="24"/>
          <w:szCs w:val="24"/>
          <w:rFonts w:ascii="Times New Roman" w:eastAsia="Times New Roman" w:hAnsi="Times New Roman" w:hint="default"/>
        </w:rPr>
        <w:t>法一般包括回溯法和堆栈实现的迷宫算法。</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根据游戏规则能知道，即使不是紧邻的两个相同的图像块消去时也不能超过两次</w:t>
      </w:r>
      <w:r>
        <w:rPr>
          <w:color w:val="auto"/>
          <w:position w:val="0"/>
          <w:sz w:val="24"/>
          <w:szCs w:val="24"/>
          <w:rFonts w:ascii="Times New Roman" w:eastAsia="Times New Roman" w:hAnsi="Times New Roman" w:hint="default"/>
        </w:rPr>
        <w:t>转弯。在本次开发的连连看中两个图像块可以消去的情况大致可以分为以下几种情况。</w:t>
      </w:r>
    </w:p>
    <w:p>
      <w:pPr>
        <w:bidi w:val="0"/>
        <w:numPr>
          <w:ilvl w:val="2"/>
          <w:numId w:val="1"/>
        </w:numPr>
        <w:jc w:val="left"/>
        <w:spacing w:lineRule="exact" w:line="440" w:before="240" w:after="240"/>
        <w:ind w:right="0" w:left="709" w:hanging="709"/>
        <w:rPr>
          <w:color w:val="auto"/>
          <w:position w:val="0"/>
          <w:sz w:val="28"/>
          <w:szCs w:val="28"/>
          <w:rFonts w:ascii="Times New Roman" w:eastAsia="黑体" w:hAnsi="黑体" w:hint="default"/>
        </w:rPr>
        <w:outlineLvl w:val="2"/>
        <w:autoSpaceDE w:val="1"/>
        <w:autoSpaceDN w:val="1"/>
      </w:pPr>
      <w:r>
        <w:rPr>
          <w:color w:val="auto"/>
          <w:position w:val="0"/>
          <w:sz w:val="28"/>
          <w:szCs w:val="28"/>
          <w:rFonts w:ascii="Times New Roman" w:eastAsia="黑体" w:hAnsi="黑体" w:hint="default"/>
        </w:rPr>
        <w:t>　　</w:t>
      </w:r>
      <w:bookmarkStart w:id="181" w:name="_Toc484463991"/>
      <w:r>
        <w:rPr>
          <w:color w:val="auto"/>
          <w:position w:val="0"/>
          <w:sz w:val="28"/>
          <w:szCs w:val="28"/>
          <w:rFonts w:ascii="Times New Roman" w:eastAsia="黑体" w:hAnsi="黑体" w:hint="default"/>
        </w:rPr>
        <w:t>连连看连接方式的类型</w:t>
      </w:r>
      <w:bookmarkEnd w:id="181"/>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连连看游戏的连接方式就是指两个图片之间连接的方式，一共可以分为以下这几</w:t>
      </w:r>
      <w:r>
        <w:rPr>
          <w:color w:val="auto"/>
          <w:position w:val="0"/>
          <w:sz w:val="24"/>
          <w:szCs w:val="24"/>
          <w:rFonts w:ascii="Times New Roman" w:eastAsia="Times New Roman" w:hAnsi="Times New Roman" w:hint="default"/>
        </w:rPr>
        <w:t>种方法：</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两点直线法示例如图5</w:t>
      </w:r>
      <w:del w:id="502" w:author="HeYang" w:date="2017-06-03T21:44:00Z">
        <w:r>
          <w:rPr>
            <w:color w:val="auto"/>
            <w:position w:val="0"/>
            <w:sz w:val="24"/>
            <w:szCs w:val="24"/>
            <w:rFonts w:ascii="Times New Roman" w:eastAsia="Times New Roman" w:hAnsi="Times New Roman" w:hint="default"/>
          </w:rPr>
          <w:delText>－</w:delText>
        </w:r>
      </w:del>
      <w:ins w:id="503" w:author="HeYang" w:date="2017-06-03T21:44:00Z">
        <w:r>
          <w:rPr>
            <w:color w:val="auto"/>
            <w:position w:val="0"/>
            <w:sz w:val="24"/>
            <w:szCs w:val="24"/>
            <w:rFonts w:ascii="Times New Roman" w:eastAsia="Times New Roman" w:hAnsi="Times New Roman" w:hint="default"/>
          </w:rPr>
          <w:t>-</w:t>
        </w:r>
      </w:ins>
      <w:r>
        <w:rPr>
          <w:color w:val="auto"/>
          <w:position w:val="0"/>
          <w:sz w:val="24"/>
          <w:szCs w:val="24"/>
          <w:rFonts w:ascii="Times New Roman" w:eastAsia="Times New Roman" w:hAnsi="Times New Roman" w:hint="default"/>
        </w:rPr>
        <w:t>20。</w:t>
      </w:r>
    </w:p>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sz w:val="20"/>
        </w:rPr>
        <w:drawing>
          <wp:inline distT="0" distB="0" distL="0" distR="0">
            <wp:extent cx="1292860" cy="537210"/>
            <wp:effectExtent l="0" t="0" r="0" b="0"/>
            <wp:docPr id="140"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Users/Administrator/AppData/Roaming/JisuOffice/ETemp/7952_7660896/image40.png"/>
                    <pic:cNvPicPr>
                      <a:picLocks noChangeAspect="1" noChangeArrowheads="1"/>
                    </pic:cNvPicPr>
                  </pic:nvPicPr>
                  <pic:blipFill>
                    <a:blip r:embed="rId50" cstate="print"/>
                    <a:stretch>
                      <a:fillRect/>
                    </a:stretch>
                  </pic:blipFill>
                  <pic:spPr>
                    <a:xfrm>
                      <a:off x="0" y="0"/>
                      <a:ext cx="1293495" cy="537845"/>
                    </a:xfrm>
                    <a:prstGeom prst="rect"/>
                    <a:ln cap="flat"/>
                  </pic:spPr>
                </pic:pic>
              </a:graphicData>
            </a:graphic>
          </wp:inline>
        </w:drawing>
      </w:r>
    </w:p>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color w:val="auto"/>
          <w:position w:val="0"/>
          <w:sz w:val="20"/>
          <w:szCs w:val="20"/>
          <w:rFonts w:ascii="Times New Roman" w:eastAsia="黑体" w:hAnsi="黑体" w:hint="default"/>
        </w:rPr>
        <w:t xml:space="preserve">图 </w:t>
      </w:r>
      <w:r>
        <w:rPr>
          <w:color w:val="auto"/>
          <w:position w:val="0"/>
          <w:sz w:val="20"/>
          <w:szCs w:val="20"/>
          <w:rFonts w:ascii="Times New Roman" w:eastAsia="黑体" w:hAnsi="黑体" w:hint="default"/>
        </w:rPr>
        <w:t>5</w:t>
      </w:r>
      <w:del w:id="504" w:author="HeYang" w:date="2017-06-03T21:44:00Z">
        <w:r>
          <w:rPr>
            <w:color w:val="auto"/>
            <w:position w:val="0"/>
            <w:sz w:val="20"/>
            <w:szCs w:val="20"/>
            <w:rFonts w:ascii="Times New Roman" w:eastAsia="黑体" w:hAnsi="黑体" w:hint="default"/>
          </w:rPr>
          <w:delText>－</w:delText>
        </w:r>
      </w:del>
      <w:ins w:id="505" w:author="HeYang" w:date="2017-06-03T21:44:00Z">
        <w:r>
          <w:rPr>
            <w:color w:val="auto"/>
            <w:position w:val="0"/>
            <w:sz w:val="20"/>
            <w:szCs w:val="20"/>
            <w:rFonts w:ascii="Times New Roman" w:eastAsia="黑体" w:hAnsi="黑体" w:hint="default"/>
          </w:rPr>
          <w:t>-</w:t>
        </w:r>
      </w:ins>
      <w:r>
        <w:rPr/>
        <w:rPr>
          <w:rFonts w:ascii="Times New Roman" w:eastAsia="黑体" w:hAnsi="Times New Roman"/>
          <w:shd w:val="clear"/>
          <w:sz w:val="20"/>
          <w:szCs w:val="20"/>
          <w:w w:val="100"/>
        </w:rPr>
        <w:fldChar w:fldCharType="begin"/>
      </w:r>
      <w:r>
        <w:rPr/>
        <w:rPr>
          <w:rFonts w:ascii="Times New Roman" w:eastAsia="黑体" w:hAnsi="Times New Roman"/>
          <w:shd w:val="clear"/>
          <w:sz w:val="20"/>
          <w:szCs w:val="20"/>
          <w:w w:val="100"/>
        </w:rPr>
        <w:instrText xml:space="preserve"> SEQ 图 \* ARABIC \s 1</w:instrText>
      </w:r>
      <w:r>
        <w:rPr/>
        <w:rPr>
          <w:rFonts w:ascii="Times New Roman" w:eastAsia="黑体" w:hAnsi="Times New Roman"/>
          <w:shd w:val="clear"/>
          <w:sz w:val="20"/>
          <w:szCs w:val="20"/>
          <w:w w:val="100"/>
        </w:rPr>
        <w:fldChar w:fldCharType="separate"/>
      </w:r>
      <w:r>
        <w:rPr>
          <w:color w:val="auto"/>
          <w:position w:val="0"/>
          <w:sz w:val="20"/>
          <w:szCs w:val="20"/>
          <w:rFonts w:ascii="Times New Roman" w:eastAsia="黑体" w:hAnsi="黑体" w:hint="default"/>
        </w:rPr>
        <w:t>20</w:t>
      </w:r>
      <w:r>
        <w:rPr/>
        <w:rPr>
          <w:rFonts w:ascii="Times New Roman" w:eastAsia="黑体" w:hAnsi="Times New Roman"/>
          <w:shd w:val="clear"/>
          <w:sz w:val="20"/>
          <w:szCs w:val="20"/>
          <w:w w:val="100"/>
        </w:rPr>
        <w:fldChar w:fldCharType="end"/>
      </w:r>
      <w:r>
        <w:rPr>
          <w:color w:val="auto"/>
          <w:position w:val="0"/>
          <w:sz w:val="20"/>
          <w:szCs w:val="20"/>
          <w:rFonts w:ascii="Times New Roman" w:eastAsia="黑体" w:hAnsi="黑体" w:hint="default"/>
        </w:rPr>
        <w:t>　两点直线法示例图</w:t>
      </w:r>
    </w:p>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color w:val="auto"/>
          <w:position w:val="0"/>
          <w:sz w:val="20"/>
          <w:szCs w:val="20"/>
          <w:rFonts w:ascii="Times New Roman" w:eastAsia="黑体" w:hAnsi="黑体" w:hint="default"/>
        </w:rPr>
        <w:t xml:space="preserve">Figure </w:t>
      </w:r>
      <w:r>
        <w:rPr>
          <w:color w:val="auto"/>
          <w:position w:val="0"/>
          <w:sz w:val="20"/>
          <w:szCs w:val="20"/>
          <w:rFonts w:ascii="Times New Roman" w:eastAsia="黑体" w:hAnsi="黑体" w:hint="default"/>
        </w:rPr>
        <w:t>5</w:t>
      </w:r>
      <w:del w:id="506" w:author="HeYang" w:date="2017-06-03T21:44:00Z">
        <w:r>
          <w:rPr>
            <w:color w:val="auto"/>
            <w:position w:val="0"/>
            <w:sz w:val="20"/>
            <w:szCs w:val="20"/>
            <w:rFonts w:ascii="Times New Roman" w:eastAsia="黑体" w:hAnsi="黑体" w:hint="default"/>
          </w:rPr>
          <w:delText>－</w:delText>
        </w:r>
      </w:del>
      <w:ins w:id="507" w:author="HeYang" w:date="2017-06-03T21:44:00Z">
        <w:r>
          <w:rPr>
            <w:color w:val="auto"/>
            <w:position w:val="0"/>
            <w:sz w:val="20"/>
            <w:szCs w:val="20"/>
            <w:rFonts w:ascii="Times New Roman" w:eastAsia="黑体" w:hAnsi="黑体" w:hint="default"/>
          </w:rPr>
          <w:t>-</w:t>
        </w:r>
      </w:ins>
      <w:r>
        <w:rPr/>
        <w:rPr>
          <w:rFonts w:ascii="Times New Roman" w:eastAsia="黑体" w:hAnsi="Times New Roman"/>
          <w:shd w:val="clear"/>
          <w:sz w:val="20"/>
          <w:szCs w:val="20"/>
          <w:w w:val="100"/>
        </w:rPr>
        <w:fldChar w:fldCharType="begin"/>
      </w:r>
      <w:r>
        <w:rPr/>
        <w:rPr>
          <w:rFonts w:ascii="Times New Roman" w:eastAsia="黑体" w:hAnsi="Times New Roman"/>
          <w:shd w:val="clear"/>
          <w:sz w:val="20"/>
          <w:szCs w:val="20"/>
          <w:w w:val="100"/>
        </w:rPr>
        <w:instrText xml:space="preserve"> SEQ Figure \* ARABIC \s 1</w:instrText>
      </w:r>
      <w:r>
        <w:rPr/>
        <w:rPr>
          <w:rFonts w:ascii="Times New Roman" w:eastAsia="黑体" w:hAnsi="Times New Roman"/>
          <w:shd w:val="clear"/>
          <w:sz w:val="20"/>
          <w:szCs w:val="20"/>
          <w:w w:val="100"/>
        </w:rPr>
        <w:fldChar w:fldCharType="separate"/>
      </w:r>
      <w:r>
        <w:rPr>
          <w:color w:val="auto"/>
          <w:position w:val="0"/>
          <w:sz w:val="20"/>
          <w:szCs w:val="20"/>
          <w:rFonts w:ascii="Times New Roman" w:eastAsia="黑体" w:hAnsi="黑体" w:hint="default"/>
        </w:rPr>
        <w:t>20</w:t>
      </w:r>
      <w:r>
        <w:rPr/>
        <w:rPr>
          <w:rFonts w:ascii="Times New Roman" w:eastAsia="黑体" w:hAnsi="Times New Roman"/>
          <w:shd w:val="clear"/>
          <w:sz w:val="20"/>
          <w:szCs w:val="20"/>
          <w:w w:val="100"/>
        </w:rPr>
        <w:fldChar w:fldCharType="end"/>
      </w:r>
      <w:r>
        <w:rPr>
          <w:color w:val="auto"/>
          <w:position w:val="0"/>
          <w:sz w:val="20"/>
          <w:szCs w:val="20"/>
          <w:rFonts w:ascii="Times New Roman" w:eastAsia="黑体" w:hAnsi="黑体" w:hint="default"/>
        </w:rPr>
        <w:t xml:space="preserve">　Sample Graph</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三点直角折线法示例如图5</w:t>
      </w:r>
      <w:del w:id="508" w:author="HeYang" w:date="2017-06-03T21:44:00Z">
        <w:r>
          <w:rPr>
            <w:color w:val="auto"/>
            <w:position w:val="0"/>
            <w:sz w:val="24"/>
            <w:szCs w:val="24"/>
            <w:rFonts w:ascii="Times New Roman" w:eastAsia="Times New Roman" w:hAnsi="Times New Roman" w:hint="default"/>
          </w:rPr>
          <w:delText>－</w:delText>
        </w:r>
      </w:del>
      <w:ins w:id="509" w:author="HeYang" w:date="2017-06-03T21:44:00Z">
        <w:r>
          <w:rPr>
            <w:color w:val="auto"/>
            <w:position w:val="0"/>
            <w:sz w:val="24"/>
            <w:szCs w:val="24"/>
            <w:rFonts w:ascii="Times New Roman" w:eastAsia="Times New Roman" w:hAnsi="Times New Roman" w:hint="default"/>
          </w:rPr>
          <w:t>-</w:t>
        </w:r>
      </w:ins>
      <w:r>
        <w:rPr>
          <w:color w:val="auto"/>
          <w:position w:val="0"/>
          <w:sz w:val="24"/>
          <w:szCs w:val="24"/>
          <w:rFonts w:ascii="Times New Roman" w:eastAsia="Times New Roman" w:hAnsi="Times New Roman" w:hint="default"/>
        </w:rPr>
        <w:t>21。</w:t>
      </w:r>
    </w:p>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sz w:val="20"/>
        </w:rPr>
        <w:drawing>
          <wp:inline distT="0" distB="0" distL="0" distR="0">
            <wp:extent cx="994410" cy="890270"/>
            <wp:effectExtent l="0" t="0" r="0" b="8255"/>
            <wp:docPr id="141"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Users/Administrator/AppData/Roaming/JisuOffice/ETemp/7952_7660896/image41.png"/>
                    <pic:cNvPicPr>
                      <a:picLocks noChangeAspect="1" noChangeArrowheads="1"/>
                    </pic:cNvPicPr>
                  </pic:nvPicPr>
                  <pic:blipFill>
                    <a:blip r:embed="rId51" cstate="print"/>
                    <a:stretch>
                      <a:fillRect/>
                    </a:stretch>
                  </pic:blipFill>
                  <pic:spPr>
                    <a:xfrm>
                      <a:off x="0" y="0"/>
                      <a:ext cx="995045" cy="890905"/>
                    </a:xfrm>
                    <a:prstGeom prst="rect"/>
                    <a:ln cap="flat"/>
                  </pic:spPr>
                </pic:pic>
              </a:graphicData>
            </a:graphic>
          </wp:inline>
        </w:drawing>
      </w:r>
    </w:p>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color w:val="auto"/>
          <w:position w:val="0"/>
          <w:sz w:val="20"/>
          <w:szCs w:val="20"/>
          <w:rFonts w:ascii="Times New Roman" w:eastAsia="黑体" w:hAnsi="黑体" w:hint="default"/>
        </w:rPr>
        <w:t xml:space="preserve">图 </w:t>
      </w:r>
      <w:r>
        <w:rPr>
          <w:color w:val="auto"/>
          <w:position w:val="0"/>
          <w:sz w:val="20"/>
          <w:szCs w:val="20"/>
          <w:rFonts w:ascii="Times New Roman" w:eastAsia="黑体" w:hAnsi="黑体" w:hint="default"/>
        </w:rPr>
        <w:t>5</w:t>
      </w:r>
      <w:del w:id="510" w:author="HeYang" w:date="2017-06-03T21:44:00Z">
        <w:r>
          <w:rPr>
            <w:color w:val="auto"/>
            <w:position w:val="0"/>
            <w:sz w:val="20"/>
            <w:szCs w:val="20"/>
            <w:rFonts w:ascii="Times New Roman" w:eastAsia="黑体" w:hAnsi="黑体" w:hint="default"/>
          </w:rPr>
          <w:delText>－</w:delText>
        </w:r>
      </w:del>
      <w:ins w:id="511" w:author="HeYang" w:date="2017-06-03T21:44:00Z">
        <w:r>
          <w:rPr>
            <w:color w:val="auto"/>
            <w:position w:val="0"/>
            <w:sz w:val="20"/>
            <w:szCs w:val="20"/>
            <w:rFonts w:ascii="Times New Roman" w:eastAsia="黑体" w:hAnsi="黑体" w:hint="default"/>
          </w:rPr>
          <w:t>-</w:t>
        </w:r>
      </w:ins>
      <w:r>
        <w:rPr/>
        <w:rPr>
          <w:rFonts w:ascii="Times New Roman" w:eastAsia="黑体" w:hAnsi="Times New Roman"/>
          <w:shd w:val="clear"/>
          <w:sz w:val="20"/>
          <w:szCs w:val="20"/>
          <w:w w:val="100"/>
        </w:rPr>
        <w:fldChar w:fldCharType="begin"/>
      </w:r>
      <w:r>
        <w:rPr/>
        <w:rPr>
          <w:rFonts w:ascii="Times New Roman" w:eastAsia="黑体" w:hAnsi="Times New Roman"/>
          <w:shd w:val="clear"/>
          <w:sz w:val="20"/>
          <w:szCs w:val="20"/>
          <w:w w:val="100"/>
        </w:rPr>
        <w:instrText xml:space="preserve"> SEQ 图 \* ARABIC \s 1</w:instrText>
      </w:r>
      <w:r>
        <w:rPr/>
        <w:rPr>
          <w:rFonts w:ascii="Times New Roman" w:eastAsia="黑体" w:hAnsi="Times New Roman"/>
          <w:shd w:val="clear"/>
          <w:sz w:val="20"/>
          <w:szCs w:val="20"/>
          <w:w w:val="100"/>
        </w:rPr>
        <w:fldChar w:fldCharType="separate"/>
      </w:r>
      <w:r>
        <w:rPr>
          <w:color w:val="auto"/>
          <w:position w:val="0"/>
          <w:sz w:val="20"/>
          <w:szCs w:val="20"/>
          <w:rFonts w:ascii="Times New Roman" w:eastAsia="黑体" w:hAnsi="黑体" w:hint="default"/>
        </w:rPr>
        <w:t>21</w:t>
      </w:r>
      <w:r>
        <w:rPr/>
        <w:rPr>
          <w:rFonts w:ascii="Times New Roman" w:eastAsia="黑体" w:hAnsi="Times New Roman"/>
          <w:shd w:val="clear"/>
          <w:sz w:val="20"/>
          <w:szCs w:val="20"/>
          <w:w w:val="100"/>
        </w:rPr>
        <w:fldChar w:fldCharType="end"/>
      </w:r>
      <w:r>
        <w:rPr>
          <w:color w:val="auto"/>
          <w:position w:val="0"/>
          <w:sz w:val="20"/>
          <w:szCs w:val="20"/>
          <w:rFonts w:ascii="Times New Roman" w:eastAsia="黑体" w:hAnsi="黑体" w:hint="default"/>
        </w:rPr>
        <w:t>　三点直线法示例图</w:t>
      </w:r>
    </w:p>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color w:val="auto"/>
          <w:position w:val="0"/>
          <w:sz w:val="20"/>
          <w:szCs w:val="20"/>
          <w:rFonts w:ascii="Times New Roman" w:eastAsia="黑体" w:hAnsi="黑体" w:hint="default"/>
        </w:rPr>
        <w:t xml:space="preserve">Figure </w:t>
      </w:r>
      <w:r>
        <w:rPr>
          <w:color w:val="auto"/>
          <w:position w:val="0"/>
          <w:sz w:val="20"/>
          <w:szCs w:val="20"/>
          <w:rFonts w:ascii="Times New Roman" w:eastAsia="黑体" w:hAnsi="黑体" w:hint="default"/>
        </w:rPr>
        <w:t>5</w:t>
      </w:r>
      <w:del w:id="512" w:author="HeYang" w:date="2017-06-03T21:44:00Z">
        <w:r>
          <w:rPr>
            <w:color w:val="auto"/>
            <w:position w:val="0"/>
            <w:sz w:val="20"/>
            <w:szCs w:val="20"/>
            <w:rFonts w:ascii="Times New Roman" w:eastAsia="黑体" w:hAnsi="黑体" w:hint="default"/>
          </w:rPr>
          <w:delText>－</w:delText>
        </w:r>
      </w:del>
      <w:ins w:id="513" w:author="HeYang" w:date="2017-06-03T21:44:00Z">
        <w:r>
          <w:rPr>
            <w:color w:val="auto"/>
            <w:position w:val="0"/>
            <w:sz w:val="20"/>
            <w:szCs w:val="20"/>
            <w:rFonts w:ascii="Times New Roman" w:eastAsia="黑体" w:hAnsi="黑体" w:hint="default"/>
          </w:rPr>
          <w:t>-</w:t>
        </w:r>
      </w:ins>
      <w:r>
        <w:rPr/>
        <w:rPr>
          <w:rFonts w:ascii="Times New Roman" w:eastAsia="黑体" w:hAnsi="Times New Roman"/>
          <w:shd w:val="clear"/>
          <w:sz w:val="20"/>
          <w:szCs w:val="20"/>
          <w:w w:val="100"/>
        </w:rPr>
        <w:fldChar w:fldCharType="begin"/>
      </w:r>
      <w:r>
        <w:rPr/>
        <w:rPr>
          <w:rFonts w:ascii="Times New Roman" w:eastAsia="黑体" w:hAnsi="Times New Roman"/>
          <w:shd w:val="clear"/>
          <w:sz w:val="20"/>
          <w:szCs w:val="20"/>
          <w:w w:val="100"/>
        </w:rPr>
        <w:instrText xml:space="preserve"> SEQ Figure \* ARABIC \s 1</w:instrText>
      </w:r>
      <w:r>
        <w:rPr/>
        <w:rPr>
          <w:rFonts w:ascii="Times New Roman" w:eastAsia="黑体" w:hAnsi="Times New Roman"/>
          <w:shd w:val="clear"/>
          <w:sz w:val="20"/>
          <w:szCs w:val="20"/>
          <w:w w:val="100"/>
        </w:rPr>
        <w:fldChar w:fldCharType="separate"/>
      </w:r>
      <w:r>
        <w:rPr>
          <w:color w:val="auto"/>
          <w:position w:val="0"/>
          <w:sz w:val="20"/>
          <w:szCs w:val="20"/>
          <w:rFonts w:ascii="Times New Roman" w:eastAsia="黑体" w:hAnsi="黑体" w:hint="default"/>
        </w:rPr>
        <w:t>21</w:t>
      </w:r>
      <w:r>
        <w:rPr/>
        <w:rPr>
          <w:rFonts w:ascii="Times New Roman" w:eastAsia="黑体" w:hAnsi="Times New Roman"/>
          <w:shd w:val="clear"/>
          <w:sz w:val="20"/>
          <w:szCs w:val="20"/>
          <w:w w:val="100"/>
        </w:rPr>
        <w:fldChar w:fldCharType="end"/>
      </w:r>
      <w:r>
        <w:rPr>
          <w:color w:val="auto"/>
          <w:position w:val="0"/>
          <w:sz w:val="20"/>
          <w:szCs w:val="20"/>
          <w:rFonts w:ascii="Times New Roman" w:eastAsia="黑体" w:hAnsi="黑体" w:hint="default"/>
        </w:rPr>
        <w:t xml:space="preserve">　Sample Graph</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四点方形折线法示例如图5</w:t>
      </w:r>
      <w:del w:id="514" w:author="HeYang" w:date="2017-06-03T21:44:00Z">
        <w:r>
          <w:rPr>
            <w:color w:val="auto"/>
            <w:position w:val="0"/>
            <w:sz w:val="24"/>
            <w:szCs w:val="24"/>
            <w:rFonts w:ascii="Times New Roman" w:eastAsia="Times New Roman" w:hAnsi="Times New Roman" w:hint="default"/>
          </w:rPr>
          <w:delText>－</w:delText>
        </w:r>
      </w:del>
      <w:ins w:id="515" w:author="HeYang" w:date="2017-06-03T21:44:00Z">
        <w:r>
          <w:rPr>
            <w:color w:val="auto"/>
            <w:position w:val="0"/>
            <w:sz w:val="24"/>
            <w:szCs w:val="24"/>
            <w:rFonts w:ascii="Times New Roman" w:eastAsia="Times New Roman" w:hAnsi="Times New Roman" w:hint="default"/>
          </w:rPr>
          <w:t>-</w:t>
        </w:r>
      </w:ins>
      <w:r>
        <w:rPr>
          <w:color w:val="auto"/>
          <w:position w:val="0"/>
          <w:sz w:val="24"/>
          <w:szCs w:val="24"/>
          <w:rFonts w:ascii="Times New Roman" w:eastAsia="Times New Roman" w:hAnsi="Times New Roman" w:hint="default"/>
        </w:rPr>
        <w:t>22。</w:t>
      </w:r>
    </w:p>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sz w:val="20"/>
        </w:rPr>
        <w:drawing>
          <wp:inline distT="0" distB="0" distL="0" distR="0">
            <wp:extent cx="1150620" cy="1086485"/>
            <wp:effectExtent l="0" t="0" r="0" b="6985"/>
            <wp:docPr id="142"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Users/Administrator/AppData/Roaming/JisuOffice/ETemp/7952_7660896/image42.png"/>
                    <pic:cNvPicPr>
                      <a:picLocks noChangeAspect="1" noChangeArrowheads="1"/>
                    </pic:cNvPicPr>
                  </pic:nvPicPr>
                  <pic:blipFill>
                    <a:blip r:embed="rId52" cstate="print"/>
                    <a:stretch>
                      <a:fillRect/>
                    </a:stretch>
                  </pic:blipFill>
                  <pic:spPr>
                    <a:xfrm>
                      <a:off x="0" y="0"/>
                      <a:ext cx="1151255" cy="1087120"/>
                    </a:xfrm>
                    <a:prstGeom prst="rect"/>
                    <a:ln cap="flat"/>
                  </pic:spPr>
                </pic:pic>
              </a:graphicData>
            </a:graphic>
          </wp:inline>
        </w:drawing>
      </w:r>
    </w:p>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color w:val="auto"/>
          <w:position w:val="0"/>
          <w:sz w:val="20"/>
          <w:szCs w:val="20"/>
          <w:rFonts w:ascii="Times New Roman" w:eastAsia="黑体" w:hAnsi="黑体" w:hint="default"/>
        </w:rPr>
        <w:t xml:space="preserve">图 </w:t>
      </w:r>
      <w:r>
        <w:rPr>
          <w:color w:val="auto"/>
          <w:position w:val="0"/>
          <w:sz w:val="20"/>
          <w:szCs w:val="20"/>
          <w:rFonts w:ascii="Times New Roman" w:eastAsia="黑体" w:hAnsi="黑体" w:hint="default"/>
        </w:rPr>
        <w:t>5</w:t>
      </w:r>
      <w:del w:id="516" w:author="HeYang" w:date="2017-06-03T21:44:00Z">
        <w:r>
          <w:rPr>
            <w:color w:val="auto"/>
            <w:position w:val="0"/>
            <w:sz w:val="20"/>
            <w:szCs w:val="20"/>
            <w:rFonts w:ascii="Times New Roman" w:eastAsia="黑体" w:hAnsi="黑体" w:hint="default"/>
          </w:rPr>
          <w:delText>－</w:delText>
        </w:r>
      </w:del>
      <w:ins w:id="517" w:author="HeYang" w:date="2017-06-03T21:44:00Z">
        <w:r>
          <w:rPr>
            <w:color w:val="auto"/>
            <w:position w:val="0"/>
            <w:sz w:val="20"/>
            <w:szCs w:val="20"/>
            <w:rFonts w:ascii="Times New Roman" w:eastAsia="黑体" w:hAnsi="黑体" w:hint="default"/>
          </w:rPr>
          <w:t>-</w:t>
        </w:r>
      </w:ins>
      <w:r>
        <w:rPr/>
        <w:rPr>
          <w:rFonts w:ascii="Times New Roman" w:eastAsia="黑体" w:hAnsi="Times New Roman"/>
          <w:shd w:val="clear"/>
          <w:sz w:val="20"/>
          <w:szCs w:val="20"/>
          <w:w w:val="100"/>
        </w:rPr>
        <w:fldChar w:fldCharType="begin"/>
      </w:r>
      <w:r>
        <w:rPr/>
        <w:rPr>
          <w:rFonts w:ascii="Times New Roman" w:eastAsia="黑体" w:hAnsi="Times New Roman"/>
          <w:shd w:val="clear"/>
          <w:sz w:val="20"/>
          <w:szCs w:val="20"/>
          <w:w w:val="100"/>
        </w:rPr>
        <w:instrText xml:space="preserve"> SEQ 图 \* ARABIC \s 1</w:instrText>
      </w:r>
      <w:r>
        <w:rPr/>
        <w:rPr>
          <w:rFonts w:ascii="Times New Roman" w:eastAsia="黑体" w:hAnsi="Times New Roman"/>
          <w:shd w:val="clear"/>
          <w:sz w:val="20"/>
          <w:szCs w:val="20"/>
          <w:w w:val="100"/>
        </w:rPr>
        <w:fldChar w:fldCharType="separate"/>
      </w:r>
      <w:r>
        <w:rPr>
          <w:color w:val="auto"/>
          <w:position w:val="0"/>
          <w:sz w:val="20"/>
          <w:szCs w:val="20"/>
          <w:rFonts w:ascii="Times New Roman" w:eastAsia="黑体" w:hAnsi="黑体" w:hint="default"/>
        </w:rPr>
        <w:t>22</w:t>
      </w:r>
      <w:r>
        <w:rPr/>
        <w:rPr>
          <w:rFonts w:ascii="Times New Roman" w:eastAsia="黑体" w:hAnsi="Times New Roman"/>
          <w:shd w:val="clear"/>
          <w:sz w:val="20"/>
          <w:szCs w:val="20"/>
          <w:w w:val="100"/>
        </w:rPr>
        <w:fldChar w:fldCharType="end"/>
      </w:r>
      <w:r>
        <w:rPr>
          <w:color w:val="auto"/>
          <w:position w:val="0"/>
          <w:sz w:val="20"/>
          <w:szCs w:val="20"/>
          <w:rFonts w:ascii="Times New Roman" w:eastAsia="黑体" w:hAnsi="黑体" w:hint="default"/>
        </w:rPr>
        <w:t>　四点方形折线法示例图</w:t>
      </w:r>
    </w:p>
    <w:p>
      <w:pPr>
        <w:numPr>
          <w:ilvl w:val="0"/>
          <w:numId w:val="0"/>
        </w:numPr>
        <w:jc w:val="left"/>
        <w:spacing w:lineRule="auto" w:line="240" w:before="0" w:after="160"/>
        <w:ind w:right="0" w:firstLine="0"/>
        <w:rPr>
          <w:color w:val="auto"/>
          <w:position w:val="0"/>
          <w:sz w:val="20"/>
          <w:szCs w:val="20"/>
          <w:rFonts w:ascii="Times New Roman" w:eastAsia="黑体" w:hAnsi="黑体" w:hint="default"/>
          <w:del w:id="518" w:author="HeYang" w:date="2017-06-03T21:46:00Z"/>
        </w:rPr>
        <w:autoSpaceDE w:val="1"/>
        <w:autoSpaceDN w:val="1"/>
      </w:pPr>
      <w:r>
        <w:rPr>
          <w:color w:val="auto"/>
          <w:position w:val="0"/>
          <w:sz w:val="20"/>
          <w:szCs w:val="20"/>
          <w:rFonts w:ascii="Times New Roman" w:eastAsia="黑体" w:hAnsi="黑体" w:hint="default"/>
        </w:rPr>
        <w:t xml:space="preserve">Figure </w:t>
      </w:r>
      <w:r>
        <w:rPr>
          <w:color w:val="auto"/>
          <w:position w:val="0"/>
          <w:sz w:val="20"/>
          <w:szCs w:val="20"/>
          <w:rFonts w:ascii="Times New Roman" w:eastAsia="黑体" w:hAnsi="黑体" w:hint="default"/>
        </w:rPr>
        <w:t>5</w:t>
      </w:r>
      <w:del w:id="519" w:author="HeYang" w:date="2017-06-03T21:44:00Z">
        <w:r>
          <w:rPr>
            <w:color w:val="auto"/>
            <w:position w:val="0"/>
            <w:sz w:val="20"/>
            <w:szCs w:val="20"/>
            <w:rFonts w:ascii="Times New Roman" w:eastAsia="黑体" w:hAnsi="黑体" w:hint="default"/>
          </w:rPr>
          <w:delText>－</w:delText>
        </w:r>
      </w:del>
      <w:ins w:id="520" w:author="HeYang" w:date="2017-06-03T21:44:00Z">
        <w:r>
          <w:rPr>
            <w:color w:val="auto"/>
            <w:position w:val="0"/>
            <w:sz w:val="20"/>
            <w:szCs w:val="20"/>
            <w:rFonts w:ascii="Times New Roman" w:eastAsia="黑体" w:hAnsi="黑体" w:hint="default"/>
          </w:rPr>
          <w:t>-</w:t>
        </w:r>
      </w:ins>
      <w:r>
        <w:rPr/>
        <w:rPr>
          <w:rFonts w:ascii="Times New Roman" w:eastAsia="黑体" w:hAnsi="Times New Roman"/>
          <w:shd w:val="clear"/>
          <w:sz w:val="20"/>
          <w:szCs w:val="20"/>
          <w:w w:val="100"/>
        </w:rPr>
        <w:fldChar w:fldCharType="begin"/>
      </w:r>
      <w:r>
        <w:rPr/>
        <w:rPr>
          <w:rFonts w:ascii="Times New Roman" w:eastAsia="黑体" w:hAnsi="Times New Roman"/>
          <w:shd w:val="clear"/>
          <w:sz w:val="20"/>
          <w:szCs w:val="20"/>
          <w:w w:val="100"/>
        </w:rPr>
        <w:instrText xml:space="preserve"> SEQ Figure \* ARABIC \s 1</w:instrText>
      </w:r>
      <w:r>
        <w:rPr/>
        <w:rPr>
          <w:rFonts w:ascii="Times New Roman" w:eastAsia="黑体" w:hAnsi="Times New Roman"/>
          <w:shd w:val="clear"/>
          <w:sz w:val="20"/>
          <w:szCs w:val="20"/>
          <w:w w:val="100"/>
        </w:rPr>
        <w:fldChar w:fldCharType="separate"/>
      </w:r>
      <w:r>
        <w:rPr>
          <w:color w:val="auto"/>
          <w:position w:val="0"/>
          <w:sz w:val="20"/>
          <w:szCs w:val="20"/>
          <w:rFonts w:ascii="Times New Roman" w:eastAsia="黑体" w:hAnsi="黑体" w:hint="default"/>
        </w:rPr>
        <w:t>22</w:t>
      </w:r>
      <w:r>
        <w:rPr/>
        <w:rPr>
          <w:rFonts w:ascii="Times New Roman" w:eastAsia="黑体" w:hAnsi="Times New Roman"/>
          <w:shd w:val="clear"/>
          <w:sz w:val="20"/>
          <w:szCs w:val="20"/>
          <w:w w:val="100"/>
        </w:rPr>
        <w:fldChar w:fldCharType="end"/>
      </w:r>
      <w:r>
        <w:rPr>
          <w:color w:val="auto"/>
          <w:position w:val="0"/>
          <w:sz w:val="20"/>
          <w:szCs w:val="20"/>
          <w:rFonts w:ascii="Times New Roman" w:eastAsia="黑体" w:hAnsi="黑体" w:hint="default"/>
        </w:rPr>
        <w:t xml:space="preserve">　Sample Graph</w:t>
      </w:r>
    </w:p>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四点梯形折线法示例如图5</w:t>
      </w:r>
      <w:del w:id="521" w:author="HeYang" w:date="2017-06-03T21:44:00Z">
        <w:r>
          <w:rPr>
            <w:color w:val="auto"/>
            <w:position w:val="0"/>
            <w:sz w:val="24"/>
            <w:szCs w:val="24"/>
            <w:rFonts w:ascii="Times New Roman" w:eastAsia="Times New Roman" w:hAnsi="Times New Roman" w:hint="default"/>
          </w:rPr>
          <w:delText>－</w:delText>
        </w:r>
      </w:del>
      <w:ins w:id="522" w:author="HeYang" w:date="2017-06-03T21:44:00Z">
        <w:r>
          <w:rPr>
            <w:color w:val="auto"/>
            <w:position w:val="0"/>
            <w:sz w:val="24"/>
            <w:szCs w:val="24"/>
            <w:rFonts w:ascii="Times New Roman" w:eastAsia="Times New Roman" w:hAnsi="Times New Roman" w:hint="default"/>
          </w:rPr>
          <w:t>-</w:t>
        </w:r>
      </w:ins>
      <w:r>
        <w:rPr>
          <w:color w:val="auto"/>
          <w:position w:val="0"/>
          <w:sz w:val="24"/>
          <w:szCs w:val="24"/>
          <w:rFonts w:ascii="Times New Roman" w:eastAsia="Times New Roman" w:hAnsi="Times New Roman" w:hint="default"/>
        </w:rPr>
        <w:t>23。</w:t>
      </w:r>
    </w:p>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sz w:val="20"/>
        </w:rPr>
        <w:drawing>
          <wp:inline distT="0" distB="0" distL="0" distR="0">
            <wp:extent cx="1061085" cy="1083945"/>
            <wp:effectExtent l="0" t="0" r="0" b="6350"/>
            <wp:docPr id="151"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Users/Administrator/AppData/Roaming/JisuOffice/ETemp/7952_7660896/image43.png"/>
                    <pic:cNvPicPr>
                      <a:picLocks noChangeAspect="1" noChangeArrowheads="1"/>
                    </pic:cNvPicPr>
                  </pic:nvPicPr>
                  <pic:blipFill>
                    <a:blip r:embed="rId53" cstate="print"/>
                    <a:stretch>
                      <a:fillRect/>
                    </a:stretch>
                  </pic:blipFill>
                  <pic:spPr>
                    <a:xfrm>
                      <a:off x="0" y="0"/>
                      <a:ext cx="1061720" cy="1084580"/>
                    </a:xfrm>
                    <a:prstGeom prst="rect"/>
                    <a:ln cap="flat"/>
                  </pic:spPr>
                </pic:pic>
              </a:graphicData>
            </a:graphic>
          </wp:inline>
        </w:drawing>
      </w:r>
    </w:p>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color w:val="auto"/>
          <w:position w:val="0"/>
          <w:sz w:val="20"/>
          <w:szCs w:val="20"/>
          <w:rFonts w:ascii="Times New Roman" w:eastAsia="黑体" w:hAnsi="黑体" w:hint="default"/>
        </w:rPr>
        <w:t xml:space="preserve">图 </w:t>
      </w:r>
      <w:r>
        <w:rPr>
          <w:color w:val="auto"/>
          <w:position w:val="0"/>
          <w:sz w:val="20"/>
          <w:szCs w:val="20"/>
          <w:rFonts w:ascii="Times New Roman" w:eastAsia="黑体" w:hAnsi="黑体" w:hint="default"/>
        </w:rPr>
        <w:t>5</w:t>
      </w:r>
      <w:del w:id="523" w:author="HeYang" w:date="2017-06-03T21:44:00Z">
        <w:r>
          <w:rPr>
            <w:color w:val="auto"/>
            <w:position w:val="0"/>
            <w:sz w:val="20"/>
            <w:szCs w:val="20"/>
            <w:rFonts w:ascii="Times New Roman" w:eastAsia="黑体" w:hAnsi="黑体" w:hint="default"/>
          </w:rPr>
          <w:delText>－</w:delText>
        </w:r>
      </w:del>
      <w:ins w:id="524" w:author="HeYang" w:date="2017-06-03T21:44:00Z">
        <w:r>
          <w:rPr>
            <w:color w:val="auto"/>
            <w:position w:val="0"/>
            <w:sz w:val="20"/>
            <w:szCs w:val="20"/>
            <w:rFonts w:ascii="Times New Roman" w:eastAsia="黑体" w:hAnsi="黑体" w:hint="default"/>
          </w:rPr>
          <w:t>-</w:t>
        </w:r>
      </w:ins>
      <w:r>
        <w:rPr/>
        <w:rPr>
          <w:rFonts w:ascii="Times New Roman" w:eastAsia="黑体" w:hAnsi="Times New Roman"/>
          <w:shd w:val="clear"/>
          <w:sz w:val="20"/>
          <w:szCs w:val="20"/>
          <w:w w:val="100"/>
        </w:rPr>
        <w:fldChar w:fldCharType="begin"/>
      </w:r>
      <w:r>
        <w:rPr/>
        <w:rPr>
          <w:rFonts w:ascii="Times New Roman" w:eastAsia="黑体" w:hAnsi="Times New Roman"/>
          <w:shd w:val="clear"/>
          <w:sz w:val="20"/>
          <w:szCs w:val="20"/>
          <w:w w:val="100"/>
        </w:rPr>
        <w:instrText xml:space="preserve"> SEQ 图 \* ARABIC \s 1</w:instrText>
      </w:r>
      <w:r>
        <w:rPr/>
        <w:rPr>
          <w:rFonts w:ascii="Times New Roman" w:eastAsia="黑体" w:hAnsi="Times New Roman"/>
          <w:shd w:val="clear"/>
          <w:sz w:val="20"/>
          <w:szCs w:val="20"/>
          <w:w w:val="100"/>
        </w:rPr>
        <w:fldChar w:fldCharType="separate"/>
      </w:r>
      <w:r>
        <w:rPr>
          <w:color w:val="auto"/>
          <w:position w:val="0"/>
          <w:sz w:val="20"/>
          <w:szCs w:val="20"/>
          <w:rFonts w:ascii="Times New Roman" w:eastAsia="黑体" w:hAnsi="黑体" w:hint="default"/>
        </w:rPr>
        <w:t>23</w:t>
      </w:r>
      <w:r>
        <w:rPr/>
        <w:rPr>
          <w:rFonts w:ascii="Times New Roman" w:eastAsia="黑体" w:hAnsi="Times New Roman"/>
          <w:shd w:val="clear"/>
          <w:sz w:val="20"/>
          <w:szCs w:val="20"/>
          <w:w w:val="100"/>
        </w:rPr>
        <w:fldChar w:fldCharType="end"/>
      </w:r>
      <w:r>
        <w:rPr>
          <w:color w:val="auto"/>
          <w:position w:val="0"/>
          <w:sz w:val="20"/>
          <w:szCs w:val="20"/>
          <w:rFonts w:ascii="Times New Roman" w:eastAsia="黑体" w:hAnsi="黑体" w:hint="default"/>
        </w:rPr>
        <w:t>　四点梯形折线法示例图</w:t>
      </w:r>
    </w:p>
    <w:p>
      <w:pPr>
        <w:numPr>
          <w:ilvl w:val="0"/>
          <w:numId w:val="0"/>
        </w:numPr>
        <w:jc w:val="left"/>
        <w:spacing w:lineRule="auto" w:line="240" w:before="0" w:after="160"/>
        <w:ind w:right="0" w:firstLine="0"/>
        <w:rPr>
          <w:color w:val="auto"/>
          <w:position w:val="0"/>
          <w:sz w:val="20"/>
          <w:szCs w:val="20"/>
          <w:rFonts w:ascii="Times New Roman" w:eastAsia="黑体" w:hAnsi="黑体" w:hint="default"/>
          <w:del w:id="525" w:author="HeYang" w:date="2017-06-03T21:46:00Z"/>
        </w:rPr>
        <w:autoSpaceDE w:val="1"/>
        <w:autoSpaceDN w:val="1"/>
      </w:pPr>
      <w:r>
        <w:rPr>
          <w:color w:val="auto"/>
          <w:position w:val="0"/>
          <w:sz w:val="20"/>
          <w:szCs w:val="20"/>
          <w:rFonts w:ascii="Times New Roman" w:eastAsia="黑体" w:hAnsi="黑体" w:hint="default"/>
        </w:rPr>
        <w:t xml:space="preserve">Figure </w:t>
      </w:r>
      <w:r>
        <w:rPr>
          <w:color w:val="auto"/>
          <w:position w:val="0"/>
          <w:sz w:val="20"/>
          <w:szCs w:val="20"/>
          <w:rFonts w:ascii="Times New Roman" w:eastAsia="黑体" w:hAnsi="黑体" w:hint="default"/>
        </w:rPr>
        <w:t>5</w:t>
      </w:r>
      <w:del w:id="526" w:author="HeYang" w:date="2017-06-03T21:44:00Z">
        <w:r>
          <w:rPr>
            <w:color w:val="auto"/>
            <w:position w:val="0"/>
            <w:sz w:val="20"/>
            <w:szCs w:val="20"/>
            <w:rFonts w:ascii="Times New Roman" w:eastAsia="黑体" w:hAnsi="黑体" w:hint="default"/>
          </w:rPr>
          <w:delText>－</w:delText>
        </w:r>
      </w:del>
      <w:ins w:id="527" w:author="HeYang" w:date="2017-06-03T21:44:00Z">
        <w:r>
          <w:rPr>
            <w:color w:val="auto"/>
            <w:position w:val="0"/>
            <w:sz w:val="20"/>
            <w:szCs w:val="20"/>
            <w:rFonts w:ascii="Times New Roman" w:eastAsia="黑体" w:hAnsi="黑体" w:hint="default"/>
          </w:rPr>
          <w:t>-</w:t>
        </w:r>
      </w:ins>
      <w:r>
        <w:rPr/>
        <w:rPr>
          <w:rFonts w:ascii="Times New Roman" w:eastAsia="黑体" w:hAnsi="Times New Roman"/>
          <w:shd w:val="clear"/>
          <w:sz w:val="20"/>
          <w:szCs w:val="20"/>
          <w:w w:val="100"/>
        </w:rPr>
        <w:fldChar w:fldCharType="begin"/>
      </w:r>
      <w:r>
        <w:rPr/>
        <w:rPr>
          <w:rFonts w:ascii="Times New Roman" w:eastAsia="黑体" w:hAnsi="Times New Roman"/>
          <w:shd w:val="clear"/>
          <w:sz w:val="20"/>
          <w:szCs w:val="20"/>
          <w:w w:val="100"/>
        </w:rPr>
        <w:instrText xml:space="preserve"> SEQ Figure \* ARABIC \s 1</w:instrText>
      </w:r>
      <w:r>
        <w:rPr/>
        <w:rPr>
          <w:rFonts w:ascii="Times New Roman" w:eastAsia="黑体" w:hAnsi="Times New Roman"/>
          <w:shd w:val="clear"/>
          <w:sz w:val="20"/>
          <w:szCs w:val="20"/>
          <w:w w:val="100"/>
        </w:rPr>
        <w:fldChar w:fldCharType="separate"/>
      </w:r>
      <w:r>
        <w:rPr>
          <w:color w:val="auto"/>
          <w:position w:val="0"/>
          <w:sz w:val="20"/>
          <w:szCs w:val="20"/>
          <w:rFonts w:ascii="Times New Roman" w:eastAsia="黑体" w:hAnsi="黑体" w:hint="default"/>
        </w:rPr>
        <w:t>23</w:t>
      </w:r>
      <w:r>
        <w:rPr/>
        <w:rPr>
          <w:rFonts w:ascii="Times New Roman" w:eastAsia="黑体" w:hAnsi="Times New Roman"/>
          <w:shd w:val="clear"/>
          <w:sz w:val="20"/>
          <w:szCs w:val="20"/>
          <w:w w:val="100"/>
        </w:rPr>
        <w:fldChar w:fldCharType="end"/>
      </w:r>
      <w:r>
        <w:rPr>
          <w:color w:val="auto"/>
          <w:position w:val="0"/>
          <w:sz w:val="20"/>
          <w:szCs w:val="20"/>
          <w:rFonts w:ascii="Times New Roman" w:eastAsia="黑体" w:hAnsi="黑体" w:hint="default"/>
        </w:rPr>
        <w:t xml:space="preserve">　Sample Graph</w:t>
      </w:r>
    </w:p>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下面对上面四种类型进行细致划分讲解：</w:t>
      </w:r>
    </w:p>
    <w:p>
      <w:pPr>
        <w:numPr>
          <w:ilvl w:val="0"/>
          <w:numId w:val="0"/>
        </w:numPr>
        <w:jc w:val="left"/>
        <w:spacing w:lineRule="auto" w:line="240" w:before="0" w:after="160"/>
        <w:ind w:left="425" w:right="0" w:firstLine="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两点直线法的连接类型包括：上下，左右</w:t>
      </w:r>
    </w:p>
    <w:p>
      <w:pPr>
        <w:numPr>
          <w:ilvl w:val="0"/>
          <w:numId w:val="0"/>
        </w:numPr>
        <w:jc w:val="left"/>
        <w:spacing w:lineRule="auto" w:line="240" w:before="0" w:after="160"/>
        <w:ind w:left="425" w:right="0" w:firstLine="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三点直角折线法包括：上左，上右，下左，下右，左上，右上，左下，右下</w:t>
      </w:r>
    </w:p>
    <w:p>
      <w:pPr>
        <w:numPr>
          <w:ilvl w:val="0"/>
          <w:numId w:val="0"/>
        </w:numPr>
        <w:jc w:val="left"/>
        <w:spacing w:lineRule="auto" w:line="240" w:before="0" w:after="160"/>
        <w:ind w:left="425" w:right="0" w:firstLine="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四点方形折线法包括：上左下，上右下，下左上，下右上，左上右，右上左，左</w:t>
      </w:r>
      <w:r>
        <w:rPr>
          <w:color w:val="auto"/>
          <w:position w:val="0"/>
          <w:sz w:val="24"/>
          <w:szCs w:val="24"/>
          <w:rFonts w:ascii="Times New Roman" w:eastAsia="Times New Roman" w:hAnsi="Times New Roman" w:hint="default"/>
        </w:rPr>
        <w:t>下右，右下左</w:t>
      </w:r>
    </w:p>
    <w:p>
      <w:pPr>
        <w:numPr>
          <w:ilvl w:val="0"/>
          <w:numId w:val="0"/>
        </w:numPr>
        <w:jc w:val="left"/>
        <w:spacing w:lineRule="auto" w:line="240" w:before="0" w:after="160"/>
        <w:ind w:left="425" w:right="0" w:firstLine="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四点梯形折线法包括：上左上，下左下，上右上，下左下，左上左，右上右，左</w:t>
      </w:r>
      <w:r>
        <w:rPr>
          <w:color w:val="auto"/>
          <w:position w:val="0"/>
          <w:sz w:val="24"/>
          <w:szCs w:val="24"/>
          <w:rFonts w:ascii="Times New Roman" w:eastAsia="Times New Roman" w:hAnsi="Times New Roman" w:hint="default"/>
        </w:rPr>
        <w:t>下左，右下右</w:t>
      </w:r>
    </w:p>
    <w:p>
      <w:pPr>
        <w:bidi w:val="0"/>
        <w:numPr>
          <w:ilvl w:val="2"/>
          <w:numId w:val="1"/>
        </w:numPr>
        <w:jc w:val="left"/>
        <w:spacing w:lineRule="exact" w:line="440" w:before="240" w:after="240"/>
        <w:ind w:right="0" w:left="709" w:hanging="709"/>
        <w:rPr>
          <w:color w:val="auto"/>
          <w:position w:val="0"/>
          <w:sz w:val="28"/>
          <w:szCs w:val="28"/>
          <w:rFonts w:ascii="Times New Roman" w:eastAsia="黑体" w:hAnsi="黑体" w:hint="default"/>
        </w:rPr>
        <w:outlineLvl w:val="2"/>
        <w:autoSpaceDE w:val="1"/>
        <w:autoSpaceDN w:val="1"/>
      </w:pPr>
      <w:r>
        <w:rPr>
          <w:color w:val="auto"/>
          <w:position w:val="0"/>
          <w:sz w:val="28"/>
          <w:szCs w:val="28"/>
          <w:rFonts w:ascii="Times New Roman" w:eastAsia="黑体" w:hAnsi="黑体" w:hint="default"/>
        </w:rPr>
        <w:t>　　</w:t>
      </w:r>
      <w:bookmarkStart w:id="182" w:name="_Toc484463992"/>
      <w:r>
        <w:rPr>
          <w:color w:val="auto"/>
          <w:position w:val="0"/>
          <w:sz w:val="28"/>
          <w:szCs w:val="28"/>
          <w:rFonts w:ascii="Times New Roman" w:eastAsia="黑体" w:hAnsi="黑体" w:hint="default"/>
        </w:rPr>
        <w:t>连连看连接方式的分析</w:t>
      </w:r>
      <w:bookmarkEnd w:id="182"/>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满足上述要求是第一步，即两个图片满足上次相连方式。第二步是满足图片相同。</w:t>
      </w:r>
      <w:r>
        <w:rPr>
          <w:color w:val="auto"/>
          <w:position w:val="0"/>
          <w:sz w:val="24"/>
          <w:szCs w:val="24"/>
          <w:rFonts w:ascii="Times New Roman" w:eastAsia="Times New Roman" w:hAnsi="Times New Roman" w:hint="default"/>
        </w:rPr>
        <w:t>换言之，检验两个方块能否消掉，要让两个方块同时满足两个条件才行，就是两者配</w:t>
      </w:r>
      <w:r>
        <w:rPr>
          <w:color w:val="auto"/>
          <w:position w:val="0"/>
          <w:sz w:val="24"/>
          <w:szCs w:val="24"/>
          <w:rFonts w:ascii="Times New Roman" w:eastAsia="Times New Roman" w:hAnsi="Times New Roman" w:hint="default"/>
        </w:rPr>
        <w:t>对并且连线成功，此处可分三种情况。从下面的这三种情况，我们可以知道，需要三个</w:t>
      </w:r>
      <w:r>
        <w:rPr>
          <w:color w:val="auto"/>
          <w:position w:val="0"/>
          <w:sz w:val="24"/>
          <w:szCs w:val="24"/>
          <w:rFonts w:ascii="Times New Roman" w:eastAsia="Times New Roman" w:hAnsi="Times New Roman" w:hint="default"/>
        </w:rPr>
        <w:t>检测，这三个检测分别检测一条直路径。这样就会有三条路径。若这三条路径上都是空</w:t>
      </w:r>
      <w:r>
        <w:rPr>
          <w:color w:val="auto"/>
          <w:position w:val="0"/>
          <w:sz w:val="24"/>
          <w:szCs w:val="24"/>
          <w:rFonts w:ascii="Times New Roman" w:eastAsia="Times New Roman" w:hAnsi="Times New Roman" w:hint="default"/>
        </w:rPr>
        <w:t>按钮，那么就刚好是三种直线（两个转弯点）把两个按钮连接起来了。</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第一种情况：相邻。这种情况最简单。</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第二种情况：不相邻。若不相邻，第一步在选中的第一个按钮的同行找到一个空按</w:t>
      </w:r>
      <w:r>
        <w:rPr>
          <w:color w:val="auto"/>
          <w:position w:val="0"/>
          <w:sz w:val="24"/>
          <w:szCs w:val="24"/>
          <w:rFonts w:ascii="Times New Roman" w:eastAsia="Times New Roman" w:hAnsi="Times New Roman" w:hint="default"/>
        </w:rPr>
        <w:t>钮，此时分为两种情况：</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情况A：找到空按钮后，再看选中的第二个按钮的横向到这个空按钮所在的列交</w:t>
      </w:r>
      <w:r>
        <w:rPr>
          <w:color w:val="auto"/>
          <w:position w:val="0"/>
          <w:sz w:val="24"/>
          <w:szCs w:val="24"/>
          <w:rFonts w:ascii="Times New Roman" w:eastAsia="Times New Roman" w:hAnsi="Times New Roman" w:hint="default"/>
        </w:rPr>
        <w:t>叉处是否有按钮，若交叉处没有按钮，再从与第一个按钮到与它同行的那个空按钮之</w:t>
      </w:r>
      <w:r>
        <w:rPr>
          <w:color w:val="auto"/>
          <w:position w:val="0"/>
          <w:sz w:val="24"/>
          <w:szCs w:val="24"/>
          <w:rFonts w:ascii="Times New Roman" w:eastAsia="Times New Roman" w:hAnsi="Times New Roman" w:hint="default"/>
        </w:rPr>
        <w:t>间是否有按钮，此时也没有按钮的话，路径通，反之则否。</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情况B：第一步在选中的第一个按钮的同行找不到一个空按钮，此时在选中的第</w:t>
      </w:r>
      <w:r>
        <w:rPr>
          <w:color w:val="auto"/>
          <w:position w:val="0"/>
          <w:sz w:val="24"/>
          <w:szCs w:val="24"/>
          <w:rFonts w:ascii="Times New Roman" w:eastAsia="Times New Roman" w:hAnsi="Times New Roman" w:hint="default"/>
        </w:rPr>
        <w:t>一个按钮的同列找一个空按钮。找到空按钮后，查看选中的第二个按钮竖向到这个空按</w:t>
      </w:r>
      <w:r>
        <w:rPr>
          <w:color w:val="auto"/>
          <w:position w:val="0"/>
          <w:sz w:val="24"/>
          <w:szCs w:val="24"/>
          <w:rFonts w:ascii="Times New Roman" w:eastAsia="Times New Roman" w:hAnsi="Times New Roman" w:hint="default"/>
        </w:rPr>
        <w:t>钮所在行的交叉处是否有按钮。没有按钮的话，再查看选中的第一个按钮到与它同列的</w:t>
      </w:r>
      <w:r>
        <w:rPr>
          <w:color w:val="auto"/>
          <w:position w:val="0"/>
          <w:sz w:val="24"/>
          <w:szCs w:val="24"/>
          <w:rFonts w:ascii="Times New Roman" w:eastAsia="Times New Roman" w:hAnsi="Times New Roman" w:hint="default"/>
        </w:rPr>
        <w:t>那个空按钮之间是否有按钮。没按钮的话，再判断与选中的第一个按钮同列的这个空按</w:t>
      </w:r>
      <w:r>
        <w:rPr>
          <w:color w:val="auto"/>
          <w:position w:val="0"/>
          <w:sz w:val="24"/>
          <w:szCs w:val="24"/>
          <w:rFonts w:ascii="Times New Roman" w:eastAsia="Times New Roman" w:hAnsi="Times New Roman" w:hint="default"/>
        </w:rPr>
        <w:t>钮横向到与选中的第二个按钮同列有否有按钮，没有的话，路径通。</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若满足以上情况的分析，也即路径通，选中的两个图片可消除。若以上情况分析均</w:t>
      </w:r>
      <w:r>
        <w:rPr>
          <w:color w:val="auto"/>
          <w:position w:val="0"/>
          <w:sz w:val="24"/>
          <w:szCs w:val="24"/>
          <w:rFonts w:ascii="Times New Roman" w:eastAsia="Times New Roman" w:hAnsi="Times New Roman" w:hint="default"/>
        </w:rPr>
        <w:t>不满足，说明这两个按钮不可以消去。</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del w:id="528" w:author="HeYang" w:date="2017-06-03T21:46:00Z"/>
        </w:rPr>
        <w:autoSpaceDE w:val="0"/>
        <w:autoSpaceDN w:val="0"/>
      </w:pPr>
      <w:r>
        <w:rPr>
          <w:color w:val="auto"/>
          <w:position w:val="0"/>
          <w:sz w:val="24"/>
          <w:szCs w:val="24"/>
          <w:rFonts w:ascii="Times New Roman" w:eastAsia="Times New Roman" w:hAnsi="Times New Roman" w:hint="default"/>
        </w:rPr>
        <w:t>具体判断流程图如图5</w:t>
      </w:r>
      <w:ins w:id="529" w:author="HeYang" w:date="2017-06-03T21:46:00Z">
        <w:r>
          <w:rPr>
            <w:color w:val="auto"/>
            <w:position w:val="0"/>
            <w:sz w:val="24"/>
            <w:szCs w:val="24"/>
            <w:rFonts w:ascii="Times New Roman" w:eastAsia="Times New Roman" w:hAnsi="Times New Roman" w:hint="default"/>
          </w:rPr>
          <w:t>-</w:t>
        </w:r>
      </w:ins>
      <w:del w:id="530" w:author="HeYang" w:date="2017-06-03T21:46:00Z">
        <w:r>
          <w:rPr>
            <w:color w:val="auto"/>
            <w:position w:val="0"/>
            <w:sz w:val="24"/>
            <w:szCs w:val="24"/>
            <w:rFonts w:ascii="Times New Roman" w:eastAsia="Times New Roman" w:hAnsi="Times New Roman" w:hint="default"/>
          </w:rPr>
          <w:delText>―</w:delText>
        </w:r>
      </w:del>
      <w:r>
        <w:rPr>
          <w:color w:val="auto"/>
          <w:position w:val="0"/>
          <w:sz w:val="24"/>
          <w:szCs w:val="24"/>
          <w:rFonts w:ascii="Times New Roman" w:eastAsia="Times New Roman" w:hAnsi="Times New Roman" w:hint="default"/>
        </w:rPr>
        <w:t>24。</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p>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sz w:val="20"/>
        </w:rPr>
        <w:drawing>
          <wp:inline distT="0" distB="0" distL="0" distR="0">
            <wp:extent cx="3652520" cy="5235575"/>
            <wp:effectExtent l="0" t="0" r="9525" b="0"/>
            <wp:docPr id="152"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Users/Administrator/AppData/Roaming/JisuOffice/ETemp/7952_7660896/image44.png"/>
                    <pic:cNvPicPr>
                      <a:picLocks noChangeAspect="1" noChangeArrowheads="1"/>
                    </pic:cNvPicPr>
                  </pic:nvPicPr>
                  <pic:blipFill>
                    <a:blip r:embed="rId54" cstate="print"/>
                    <a:stretch>
                      <a:fillRect/>
                    </a:stretch>
                  </pic:blipFill>
                  <pic:spPr>
                    <a:xfrm>
                      <a:off x="0" y="0"/>
                      <a:ext cx="3653155" cy="5236210"/>
                    </a:xfrm>
                    <a:prstGeom prst="rect"/>
                    <a:ln cap="flat"/>
                  </pic:spPr>
                </pic:pic>
              </a:graphicData>
            </a:graphic>
          </wp:inline>
        </w:drawing>
      </w:r>
    </w:p>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color w:val="auto"/>
          <w:position w:val="0"/>
          <w:sz w:val="20"/>
          <w:szCs w:val="20"/>
          <w:rFonts w:ascii="Times New Roman" w:eastAsia="黑体" w:hAnsi="黑体" w:hint="default"/>
        </w:rPr>
        <w:t xml:space="preserve">图 </w:t>
      </w:r>
      <w:r>
        <w:rPr>
          <w:color w:val="auto"/>
          <w:position w:val="0"/>
          <w:sz w:val="20"/>
          <w:szCs w:val="20"/>
          <w:rFonts w:ascii="Times New Roman" w:eastAsia="黑体" w:hAnsi="黑体" w:hint="default"/>
        </w:rPr>
        <w:t>5</w:t>
      </w:r>
      <w:del w:id="531" w:author="HeYang" w:date="2017-06-03T21:44:00Z">
        <w:r>
          <w:rPr>
            <w:color w:val="auto"/>
            <w:position w:val="0"/>
            <w:sz w:val="20"/>
            <w:szCs w:val="20"/>
            <w:rFonts w:ascii="Times New Roman" w:eastAsia="黑体" w:hAnsi="黑体" w:hint="default"/>
          </w:rPr>
          <w:delText>－</w:delText>
        </w:r>
      </w:del>
      <w:ins w:id="532" w:author="HeYang" w:date="2017-06-03T21:44:00Z">
        <w:r>
          <w:rPr>
            <w:color w:val="auto"/>
            <w:position w:val="0"/>
            <w:sz w:val="20"/>
            <w:szCs w:val="20"/>
            <w:rFonts w:ascii="Times New Roman" w:eastAsia="黑体" w:hAnsi="黑体" w:hint="default"/>
          </w:rPr>
          <w:t>-</w:t>
        </w:r>
      </w:ins>
      <w:r>
        <w:rPr/>
        <w:rPr>
          <w:rFonts w:ascii="Times New Roman" w:eastAsia="黑体" w:hAnsi="Times New Roman"/>
          <w:shd w:val="clear"/>
          <w:sz w:val="20"/>
          <w:szCs w:val="20"/>
          <w:w w:val="100"/>
        </w:rPr>
        <w:fldChar w:fldCharType="begin"/>
      </w:r>
      <w:r>
        <w:rPr/>
        <w:rPr>
          <w:rFonts w:ascii="Times New Roman" w:eastAsia="黑体" w:hAnsi="Times New Roman"/>
          <w:shd w:val="clear"/>
          <w:sz w:val="20"/>
          <w:szCs w:val="20"/>
          <w:w w:val="100"/>
        </w:rPr>
        <w:instrText xml:space="preserve"> SEQ 图 \* ARABIC \s 1</w:instrText>
      </w:r>
      <w:r>
        <w:rPr/>
        <w:rPr>
          <w:rFonts w:ascii="Times New Roman" w:eastAsia="黑体" w:hAnsi="Times New Roman"/>
          <w:shd w:val="clear"/>
          <w:sz w:val="20"/>
          <w:szCs w:val="20"/>
          <w:w w:val="100"/>
        </w:rPr>
        <w:fldChar w:fldCharType="separate"/>
      </w:r>
      <w:r>
        <w:rPr>
          <w:color w:val="auto"/>
          <w:position w:val="0"/>
          <w:sz w:val="20"/>
          <w:szCs w:val="20"/>
          <w:rFonts w:ascii="Times New Roman" w:eastAsia="黑体" w:hAnsi="黑体" w:hint="default"/>
        </w:rPr>
        <w:t>24</w:t>
      </w:r>
      <w:r>
        <w:rPr/>
        <w:rPr>
          <w:rFonts w:ascii="Times New Roman" w:eastAsia="黑体" w:hAnsi="Times New Roman"/>
          <w:shd w:val="clear"/>
          <w:sz w:val="20"/>
          <w:szCs w:val="20"/>
          <w:w w:val="100"/>
        </w:rPr>
        <w:fldChar w:fldCharType="end"/>
      </w:r>
      <w:r>
        <w:rPr>
          <w:color w:val="auto"/>
          <w:position w:val="0"/>
          <w:sz w:val="20"/>
          <w:szCs w:val="20"/>
          <w:rFonts w:ascii="Times New Roman" w:eastAsia="黑体" w:hAnsi="黑体" w:hint="default"/>
        </w:rPr>
        <w:t>　判断流程图</w:t>
      </w:r>
    </w:p>
    <w:p>
      <w:pPr>
        <w:numPr>
          <w:ilvl w:val="0"/>
          <w:numId w:val="0"/>
        </w:numPr>
        <w:jc w:val="left"/>
        <w:spacing w:lineRule="auto" w:line="240" w:before="0" w:after="160"/>
        <w:ind w:right="0" w:firstLine="0"/>
        <w:rPr>
          <w:color w:val="auto"/>
          <w:position w:val="0"/>
          <w:sz w:val="20"/>
          <w:szCs w:val="20"/>
          <w:rFonts w:ascii="Times New Roman" w:eastAsia="黑体" w:hAnsi="黑体" w:hint="default"/>
          <w:del w:id="533" w:author="HeYang" w:date="2017-06-03T21:46:00Z"/>
        </w:rPr>
        <w:autoSpaceDE w:val="1"/>
        <w:autoSpaceDN w:val="1"/>
      </w:pPr>
      <w:r>
        <w:rPr>
          <w:color w:val="auto"/>
          <w:position w:val="0"/>
          <w:sz w:val="20"/>
          <w:szCs w:val="20"/>
          <w:rFonts w:ascii="Times New Roman" w:eastAsia="黑体" w:hAnsi="黑体" w:hint="default"/>
        </w:rPr>
        <w:t xml:space="preserve">Figure </w:t>
      </w:r>
      <w:r>
        <w:rPr>
          <w:color w:val="auto"/>
          <w:position w:val="0"/>
          <w:sz w:val="20"/>
          <w:szCs w:val="20"/>
          <w:rFonts w:ascii="Times New Roman" w:eastAsia="黑体" w:hAnsi="黑体" w:hint="default"/>
        </w:rPr>
        <w:t>5</w:t>
      </w:r>
      <w:del w:id="534" w:author="HeYang" w:date="2017-06-03T21:44:00Z">
        <w:r>
          <w:rPr>
            <w:color w:val="auto"/>
            <w:position w:val="0"/>
            <w:sz w:val="20"/>
            <w:szCs w:val="20"/>
            <w:rFonts w:ascii="Times New Roman" w:eastAsia="黑体" w:hAnsi="黑体" w:hint="default"/>
          </w:rPr>
          <w:delText>－</w:delText>
        </w:r>
      </w:del>
      <w:ins w:id="535" w:author="HeYang" w:date="2017-06-03T21:44:00Z">
        <w:r>
          <w:rPr>
            <w:color w:val="auto"/>
            <w:position w:val="0"/>
            <w:sz w:val="20"/>
            <w:szCs w:val="20"/>
            <w:rFonts w:ascii="Times New Roman" w:eastAsia="黑体" w:hAnsi="黑体" w:hint="default"/>
          </w:rPr>
          <w:t>-</w:t>
        </w:r>
      </w:ins>
      <w:r>
        <w:rPr/>
        <w:rPr>
          <w:rFonts w:ascii="Times New Roman" w:eastAsia="黑体" w:hAnsi="Times New Roman"/>
          <w:shd w:val="clear"/>
          <w:sz w:val="20"/>
          <w:szCs w:val="20"/>
          <w:w w:val="100"/>
        </w:rPr>
        <w:fldChar w:fldCharType="begin"/>
      </w:r>
      <w:r>
        <w:rPr/>
        <w:rPr>
          <w:rFonts w:ascii="Times New Roman" w:eastAsia="黑体" w:hAnsi="Times New Roman"/>
          <w:shd w:val="clear"/>
          <w:sz w:val="20"/>
          <w:szCs w:val="20"/>
          <w:w w:val="100"/>
        </w:rPr>
        <w:instrText xml:space="preserve"> SEQ Figure \* ARABIC \s 1</w:instrText>
      </w:r>
      <w:r>
        <w:rPr/>
        <w:rPr>
          <w:rFonts w:ascii="Times New Roman" w:eastAsia="黑体" w:hAnsi="Times New Roman"/>
          <w:shd w:val="clear"/>
          <w:sz w:val="20"/>
          <w:szCs w:val="20"/>
          <w:w w:val="100"/>
        </w:rPr>
        <w:fldChar w:fldCharType="separate"/>
      </w:r>
      <w:r>
        <w:rPr>
          <w:color w:val="auto"/>
          <w:position w:val="0"/>
          <w:sz w:val="20"/>
          <w:szCs w:val="20"/>
          <w:rFonts w:ascii="Times New Roman" w:eastAsia="黑体" w:hAnsi="黑体" w:hint="default"/>
        </w:rPr>
        <w:t>24</w:t>
      </w:r>
      <w:r>
        <w:rPr/>
        <w:rPr>
          <w:rFonts w:ascii="Times New Roman" w:eastAsia="黑体" w:hAnsi="Times New Roman"/>
          <w:shd w:val="clear"/>
          <w:sz w:val="20"/>
          <w:szCs w:val="20"/>
          <w:w w:val="100"/>
        </w:rPr>
        <w:fldChar w:fldCharType="end"/>
      </w:r>
      <w:r>
        <w:rPr>
          <w:color w:val="auto"/>
          <w:position w:val="0"/>
          <w:sz w:val="20"/>
          <w:szCs w:val="20"/>
          <w:rFonts w:ascii="Times New Roman" w:eastAsia="黑体" w:hAnsi="黑体" w:hint="default"/>
        </w:rPr>
        <w:t>　Flowchart</w:t>
      </w:r>
    </w:p>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代码中定义的方法有：</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判断在一列之内两图片之间是否全部是空白或直接相邻</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判断在一行之内两图片之间是否全部是空白或直接相邻</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是否可以一条直线相连</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是否可以两条直线相连</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是否可以三条直线相连</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是否可以三条直线相连,似U形</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是否可以三条直线相连,似之字形N</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是否处于游戏区域的四条边的同一边上</w:t>
      </w:r>
    </w:p>
    <w:p>
      <w:pPr>
        <w:bidi w:val="0"/>
        <w:numPr>
          <w:ilvl w:val="2"/>
          <w:numId w:val="1"/>
        </w:numPr>
        <w:jc w:val="left"/>
        <w:spacing w:lineRule="exact" w:line="440" w:before="240" w:after="240"/>
        <w:ind w:right="0" w:left="709" w:hanging="709"/>
        <w:rPr>
          <w:color w:val="auto"/>
          <w:position w:val="0"/>
          <w:sz w:val="28"/>
          <w:szCs w:val="28"/>
          <w:rFonts w:ascii="Times New Roman" w:eastAsia="黑体" w:hAnsi="黑体" w:hint="default"/>
        </w:rPr>
        <w:outlineLvl w:val="2"/>
        <w:autoSpaceDE w:val="1"/>
        <w:autoSpaceDN w:val="1"/>
      </w:pPr>
      <w:r>
        <w:rPr>
          <w:color w:val="auto"/>
          <w:position w:val="0"/>
          <w:sz w:val="28"/>
          <w:szCs w:val="28"/>
          <w:rFonts w:ascii="Times New Roman" w:eastAsia="黑体" w:hAnsi="黑体" w:hint="default"/>
        </w:rPr>
        <w:t>　　</w:t>
      </w:r>
      <w:bookmarkStart w:id="183" w:name="_Toc484463993"/>
      <w:r>
        <w:rPr>
          <w:color w:val="auto"/>
          <w:position w:val="0"/>
          <w:sz w:val="28"/>
          <w:szCs w:val="28"/>
          <w:rFonts w:ascii="Times New Roman" w:eastAsia="黑体" w:hAnsi="黑体" w:hint="default"/>
        </w:rPr>
        <w:t>部分核心代码</w:t>
      </w:r>
      <w:bookmarkEnd w:id="183"/>
    </w:p>
    <w:p>
      <w:pPr>
        <w:numPr>
          <w:ilvl w:val="0"/>
          <w:numId w:val="0"/>
        </w:numPr>
        <w:jc w:val="left"/>
        <w:spacing w:lineRule="auto" w:line="240" w:before="0" w:after="160"/>
        <w:ind w:right="0" w:firstLine="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 xml:space="preserve">// 判断在一列之内两图片之间是否全部是空白或直接相邻</w:t>
      </w:r>
    </w:p>
    <w:p>
      <w:pPr>
        <w:numPr>
          <w:ilvl w:val="0"/>
          <w:numId w:val="0"/>
        </w:numPr>
        <w:jc w:val="left"/>
        <w:spacing w:lineRule="auto" w:line="240" w:before="0" w:after="160"/>
        <w:ind w:left="420" w:right="0" w:firstLine="420"/>
        <w:rPr>
          <w:color w:val="auto"/>
          <w:position w:val="0"/>
          <w:sz w:val="24"/>
          <w:szCs w:val="24"/>
          <w:rFonts w:ascii="Times New Roman" w:eastAsia="宋体" w:hAnsi="宋体" w:hint="default"/>
        </w:rPr>
        <w:autoSpaceDE w:val="0"/>
        <w:autoSpaceDN w:val="0"/>
      </w:pPr>
      <w:r>
        <w:rPr>
          <w:color w:val="auto"/>
          <w:position w:val="0"/>
          <w:sz w:val="24"/>
          <w:szCs w:val="24"/>
          <w:rFonts w:ascii="Times New Roman" w:eastAsia="宋体" w:hAnsi="宋体" w:hint="default"/>
        </w:rPr>
        <w:t xml:space="preserve">// 直接相连,因而不包含空白</w:t>
      </w:r>
    </w:p>
    <w:p>
      <w:pPr>
        <w:numPr>
          <w:ilvl w:val="0"/>
          <w:numId w:val="0"/>
        </w:numPr>
        <w:jc w:val="left"/>
        <w:spacing w:lineRule="auto" w:line="240" w:before="0" w:after="160"/>
        <w:ind w:right="0" w:firstLine="0"/>
        <w:rPr>
          <w:color w:val="auto"/>
          <w:position w:val="0"/>
          <w:sz w:val="24"/>
          <w:szCs w:val="24"/>
          <w:rFonts w:ascii="Times New Roman" w:eastAsia="宋体" w:hAnsi="宋体" w:hint="default"/>
        </w:rPr>
        <w:autoSpaceDE w:val="0"/>
        <w:autoSpaceDN w:val="0"/>
      </w:pP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b w:val="1"/>
          <w:color w:val="7F0055"/>
          <w:position w:val="0"/>
          <w:sz w:val="24"/>
          <w:szCs w:val="24"/>
          <w:rFonts w:ascii="Times New Roman" w:eastAsia="宋体" w:hAnsi="宋体" w:hint="default"/>
        </w:rPr>
        <w:t>if</w:t>
      </w:r>
      <w:r>
        <w:rPr>
          <w:color w:val="000000"/>
          <w:position w:val="0"/>
          <w:sz w:val="24"/>
          <w:szCs w:val="24"/>
          <w:rFonts w:ascii="Times New Roman" w:eastAsia="宋体" w:hAnsi="宋体" w:hint="default"/>
        </w:rPr>
        <w:t xml:space="preserve"> (Math.</w:t>
      </w:r>
      <w:r>
        <w:rPr>
          <w:i w:val="1"/>
          <w:color w:val="000000"/>
          <w:position w:val="0"/>
          <w:sz w:val="24"/>
          <w:szCs w:val="24"/>
          <w:rFonts w:ascii="Times New Roman" w:eastAsia="宋体" w:hAnsi="宋体" w:hint="default"/>
        </w:rPr>
        <w:t>abs</w:t>
      </w:r>
      <w:r>
        <w:rPr>
          <w:color w:val="000000"/>
          <w:position w:val="0"/>
          <w:sz w:val="24"/>
          <w:szCs w:val="24"/>
          <w:rFonts w:ascii="Times New Roman" w:eastAsia="宋体" w:hAnsi="宋体" w:hint="default"/>
        </w:rPr>
        <w:t>(</w:t>
      </w:r>
      <w:r>
        <w:rPr>
          <w:color w:val="6A3E3E"/>
          <w:position w:val="0"/>
          <w:sz w:val="24"/>
          <w:szCs w:val="24"/>
          <w:rFonts w:ascii="Times New Roman" w:eastAsia="宋体" w:hAnsi="宋体" w:hint="default"/>
        </w:rPr>
        <w:t>posY1</w:t>
      </w:r>
      <w:r>
        <w:rPr>
          <w:color w:val="000000"/>
          <w:position w:val="0"/>
          <w:sz w:val="24"/>
          <w:szCs w:val="24"/>
          <w:rFonts w:ascii="Times New Roman" w:eastAsia="宋体" w:hAnsi="宋体" w:hint="default"/>
        </w:rPr>
        <w:t xml:space="preserve"> </w:t>
      </w:r>
      <w:del w:id="536" w:author="HeYang" w:date="2017-06-03T21:44:00Z">
        <w:r>
          <w:rPr>
            <w:color w:val="000000"/>
            <w:position w:val="0"/>
            <w:sz w:val="24"/>
            <w:szCs w:val="24"/>
            <w:rFonts w:ascii="Times New Roman" w:eastAsia="宋体" w:hAnsi="宋体" w:hint="default"/>
          </w:rPr>
          <w:delText>－</w:delText>
        </w:r>
      </w:del>
      <w:ins w:id="537" w:author="HeYang" w:date="2017-06-03T21:44:00Z">
        <w:r>
          <w:rPr>
            <w:color w:val="000000"/>
            <w:position w:val="0"/>
            <w:sz w:val="24"/>
            <w:szCs w:val="24"/>
            <w:rFonts w:ascii="Times New Roman" w:eastAsia="宋体" w:hAnsi="宋体" w:hint="default"/>
          </w:rPr>
          <w:t>-</w:t>
        </w:r>
      </w:ins>
      <w:r>
        <w:rPr>
          <w:color w:val="000000"/>
          <w:position w:val="0"/>
          <w:sz w:val="24"/>
          <w:szCs w:val="24"/>
          <w:rFonts w:ascii="Times New Roman" w:eastAsia="宋体" w:hAnsi="宋体" w:hint="default"/>
        </w:rPr>
        <w:t xml:space="preserve"> </w:t>
      </w:r>
      <w:r>
        <w:rPr>
          <w:color w:val="6A3E3E"/>
          <w:position w:val="0"/>
          <w:sz w:val="24"/>
          <w:szCs w:val="24"/>
          <w:rFonts w:ascii="Times New Roman" w:eastAsia="宋体" w:hAnsi="宋体" w:hint="default"/>
        </w:rPr>
        <w:t>posY2</w:t>
      </w:r>
      <w:r>
        <w:rPr>
          <w:color w:val="000000"/>
          <w:position w:val="0"/>
          <w:sz w:val="24"/>
          <w:szCs w:val="24"/>
          <w:rFonts w:ascii="Times New Roman" w:eastAsia="宋体" w:hAnsi="宋体" w:hint="default"/>
        </w:rPr>
        <w:t xml:space="preserve">) == 0) {</w:t>
      </w:r>
    </w:p>
    <w:p>
      <w:pPr>
        <w:numPr>
          <w:ilvl w:val="0"/>
          <w:numId w:val="0"/>
        </w:numPr>
        <w:jc w:val="left"/>
        <w:spacing w:lineRule="auto" w:line="240" w:before="0" w:after="160"/>
        <w:ind w:right="0" w:firstLine="0"/>
        <w:rPr>
          <w:color w:val="auto"/>
          <w:position w:val="0"/>
          <w:sz w:val="24"/>
          <w:szCs w:val="24"/>
          <w:rFonts w:ascii="Times New Roman" w:eastAsia="宋体" w:hAnsi="宋体" w:hint="default"/>
        </w:rPr>
        <w:autoSpaceDE w:val="0"/>
        <w:autoSpaceDN w:val="0"/>
      </w:pP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b w:val="1"/>
          <w:color w:val="7F0055"/>
          <w:position w:val="0"/>
          <w:sz w:val="24"/>
          <w:szCs w:val="24"/>
          <w:highlight w:val="lightGray"/>
          <w:rFonts w:ascii="Times New Roman" w:eastAsia="宋体" w:hAnsi="宋体" w:hint="default"/>
        </w:rPr>
        <w:t>return</w:t>
      </w:r>
      <w:r>
        <w:rPr>
          <w:color w:val="000000"/>
          <w:position w:val="0"/>
          <w:sz w:val="24"/>
          <w:szCs w:val="24"/>
          <w:highlight w:val="lightGray"/>
          <w:rFonts w:ascii="Times New Roman" w:eastAsia="宋体" w:hAnsi="宋体" w:hint="default"/>
        </w:rPr>
        <w:t xml:space="preserve"> </w:t>
      </w:r>
      <w:r>
        <w:rPr>
          <w:b w:val="1"/>
          <w:color w:val="7F0055"/>
          <w:position w:val="0"/>
          <w:sz w:val="24"/>
          <w:szCs w:val="24"/>
          <w:highlight w:val="lightGray"/>
          <w:rFonts w:ascii="Times New Roman" w:eastAsia="宋体" w:hAnsi="宋体" w:hint="default"/>
        </w:rPr>
        <w:t>true</w:t>
      </w:r>
      <w:r>
        <w:rPr>
          <w:color w:val="000000"/>
          <w:position w:val="0"/>
          <w:sz w:val="24"/>
          <w:szCs w:val="24"/>
          <w:highlight w:val="lightGray"/>
          <w:rFonts w:ascii="Times New Roman" w:eastAsia="宋体" w:hAnsi="宋体" w:hint="default"/>
        </w:rPr>
        <w:t>;</w:t>
      </w:r>
    </w:p>
    <w:p>
      <w:pPr>
        <w:numPr>
          <w:ilvl w:val="0"/>
          <w:numId w:val="0"/>
        </w:numPr>
        <w:jc w:val="left"/>
        <w:spacing w:lineRule="auto" w:line="240" w:before="0" w:after="160"/>
        <w:ind w:right="0" w:firstLine="0"/>
        <w:rPr>
          <w:color w:val="auto"/>
          <w:position w:val="0"/>
          <w:sz w:val="24"/>
          <w:szCs w:val="24"/>
          <w:rFonts w:ascii="Times New Roman" w:eastAsia="宋体" w:hAnsi="宋体" w:hint="default"/>
        </w:rPr>
        <w:autoSpaceDE w:val="0"/>
        <w:autoSpaceDN w:val="0"/>
      </w:pP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w:t>
      </w:r>
    </w:p>
    <w:p>
      <w:pPr>
        <w:numPr>
          <w:ilvl w:val="0"/>
          <w:numId w:val="0"/>
        </w:numPr>
        <w:jc w:val="left"/>
        <w:spacing w:lineRule="auto" w:line="240" w:before="0" w:after="160"/>
        <w:ind w:right="0" w:firstLine="0"/>
        <w:rPr>
          <w:color w:val="auto"/>
          <w:position w:val="0"/>
          <w:sz w:val="24"/>
          <w:szCs w:val="24"/>
          <w:rFonts w:ascii="Times New Roman" w:eastAsia="宋体" w:hAnsi="宋体" w:hint="default"/>
        </w:rPr>
        <w:autoSpaceDE w:val="0"/>
        <w:autoSpaceDN w:val="0"/>
      </w:pP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b w:val="1"/>
          <w:color w:val="7F0055"/>
          <w:position w:val="0"/>
          <w:sz w:val="24"/>
          <w:szCs w:val="24"/>
          <w:rFonts w:ascii="Times New Roman" w:eastAsia="宋体" w:hAnsi="宋体" w:hint="default"/>
        </w:rPr>
        <w:t>int</w:t>
      </w:r>
      <w:r>
        <w:rPr>
          <w:color w:val="000000"/>
          <w:position w:val="0"/>
          <w:sz w:val="24"/>
          <w:szCs w:val="24"/>
          <w:rFonts w:ascii="Times New Roman" w:eastAsia="宋体" w:hAnsi="宋体" w:hint="default"/>
        </w:rPr>
        <w:t xml:space="preserve"> </w:t>
      </w:r>
      <w:r>
        <w:rPr>
          <w:color w:val="6A3E3E"/>
          <w:position w:val="0"/>
          <w:sz w:val="24"/>
          <w:szCs w:val="24"/>
          <w:rFonts w:ascii="Times New Roman" w:eastAsia="宋体" w:hAnsi="宋体" w:hint="default"/>
        </w:rPr>
        <w:t>a</w:t>
      </w:r>
      <w:r>
        <w:rPr>
          <w:color w:val="000000"/>
          <w:position w:val="0"/>
          <w:sz w:val="24"/>
          <w:szCs w:val="24"/>
          <w:rFonts w:ascii="Times New Roman" w:eastAsia="宋体" w:hAnsi="宋体" w:hint="default"/>
        </w:rPr>
        <w:t xml:space="preserve"> = </w:t>
      </w:r>
      <w:r>
        <w:rPr>
          <w:color w:val="6A3E3E"/>
          <w:position w:val="0"/>
          <w:sz w:val="24"/>
          <w:szCs w:val="24"/>
          <w:rFonts w:ascii="Times New Roman" w:eastAsia="宋体" w:hAnsi="宋体" w:hint="default"/>
        </w:rPr>
        <w:t>posY1</w:t>
      </w:r>
      <w:r>
        <w:rPr>
          <w:color w:val="000000"/>
          <w:position w:val="0"/>
          <w:sz w:val="24"/>
          <w:szCs w:val="24"/>
          <w:rFonts w:ascii="Times New Roman" w:eastAsia="宋体" w:hAnsi="宋体" w:hint="default"/>
        </w:rPr>
        <w:t xml:space="preserve"> &lt; </w:t>
      </w:r>
      <w:r>
        <w:rPr>
          <w:color w:val="6A3E3E"/>
          <w:position w:val="0"/>
          <w:sz w:val="24"/>
          <w:szCs w:val="24"/>
          <w:rFonts w:ascii="Times New Roman" w:eastAsia="宋体" w:hAnsi="宋体" w:hint="default"/>
        </w:rPr>
        <w:t>posY2</w:t>
      </w:r>
      <w:r>
        <w:rPr>
          <w:color w:val="000000"/>
          <w:position w:val="0"/>
          <w:sz w:val="24"/>
          <w:szCs w:val="24"/>
          <w:rFonts w:ascii="Times New Roman" w:eastAsia="宋体" w:hAnsi="宋体" w:hint="default"/>
        </w:rPr>
        <w:t xml:space="preserve"> ? </w:t>
      </w:r>
      <w:r>
        <w:rPr>
          <w:color w:val="6A3E3E"/>
          <w:position w:val="0"/>
          <w:sz w:val="24"/>
          <w:szCs w:val="24"/>
          <w:rFonts w:ascii="Times New Roman" w:eastAsia="宋体" w:hAnsi="宋体" w:hint="default"/>
        </w:rPr>
        <w:t>posY1</w:t>
      </w:r>
      <w:r>
        <w:rPr>
          <w:color w:val="000000"/>
          <w:position w:val="0"/>
          <w:sz w:val="24"/>
          <w:szCs w:val="24"/>
          <w:rFonts w:ascii="Times New Roman" w:eastAsia="宋体" w:hAnsi="宋体" w:hint="default"/>
        </w:rPr>
        <w:t xml:space="preserve"> : </w:t>
      </w:r>
      <w:r>
        <w:rPr>
          <w:color w:val="6A3E3E"/>
          <w:position w:val="0"/>
          <w:sz w:val="24"/>
          <w:szCs w:val="24"/>
          <w:rFonts w:ascii="Times New Roman" w:eastAsia="宋体" w:hAnsi="宋体" w:hint="default"/>
        </w:rPr>
        <w:t>posY2</w:t>
      </w:r>
      <w:r>
        <w:rPr>
          <w:color w:val="000000"/>
          <w:position w:val="0"/>
          <w:sz w:val="24"/>
          <w:szCs w:val="24"/>
          <w:rFonts w:ascii="Times New Roman" w:eastAsia="宋体" w:hAnsi="宋体" w:hint="default"/>
        </w:rPr>
        <w:t>;</w:t>
      </w:r>
    </w:p>
    <w:p>
      <w:pPr>
        <w:numPr>
          <w:ilvl w:val="0"/>
          <w:numId w:val="0"/>
        </w:numPr>
        <w:jc w:val="left"/>
        <w:spacing w:lineRule="auto" w:line="240" w:before="0" w:after="160"/>
        <w:ind w:right="0" w:firstLine="0"/>
        <w:rPr>
          <w:color w:val="auto"/>
          <w:position w:val="0"/>
          <w:sz w:val="24"/>
          <w:szCs w:val="24"/>
          <w:rFonts w:ascii="Times New Roman" w:eastAsia="宋体" w:hAnsi="宋体" w:hint="default"/>
        </w:rPr>
        <w:autoSpaceDE w:val="0"/>
        <w:autoSpaceDN w:val="0"/>
      </w:pP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b w:val="1"/>
          <w:color w:val="7F0055"/>
          <w:position w:val="0"/>
          <w:sz w:val="24"/>
          <w:szCs w:val="24"/>
          <w:rFonts w:ascii="Times New Roman" w:eastAsia="宋体" w:hAnsi="宋体" w:hint="default"/>
        </w:rPr>
        <w:t>int</w:t>
      </w:r>
      <w:r>
        <w:rPr>
          <w:color w:val="000000"/>
          <w:position w:val="0"/>
          <w:sz w:val="24"/>
          <w:szCs w:val="24"/>
          <w:rFonts w:ascii="Times New Roman" w:eastAsia="宋体" w:hAnsi="宋体" w:hint="default"/>
        </w:rPr>
        <w:t xml:space="preserve"> </w:t>
      </w:r>
      <w:r>
        <w:rPr>
          <w:color w:val="6A3E3E"/>
          <w:position w:val="0"/>
          <w:sz w:val="24"/>
          <w:szCs w:val="24"/>
          <w:rFonts w:ascii="Times New Roman" w:eastAsia="宋体" w:hAnsi="宋体" w:hint="default"/>
        </w:rPr>
        <w:t>b</w:t>
      </w:r>
      <w:r>
        <w:rPr>
          <w:color w:val="000000"/>
          <w:position w:val="0"/>
          <w:sz w:val="24"/>
          <w:szCs w:val="24"/>
          <w:rFonts w:ascii="Times New Roman" w:eastAsia="宋体" w:hAnsi="宋体" w:hint="default"/>
        </w:rPr>
        <w:t xml:space="preserve"> = </w:t>
      </w:r>
      <w:r>
        <w:rPr>
          <w:color w:val="6A3E3E"/>
          <w:position w:val="0"/>
          <w:sz w:val="24"/>
          <w:szCs w:val="24"/>
          <w:rFonts w:ascii="Times New Roman" w:eastAsia="宋体" w:hAnsi="宋体" w:hint="default"/>
        </w:rPr>
        <w:t>posY1</w:t>
      </w:r>
      <w:r>
        <w:rPr>
          <w:color w:val="000000"/>
          <w:position w:val="0"/>
          <w:sz w:val="24"/>
          <w:szCs w:val="24"/>
          <w:rFonts w:ascii="Times New Roman" w:eastAsia="宋体" w:hAnsi="宋体" w:hint="default"/>
        </w:rPr>
        <w:t xml:space="preserve"> &lt; </w:t>
      </w:r>
      <w:r>
        <w:rPr>
          <w:color w:val="6A3E3E"/>
          <w:position w:val="0"/>
          <w:sz w:val="24"/>
          <w:szCs w:val="24"/>
          <w:rFonts w:ascii="Times New Roman" w:eastAsia="宋体" w:hAnsi="宋体" w:hint="default"/>
        </w:rPr>
        <w:t>posY2</w:t>
      </w:r>
      <w:r>
        <w:rPr>
          <w:color w:val="000000"/>
          <w:position w:val="0"/>
          <w:sz w:val="24"/>
          <w:szCs w:val="24"/>
          <w:rFonts w:ascii="Times New Roman" w:eastAsia="宋体" w:hAnsi="宋体" w:hint="default"/>
        </w:rPr>
        <w:t xml:space="preserve"> ? </w:t>
      </w:r>
      <w:r>
        <w:rPr>
          <w:color w:val="6A3E3E"/>
          <w:position w:val="0"/>
          <w:sz w:val="24"/>
          <w:szCs w:val="24"/>
          <w:rFonts w:ascii="Times New Roman" w:eastAsia="宋体" w:hAnsi="宋体" w:hint="default"/>
        </w:rPr>
        <w:t>posY2</w:t>
      </w:r>
      <w:r>
        <w:rPr>
          <w:color w:val="000000"/>
          <w:position w:val="0"/>
          <w:sz w:val="24"/>
          <w:szCs w:val="24"/>
          <w:rFonts w:ascii="Times New Roman" w:eastAsia="宋体" w:hAnsi="宋体" w:hint="default"/>
        </w:rPr>
        <w:t xml:space="preserve"> : </w:t>
      </w:r>
      <w:r>
        <w:rPr>
          <w:color w:val="6A3E3E"/>
          <w:position w:val="0"/>
          <w:sz w:val="24"/>
          <w:szCs w:val="24"/>
          <w:rFonts w:ascii="Times New Roman" w:eastAsia="宋体" w:hAnsi="宋体" w:hint="default"/>
        </w:rPr>
        <w:t>posY1</w:t>
      </w:r>
      <w:r>
        <w:rPr>
          <w:color w:val="000000"/>
          <w:position w:val="0"/>
          <w:sz w:val="24"/>
          <w:szCs w:val="24"/>
          <w:rFonts w:ascii="Times New Roman" w:eastAsia="宋体" w:hAnsi="宋体" w:hint="default"/>
        </w:rPr>
        <w:t>;</w:t>
      </w:r>
    </w:p>
    <w:p>
      <w:pPr>
        <w:numPr>
          <w:ilvl w:val="0"/>
          <w:numId w:val="0"/>
        </w:numPr>
        <w:jc w:val="left"/>
        <w:spacing w:lineRule="auto" w:line="240" w:before="0" w:after="160"/>
        <w:ind w:right="0" w:firstLine="0"/>
        <w:rPr>
          <w:color w:val="auto"/>
          <w:position w:val="0"/>
          <w:sz w:val="24"/>
          <w:szCs w:val="24"/>
          <w:rFonts w:ascii="Times New Roman" w:eastAsia="宋体" w:hAnsi="宋体" w:hint="default"/>
        </w:rPr>
        <w:autoSpaceDE w:val="0"/>
        <w:autoSpaceDN w:val="0"/>
      </w:pP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b w:val="1"/>
          <w:color w:val="7F0055"/>
          <w:position w:val="0"/>
          <w:sz w:val="24"/>
          <w:szCs w:val="24"/>
          <w:rFonts w:ascii="Times New Roman" w:eastAsia="宋体" w:hAnsi="宋体" w:hint="default"/>
        </w:rPr>
        <w:t>for</w:t>
      </w:r>
      <w:r>
        <w:rPr>
          <w:color w:val="000000"/>
          <w:position w:val="0"/>
          <w:sz w:val="24"/>
          <w:szCs w:val="24"/>
          <w:rFonts w:ascii="Times New Roman" w:eastAsia="宋体" w:hAnsi="宋体" w:hint="default"/>
        </w:rPr>
        <w:t xml:space="preserve"> (</w:t>
      </w:r>
      <w:r>
        <w:rPr>
          <w:b w:val="1"/>
          <w:color w:val="7F0055"/>
          <w:position w:val="0"/>
          <w:sz w:val="24"/>
          <w:szCs w:val="24"/>
          <w:rFonts w:ascii="Times New Roman" w:eastAsia="宋体" w:hAnsi="宋体" w:hint="default"/>
        </w:rPr>
        <w:t>int</w:t>
      </w:r>
      <w:r>
        <w:rPr>
          <w:color w:val="000000"/>
          <w:position w:val="0"/>
          <w:sz w:val="24"/>
          <w:szCs w:val="24"/>
          <w:rFonts w:ascii="Times New Roman" w:eastAsia="宋体" w:hAnsi="宋体" w:hint="default"/>
        </w:rPr>
        <w:t xml:space="preserve"> </w:t>
      </w:r>
      <w:r>
        <w:rPr>
          <w:color w:val="6A3E3E"/>
          <w:position w:val="0"/>
          <w:sz w:val="24"/>
          <w:szCs w:val="24"/>
          <w:rFonts w:ascii="Times New Roman" w:eastAsia="宋体" w:hAnsi="宋体" w:hint="default"/>
        </w:rPr>
        <w:t>j</w:t>
      </w:r>
      <w:r>
        <w:rPr>
          <w:color w:val="000000"/>
          <w:position w:val="0"/>
          <w:sz w:val="24"/>
          <w:szCs w:val="24"/>
          <w:rFonts w:ascii="Times New Roman" w:eastAsia="宋体" w:hAnsi="宋体" w:hint="default"/>
        </w:rPr>
        <w:t xml:space="preserve"> = </w:t>
      </w:r>
      <w:r>
        <w:rPr>
          <w:color w:val="6A3E3E"/>
          <w:position w:val="0"/>
          <w:sz w:val="24"/>
          <w:szCs w:val="24"/>
          <w:rFonts w:ascii="Times New Roman" w:eastAsia="宋体" w:hAnsi="宋体" w:hint="default"/>
        </w:rPr>
        <w:t>a</w:t>
      </w:r>
      <w:r>
        <w:rPr>
          <w:color w:val="000000"/>
          <w:position w:val="0"/>
          <w:sz w:val="24"/>
          <w:szCs w:val="24"/>
          <w:rFonts w:ascii="Times New Roman" w:eastAsia="宋体" w:hAnsi="宋体" w:hint="default"/>
        </w:rPr>
        <w:t xml:space="preserve"> ＋ 1; </w:t>
      </w:r>
      <w:r>
        <w:rPr>
          <w:color w:val="6A3E3E"/>
          <w:position w:val="0"/>
          <w:sz w:val="24"/>
          <w:szCs w:val="24"/>
          <w:rFonts w:ascii="Times New Roman" w:eastAsia="宋体" w:hAnsi="宋体" w:hint="default"/>
        </w:rPr>
        <w:t>j</w:t>
      </w:r>
      <w:r>
        <w:rPr>
          <w:color w:val="000000"/>
          <w:position w:val="0"/>
          <w:sz w:val="24"/>
          <w:szCs w:val="24"/>
          <w:rFonts w:ascii="Times New Roman" w:eastAsia="宋体" w:hAnsi="宋体" w:hint="default"/>
        </w:rPr>
        <w:t xml:space="preserve"> &lt; </w:t>
      </w:r>
      <w:r>
        <w:rPr>
          <w:color w:val="6A3E3E"/>
          <w:position w:val="0"/>
          <w:sz w:val="24"/>
          <w:szCs w:val="24"/>
          <w:rFonts w:ascii="Times New Roman" w:eastAsia="宋体" w:hAnsi="宋体" w:hint="default"/>
        </w:rPr>
        <w:t>b</w:t>
      </w:r>
      <w:r>
        <w:rPr>
          <w:color w:val="000000"/>
          <w:position w:val="0"/>
          <w:sz w:val="24"/>
          <w:szCs w:val="24"/>
          <w:rFonts w:ascii="Times New Roman" w:eastAsia="宋体" w:hAnsi="宋体" w:hint="default"/>
        </w:rPr>
        <w:t xml:space="preserve">; </w:t>
      </w:r>
      <w:r>
        <w:rPr>
          <w:color w:val="6A3E3E"/>
          <w:position w:val="0"/>
          <w:sz w:val="24"/>
          <w:szCs w:val="24"/>
          <w:rFonts w:ascii="Times New Roman" w:eastAsia="宋体" w:hAnsi="宋体" w:hint="default"/>
        </w:rPr>
        <w:t>j</w:t>
      </w:r>
      <w:r>
        <w:rPr>
          <w:color w:val="000000"/>
          <w:position w:val="0"/>
          <w:sz w:val="24"/>
          <w:szCs w:val="24"/>
          <w:rFonts w:ascii="Times New Roman" w:eastAsia="宋体" w:hAnsi="宋体" w:hint="default"/>
        </w:rPr>
        <w:t xml:space="preserve">＋＋) {</w:t>
      </w:r>
    </w:p>
    <w:p>
      <w:pPr>
        <w:numPr>
          <w:ilvl w:val="0"/>
          <w:numId w:val="0"/>
        </w:numPr>
        <w:jc w:val="left"/>
        <w:spacing w:lineRule="auto" w:line="240" w:before="0" w:after="160"/>
        <w:ind w:right="0" w:firstLine="0"/>
        <w:rPr>
          <w:color w:val="auto"/>
          <w:position w:val="0"/>
          <w:sz w:val="24"/>
          <w:szCs w:val="24"/>
          <w:rFonts w:ascii="Times New Roman" w:eastAsia="宋体" w:hAnsi="宋体" w:hint="default"/>
        </w:rPr>
        <w:autoSpaceDE w:val="0"/>
        <w:autoSpaceDN w:val="0"/>
      </w:pP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b w:val="1"/>
          <w:color w:val="7F0055"/>
          <w:position w:val="0"/>
          <w:sz w:val="24"/>
          <w:szCs w:val="24"/>
          <w:rFonts w:ascii="Times New Roman" w:eastAsia="宋体" w:hAnsi="宋体" w:hint="default"/>
        </w:rPr>
        <w:t>if</w:t>
      </w:r>
      <w:r>
        <w:rPr>
          <w:color w:val="000000"/>
          <w:position w:val="0"/>
          <w:sz w:val="24"/>
          <w:szCs w:val="24"/>
          <w:rFonts w:ascii="Times New Roman" w:eastAsia="宋体" w:hAnsi="宋体" w:hint="default"/>
        </w:rPr>
        <w:t xml:space="preserve"> (</w:t>
      </w:r>
      <w:r>
        <w:rPr>
          <w:color w:val="0000C0"/>
          <w:position w:val="0"/>
          <w:sz w:val="24"/>
          <w:szCs w:val="24"/>
          <w:rFonts w:ascii="Times New Roman" w:eastAsia="宋体" w:hAnsi="宋体" w:hint="default"/>
        </w:rPr>
        <w:t>map</w:t>
      </w:r>
      <w:r>
        <w:rPr>
          <w:color w:val="000000"/>
          <w:position w:val="0"/>
          <w:sz w:val="24"/>
          <w:szCs w:val="24"/>
          <w:rFonts w:ascii="Times New Roman" w:eastAsia="宋体" w:hAnsi="宋体" w:hint="default"/>
        </w:rPr>
        <w:t>[</w:t>
      </w:r>
      <w:r>
        <w:rPr>
          <w:color w:val="6A3E3E"/>
          <w:position w:val="0"/>
          <w:sz w:val="24"/>
          <w:szCs w:val="24"/>
          <w:rFonts w:ascii="Times New Roman" w:eastAsia="宋体" w:hAnsi="宋体" w:hint="default"/>
        </w:rPr>
        <w:t>posX1</w:t>
      </w:r>
      <w:r>
        <w:rPr>
          <w:color w:val="000000"/>
          <w:position w:val="0"/>
          <w:sz w:val="24"/>
          <w:szCs w:val="24"/>
          <w:rFonts w:ascii="Times New Roman" w:eastAsia="宋体" w:hAnsi="宋体" w:hint="default"/>
        </w:rPr>
        <w:t>][</w:t>
      </w:r>
      <w:r>
        <w:rPr>
          <w:color w:val="6A3E3E"/>
          <w:position w:val="0"/>
          <w:sz w:val="24"/>
          <w:szCs w:val="24"/>
          <w:rFonts w:ascii="Times New Roman" w:eastAsia="宋体" w:hAnsi="宋体" w:hint="default"/>
        </w:rPr>
        <w:t>j</w:t>
      </w:r>
      <w:r>
        <w:rPr>
          <w:color w:val="000000"/>
          <w:position w:val="0"/>
          <w:sz w:val="24"/>
          <w:szCs w:val="24"/>
          <w:rFonts w:ascii="Times New Roman" w:eastAsia="宋体" w:hAnsi="宋体" w:hint="default"/>
        </w:rPr>
        <w:t xml:space="preserve">] != 0) {</w:t>
      </w:r>
    </w:p>
    <w:p>
      <w:pPr>
        <w:numPr>
          <w:ilvl w:val="0"/>
          <w:numId w:val="0"/>
        </w:numPr>
        <w:jc w:val="left"/>
        <w:spacing w:lineRule="auto" w:line="240" w:before="0" w:after="160"/>
        <w:ind w:right="0" w:firstLine="0"/>
        <w:rPr>
          <w:color w:val="auto"/>
          <w:position w:val="0"/>
          <w:sz w:val="24"/>
          <w:szCs w:val="24"/>
          <w:rFonts w:ascii="Times New Roman" w:eastAsia="宋体" w:hAnsi="宋体" w:hint="default"/>
        </w:rPr>
        <w:autoSpaceDE w:val="0"/>
        <w:autoSpaceDN w:val="0"/>
      </w:pP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b w:val="1"/>
          <w:color w:val="7F0055"/>
          <w:position w:val="0"/>
          <w:sz w:val="24"/>
          <w:szCs w:val="24"/>
          <w:highlight w:val="lightGray"/>
          <w:rFonts w:ascii="Times New Roman" w:eastAsia="宋体" w:hAnsi="宋体" w:hint="default"/>
        </w:rPr>
        <w:t>return</w:t>
      </w:r>
      <w:r>
        <w:rPr>
          <w:color w:val="000000"/>
          <w:position w:val="0"/>
          <w:sz w:val="24"/>
          <w:szCs w:val="24"/>
          <w:highlight w:val="lightGray"/>
          <w:rFonts w:ascii="Times New Roman" w:eastAsia="宋体" w:hAnsi="宋体" w:hint="default"/>
        </w:rPr>
        <w:t xml:space="preserve"> </w:t>
      </w:r>
      <w:r>
        <w:rPr>
          <w:b w:val="1"/>
          <w:color w:val="7F0055"/>
          <w:position w:val="0"/>
          <w:sz w:val="24"/>
          <w:szCs w:val="24"/>
          <w:highlight w:val="lightGray"/>
          <w:rFonts w:ascii="Times New Roman" w:eastAsia="宋体" w:hAnsi="宋体" w:hint="default"/>
        </w:rPr>
        <w:t>false</w:t>
      </w:r>
      <w:r>
        <w:rPr>
          <w:color w:val="000000"/>
          <w:position w:val="0"/>
          <w:sz w:val="24"/>
          <w:szCs w:val="24"/>
          <w:highlight w:val="lightGray"/>
          <w:rFonts w:ascii="Times New Roman" w:eastAsia="宋体" w:hAnsi="宋体" w:hint="default"/>
        </w:rPr>
        <w:t>;</w:t>
      </w:r>
    </w:p>
    <w:p>
      <w:pPr>
        <w:numPr>
          <w:ilvl w:val="0"/>
          <w:numId w:val="0"/>
        </w:numPr>
        <w:jc w:val="left"/>
        <w:spacing w:lineRule="auto" w:line="240" w:before="0" w:after="160"/>
        <w:ind w:right="0" w:firstLine="0"/>
        <w:rPr>
          <w:color w:val="auto"/>
          <w:position w:val="0"/>
          <w:sz w:val="24"/>
          <w:szCs w:val="24"/>
          <w:rFonts w:ascii="Times New Roman" w:eastAsia="宋体" w:hAnsi="宋体" w:hint="default"/>
        </w:rPr>
        <w:autoSpaceDE w:val="0"/>
        <w:autoSpaceDN w:val="0"/>
      </w:pP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w:t>
      </w:r>
    </w:p>
    <w:p>
      <w:pPr>
        <w:numPr>
          <w:ilvl w:val="0"/>
          <w:numId w:val="0"/>
        </w:numPr>
        <w:jc w:val="left"/>
        <w:spacing w:lineRule="auto" w:line="240" w:before="0" w:after="160"/>
        <w:ind w:right="0" w:firstLine="0"/>
        <w:rPr>
          <w:color w:val="000000"/>
          <w:position w:val="0"/>
          <w:sz w:val="24"/>
          <w:szCs w:val="24"/>
          <w:rFonts w:ascii="Times New Roman" w:eastAsia="宋体" w:hAnsi="宋体" w:hint="default"/>
        </w:rPr>
        <w:autoSpaceDE w:val="0"/>
        <w:autoSpaceDN w:val="0"/>
      </w:pP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w:t>
      </w:r>
    </w:p>
    <w:p>
      <w:pPr>
        <w:numPr>
          <w:ilvl w:val="0"/>
          <w:numId w:val="0"/>
        </w:numPr>
        <w:jc w:val="left"/>
        <w:spacing w:lineRule="auto" w:line="240" w:before="0" w:after="160"/>
        <w:ind w:right="0" w:firstLine="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 xml:space="preserve">// 是否可以一直线相连</w:t>
      </w:r>
    </w:p>
    <w:p>
      <w:pPr>
        <w:numPr>
          <w:ilvl w:val="0"/>
          <w:numId w:val="0"/>
        </w:numPr>
        <w:jc w:val="left"/>
        <w:spacing w:lineRule="auto" w:line="240" w:before="0" w:after="160"/>
        <w:ind w:left="840" w:right="0" w:firstLine="420"/>
        <w:rPr>
          <w:color w:val="auto"/>
          <w:position w:val="0"/>
          <w:sz w:val="24"/>
          <w:szCs w:val="24"/>
          <w:rFonts w:ascii="Times New Roman" w:eastAsia="宋体" w:hAnsi="宋体" w:hint="default"/>
        </w:rPr>
        <w:autoSpaceDE w:val="0"/>
        <w:autoSpaceDN w:val="0"/>
      </w:pPr>
      <w:r>
        <w:rPr>
          <w:b w:val="1"/>
          <w:color w:val="7F0055"/>
          <w:position w:val="0"/>
          <w:sz w:val="24"/>
          <w:szCs w:val="24"/>
          <w:rFonts w:ascii="Times New Roman" w:eastAsia="宋体" w:hAnsi="宋体" w:hint="default"/>
        </w:rPr>
        <w:t>if</w:t>
      </w:r>
      <w:r>
        <w:rPr>
          <w:color w:val="000000"/>
          <w:position w:val="0"/>
          <w:sz w:val="24"/>
          <w:szCs w:val="24"/>
          <w:rFonts w:ascii="Times New Roman" w:eastAsia="宋体" w:hAnsi="宋体" w:hint="default"/>
        </w:rPr>
        <w:t xml:space="preserve"> (</w:t>
      </w:r>
      <w:r>
        <w:rPr>
          <w:color w:val="6A3E3E"/>
          <w:position w:val="0"/>
          <w:sz w:val="24"/>
          <w:szCs w:val="24"/>
          <w:rFonts w:ascii="Times New Roman" w:eastAsia="宋体" w:hAnsi="宋体" w:hint="default"/>
        </w:rPr>
        <w:t>posX1</w:t>
      </w:r>
      <w:r>
        <w:rPr>
          <w:color w:val="000000"/>
          <w:position w:val="0"/>
          <w:sz w:val="24"/>
          <w:szCs w:val="24"/>
          <w:rFonts w:ascii="Times New Roman" w:eastAsia="宋体" w:hAnsi="宋体" w:hint="default"/>
        </w:rPr>
        <w:t xml:space="preserve"> != </w:t>
      </w:r>
      <w:r>
        <w:rPr>
          <w:color w:val="6A3E3E"/>
          <w:position w:val="0"/>
          <w:sz w:val="24"/>
          <w:szCs w:val="24"/>
          <w:rFonts w:ascii="Times New Roman" w:eastAsia="宋体" w:hAnsi="宋体" w:hint="default"/>
        </w:rPr>
        <w:t>posX2</w:t>
      </w:r>
      <w:r>
        <w:rPr>
          <w:color w:val="000000"/>
          <w:position w:val="0"/>
          <w:sz w:val="24"/>
          <w:szCs w:val="24"/>
          <w:rFonts w:ascii="Times New Roman" w:eastAsia="宋体" w:hAnsi="宋体" w:hint="default"/>
        </w:rPr>
        <w:t xml:space="preserve"> &amp;&amp; </w:t>
      </w:r>
      <w:r>
        <w:rPr>
          <w:color w:val="6A3E3E"/>
          <w:position w:val="0"/>
          <w:sz w:val="24"/>
          <w:szCs w:val="24"/>
          <w:rFonts w:ascii="Times New Roman" w:eastAsia="宋体" w:hAnsi="宋体" w:hint="default"/>
        </w:rPr>
        <w:t>posY1</w:t>
      </w:r>
      <w:r>
        <w:rPr>
          <w:color w:val="000000"/>
          <w:position w:val="0"/>
          <w:sz w:val="24"/>
          <w:szCs w:val="24"/>
          <w:rFonts w:ascii="Times New Roman" w:eastAsia="宋体" w:hAnsi="宋体" w:hint="default"/>
        </w:rPr>
        <w:t xml:space="preserve"> != </w:t>
      </w:r>
      <w:r>
        <w:rPr>
          <w:color w:val="6A3E3E"/>
          <w:position w:val="0"/>
          <w:sz w:val="24"/>
          <w:szCs w:val="24"/>
          <w:rFonts w:ascii="Times New Roman" w:eastAsia="宋体" w:hAnsi="宋体" w:hint="default"/>
        </w:rPr>
        <w:t>posY2</w:t>
      </w:r>
      <w:r>
        <w:rPr>
          <w:color w:val="000000"/>
          <w:position w:val="0"/>
          <w:sz w:val="24"/>
          <w:szCs w:val="24"/>
          <w:rFonts w:ascii="Times New Roman" w:eastAsia="宋体" w:hAnsi="宋体" w:hint="default"/>
        </w:rPr>
        <w:t xml:space="preserve">) {</w:t>
      </w:r>
    </w:p>
    <w:p>
      <w:pPr>
        <w:numPr>
          <w:ilvl w:val="0"/>
          <w:numId w:val="0"/>
        </w:numPr>
        <w:jc w:val="left"/>
        <w:spacing w:lineRule="auto" w:line="240" w:before="0" w:after="160"/>
        <w:ind w:right="0" w:firstLine="0"/>
        <w:rPr>
          <w:color w:val="auto"/>
          <w:position w:val="0"/>
          <w:sz w:val="24"/>
          <w:szCs w:val="24"/>
          <w:rFonts w:ascii="Times New Roman" w:eastAsia="宋体" w:hAnsi="宋体" w:hint="default"/>
        </w:rPr>
        <w:autoSpaceDE w:val="0"/>
        <w:autoSpaceDN w:val="0"/>
      </w:pP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b w:val="1"/>
          <w:color w:val="7F0055"/>
          <w:position w:val="0"/>
          <w:sz w:val="24"/>
          <w:szCs w:val="24"/>
          <w:rFonts w:ascii="Times New Roman" w:eastAsia="宋体" w:hAnsi="宋体" w:hint="default"/>
        </w:rPr>
        <w:t>return</w:t>
      </w:r>
      <w:r>
        <w:rPr>
          <w:color w:val="000000"/>
          <w:position w:val="0"/>
          <w:sz w:val="24"/>
          <w:szCs w:val="24"/>
          <w:rFonts w:ascii="Times New Roman" w:eastAsia="宋体" w:hAnsi="宋体" w:hint="default"/>
        </w:rPr>
        <w:t xml:space="preserve"> </w:t>
      </w:r>
      <w:r>
        <w:rPr>
          <w:b w:val="1"/>
          <w:color w:val="7F0055"/>
          <w:position w:val="0"/>
          <w:sz w:val="24"/>
          <w:szCs w:val="24"/>
          <w:rFonts w:ascii="Times New Roman" w:eastAsia="宋体" w:hAnsi="宋体" w:hint="default"/>
        </w:rPr>
        <w:t>false</w:t>
      </w:r>
      <w:r>
        <w:rPr>
          <w:color w:val="000000"/>
          <w:position w:val="0"/>
          <w:sz w:val="24"/>
          <w:szCs w:val="24"/>
          <w:rFonts w:ascii="Times New Roman" w:eastAsia="宋体" w:hAnsi="宋体" w:hint="default"/>
        </w:rPr>
        <w:t>;</w:t>
      </w:r>
    </w:p>
    <w:p>
      <w:pPr>
        <w:numPr>
          <w:ilvl w:val="0"/>
          <w:numId w:val="0"/>
        </w:numPr>
        <w:jc w:val="left"/>
        <w:spacing w:lineRule="auto" w:line="240" w:before="0" w:after="160"/>
        <w:ind w:right="0" w:firstLine="0"/>
        <w:rPr>
          <w:color w:val="auto"/>
          <w:position w:val="0"/>
          <w:sz w:val="24"/>
          <w:szCs w:val="24"/>
          <w:rFonts w:ascii="Times New Roman" w:eastAsia="宋体" w:hAnsi="宋体" w:hint="default"/>
        </w:rPr>
        <w:autoSpaceDE w:val="0"/>
        <w:autoSpaceDN w:val="0"/>
      </w:pP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w:t>
      </w:r>
    </w:p>
    <w:p>
      <w:pPr>
        <w:numPr>
          <w:ilvl w:val="0"/>
          <w:numId w:val="0"/>
        </w:numPr>
        <w:jc w:val="left"/>
        <w:spacing w:lineRule="auto" w:line="240" w:before="0" w:after="160"/>
        <w:ind w:right="0" w:firstLine="0"/>
        <w:rPr>
          <w:color w:val="auto"/>
          <w:position w:val="0"/>
          <w:sz w:val="24"/>
          <w:szCs w:val="24"/>
          <w:rFonts w:ascii="Times New Roman" w:eastAsia="宋体" w:hAnsi="宋体" w:hint="default"/>
        </w:rPr>
        <w:autoSpaceDE w:val="0"/>
        <w:autoSpaceDN w:val="0"/>
      </w:pP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b w:val="1"/>
          <w:color w:val="7F0055"/>
          <w:position w:val="0"/>
          <w:sz w:val="24"/>
          <w:szCs w:val="24"/>
          <w:rFonts w:ascii="Times New Roman" w:eastAsia="宋体" w:hAnsi="宋体" w:hint="default"/>
        </w:rPr>
        <w:t>if</w:t>
      </w:r>
      <w:r>
        <w:rPr>
          <w:color w:val="000000"/>
          <w:position w:val="0"/>
          <w:sz w:val="24"/>
          <w:szCs w:val="24"/>
          <w:rFonts w:ascii="Times New Roman" w:eastAsia="宋体" w:hAnsi="宋体" w:hint="default"/>
        </w:rPr>
        <w:t xml:space="preserve"> (</w:t>
      </w:r>
      <w:r>
        <w:rPr>
          <w:color w:val="6A3E3E"/>
          <w:position w:val="0"/>
          <w:sz w:val="24"/>
          <w:szCs w:val="24"/>
          <w:rFonts w:ascii="Times New Roman" w:eastAsia="宋体" w:hAnsi="宋体" w:hint="default"/>
        </w:rPr>
        <w:t>posX1</w:t>
      </w:r>
      <w:r>
        <w:rPr>
          <w:color w:val="000000"/>
          <w:position w:val="0"/>
          <w:sz w:val="24"/>
          <w:szCs w:val="24"/>
          <w:rFonts w:ascii="Times New Roman" w:eastAsia="宋体" w:hAnsi="宋体" w:hint="default"/>
        </w:rPr>
        <w:t xml:space="preserve"> == </w:t>
      </w:r>
      <w:r>
        <w:rPr>
          <w:color w:val="6A3E3E"/>
          <w:position w:val="0"/>
          <w:sz w:val="24"/>
          <w:szCs w:val="24"/>
          <w:rFonts w:ascii="Times New Roman" w:eastAsia="宋体" w:hAnsi="宋体" w:hint="default"/>
        </w:rPr>
        <w:t>posX2</w:t>
      </w:r>
      <w:r>
        <w:rPr>
          <w:color w:val="000000"/>
          <w:position w:val="0"/>
          <w:sz w:val="24"/>
          <w:szCs w:val="24"/>
          <w:rFonts w:ascii="Times New Roman" w:eastAsia="宋体" w:hAnsi="宋体" w:hint="default"/>
        </w:rPr>
        <w:t xml:space="preserve">) {</w:t>
      </w:r>
    </w:p>
    <w:p>
      <w:pPr>
        <w:numPr>
          <w:ilvl w:val="0"/>
          <w:numId w:val="0"/>
        </w:numPr>
        <w:jc w:val="left"/>
        <w:spacing w:lineRule="auto" w:line="240" w:before="0" w:after="160"/>
        <w:ind w:right="0" w:firstLine="0"/>
        <w:rPr>
          <w:color w:val="auto"/>
          <w:position w:val="0"/>
          <w:sz w:val="24"/>
          <w:szCs w:val="24"/>
          <w:rFonts w:ascii="Times New Roman" w:eastAsia="宋体" w:hAnsi="宋体" w:hint="default"/>
        </w:rPr>
        <w:autoSpaceDE w:val="0"/>
        <w:autoSpaceDN w:val="0"/>
      </w:pP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b w:val="1"/>
          <w:color w:val="7F0055"/>
          <w:position w:val="0"/>
          <w:sz w:val="24"/>
          <w:szCs w:val="24"/>
          <w:rFonts w:ascii="Times New Roman" w:eastAsia="宋体" w:hAnsi="宋体" w:hint="default"/>
        </w:rPr>
        <w:t>if</w:t>
      </w:r>
      <w:r>
        <w:rPr>
          <w:color w:val="000000"/>
          <w:position w:val="0"/>
          <w:sz w:val="24"/>
          <w:szCs w:val="24"/>
          <w:rFonts w:ascii="Times New Roman" w:eastAsia="宋体" w:hAnsi="宋体" w:hint="default"/>
        </w:rPr>
        <w:t xml:space="preserve"> (containsAllOrNoneZeroInColumn(</w:t>
      </w:r>
      <w:r>
        <w:rPr>
          <w:color w:val="6A3E3E"/>
          <w:position w:val="0"/>
          <w:sz w:val="24"/>
          <w:szCs w:val="24"/>
          <w:rFonts w:ascii="Times New Roman" w:eastAsia="宋体" w:hAnsi="宋体" w:hint="default"/>
        </w:rPr>
        <w:t>posX1</w:t>
      </w:r>
      <w:r>
        <w:rPr>
          <w:color w:val="000000"/>
          <w:position w:val="0"/>
          <w:sz w:val="24"/>
          <w:szCs w:val="24"/>
          <w:rFonts w:ascii="Times New Roman" w:eastAsia="宋体" w:hAnsi="宋体" w:hint="default"/>
        </w:rPr>
        <w:t xml:space="preserve">, </w:t>
      </w:r>
      <w:r>
        <w:rPr>
          <w:color w:val="6A3E3E"/>
          <w:position w:val="0"/>
          <w:sz w:val="24"/>
          <w:szCs w:val="24"/>
          <w:rFonts w:ascii="Times New Roman" w:eastAsia="宋体" w:hAnsi="宋体" w:hint="default"/>
        </w:rPr>
        <w:t>posY1</w:t>
      </w:r>
      <w:r>
        <w:rPr>
          <w:color w:val="000000"/>
          <w:position w:val="0"/>
          <w:sz w:val="24"/>
          <w:szCs w:val="24"/>
          <w:rFonts w:ascii="Times New Roman" w:eastAsia="宋体" w:hAnsi="宋体" w:hint="default"/>
        </w:rPr>
        <w:t xml:space="preserve">, </w:t>
      </w:r>
      <w:r>
        <w:rPr>
          <w:color w:val="6A3E3E"/>
          <w:position w:val="0"/>
          <w:sz w:val="24"/>
          <w:szCs w:val="24"/>
          <w:rFonts w:ascii="Times New Roman" w:eastAsia="宋体" w:hAnsi="宋体" w:hint="default"/>
        </w:rPr>
        <w:t>posX2</w:t>
      </w:r>
      <w:r>
        <w:rPr>
          <w:color w:val="000000"/>
          <w:position w:val="0"/>
          <w:sz w:val="24"/>
          <w:szCs w:val="24"/>
          <w:rFonts w:ascii="Times New Roman" w:eastAsia="宋体" w:hAnsi="宋体" w:hint="default"/>
        </w:rPr>
        <w:t xml:space="preserve">, </w:t>
      </w:r>
      <w:r>
        <w:rPr>
          <w:color w:val="6A3E3E"/>
          <w:position w:val="0"/>
          <w:sz w:val="24"/>
          <w:szCs w:val="24"/>
          <w:rFonts w:ascii="Times New Roman" w:eastAsia="宋体" w:hAnsi="宋体" w:hint="default"/>
        </w:rPr>
        <w:t>posY2</w:t>
      </w:r>
      <w:r>
        <w:rPr>
          <w:color w:val="000000"/>
          <w:position w:val="0"/>
          <w:sz w:val="24"/>
          <w:szCs w:val="24"/>
          <w:rFonts w:ascii="Times New Roman" w:eastAsia="宋体" w:hAnsi="宋体" w:hint="default"/>
        </w:rPr>
        <w:t xml:space="preserve">)) {</w:t>
      </w:r>
    </w:p>
    <w:p>
      <w:pPr>
        <w:numPr>
          <w:ilvl w:val="0"/>
          <w:numId w:val="0"/>
        </w:numPr>
        <w:jc w:val="left"/>
        <w:spacing w:lineRule="auto" w:line="240" w:before="0" w:after="160"/>
        <w:ind w:right="0" w:firstLine="0"/>
        <w:rPr>
          <w:color w:val="auto"/>
          <w:position w:val="0"/>
          <w:sz w:val="24"/>
          <w:szCs w:val="24"/>
          <w:rFonts w:ascii="Times New Roman" w:eastAsia="宋体" w:hAnsi="宋体" w:hint="default"/>
        </w:rPr>
        <w:autoSpaceDE w:val="0"/>
        <w:autoSpaceDN w:val="0"/>
      </w:pP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b w:val="1"/>
          <w:color w:val="7F0055"/>
          <w:position w:val="0"/>
          <w:sz w:val="24"/>
          <w:szCs w:val="24"/>
          <w:rFonts w:ascii="Times New Roman" w:eastAsia="宋体" w:hAnsi="宋体" w:hint="default"/>
        </w:rPr>
        <w:t>return</w:t>
      </w:r>
      <w:r>
        <w:rPr>
          <w:color w:val="000000"/>
          <w:position w:val="0"/>
          <w:sz w:val="24"/>
          <w:szCs w:val="24"/>
          <w:rFonts w:ascii="Times New Roman" w:eastAsia="宋体" w:hAnsi="宋体" w:hint="default"/>
        </w:rPr>
        <w:t xml:space="preserve"> </w:t>
      </w:r>
      <w:r>
        <w:rPr>
          <w:b w:val="1"/>
          <w:color w:val="7F0055"/>
          <w:position w:val="0"/>
          <w:sz w:val="24"/>
          <w:szCs w:val="24"/>
          <w:rFonts w:ascii="Times New Roman" w:eastAsia="宋体" w:hAnsi="宋体" w:hint="default"/>
        </w:rPr>
        <w:t>true</w:t>
      </w:r>
      <w:r>
        <w:rPr>
          <w:color w:val="000000"/>
          <w:position w:val="0"/>
          <w:sz w:val="24"/>
          <w:szCs w:val="24"/>
          <w:rFonts w:ascii="Times New Roman" w:eastAsia="宋体" w:hAnsi="宋体" w:hint="default"/>
        </w:rPr>
        <w:t>;</w:t>
      </w:r>
    </w:p>
    <w:p>
      <w:pPr>
        <w:numPr>
          <w:ilvl w:val="0"/>
          <w:numId w:val="0"/>
        </w:numPr>
        <w:jc w:val="left"/>
        <w:spacing w:lineRule="auto" w:line="240" w:before="0" w:after="160"/>
        <w:ind w:right="0" w:firstLine="0"/>
        <w:rPr>
          <w:color w:val="auto"/>
          <w:position w:val="0"/>
          <w:sz w:val="24"/>
          <w:szCs w:val="24"/>
          <w:rFonts w:ascii="Times New Roman" w:eastAsia="宋体" w:hAnsi="宋体" w:hint="default"/>
        </w:rPr>
        <w:autoSpaceDE w:val="0"/>
        <w:autoSpaceDN w:val="0"/>
      </w:pP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w:t>
      </w:r>
    </w:p>
    <w:p>
      <w:pPr>
        <w:numPr>
          <w:ilvl w:val="0"/>
          <w:numId w:val="0"/>
        </w:numPr>
        <w:jc w:val="left"/>
        <w:spacing w:lineRule="auto" w:line="240" w:before="0" w:after="160"/>
        <w:ind w:right="0" w:firstLine="0"/>
        <w:rPr>
          <w:color w:val="auto"/>
          <w:position w:val="0"/>
          <w:sz w:val="24"/>
          <w:szCs w:val="24"/>
          <w:rFonts w:ascii="Times New Roman" w:eastAsia="宋体" w:hAnsi="宋体" w:hint="default"/>
        </w:rPr>
        <w:autoSpaceDE w:val="0"/>
        <w:autoSpaceDN w:val="0"/>
      </w:pP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w:t>
      </w:r>
    </w:p>
    <w:p>
      <w:pPr>
        <w:numPr>
          <w:ilvl w:val="0"/>
          <w:numId w:val="0"/>
        </w:numPr>
        <w:jc w:val="left"/>
        <w:spacing w:lineRule="auto" w:line="240" w:before="0" w:after="160"/>
        <w:ind w:right="0" w:firstLine="0"/>
        <w:rPr>
          <w:color w:val="auto"/>
          <w:position w:val="0"/>
          <w:sz w:val="24"/>
          <w:szCs w:val="24"/>
          <w:rFonts w:ascii="Times New Roman" w:eastAsia="宋体" w:hAnsi="宋体" w:hint="default"/>
        </w:rPr>
        <w:autoSpaceDE w:val="0"/>
        <w:autoSpaceDN w:val="0"/>
      </w:pP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b w:val="1"/>
          <w:color w:val="7F0055"/>
          <w:position w:val="0"/>
          <w:sz w:val="24"/>
          <w:szCs w:val="24"/>
          <w:rFonts w:ascii="Times New Roman" w:eastAsia="宋体" w:hAnsi="宋体" w:hint="default"/>
        </w:rPr>
        <w:t>if</w:t>
      </w:r>
      <w:r>
        <w:rPr>
          <w:color w:val="000000"/>
          <w:position w:val="0"/>
          <w:sz w:val="24"/>
          <w:szCs w:val="24"/>
          <w:rFonts w:ascii="Times New Roman" w:eastAsia="宋体" w:hAnsi="宋体" w:hint="default"/>
        </w:rPr>
        <w:t xml:space="preserve"> (</w:t>
      </w:r>
      <w:r>
        <w:rPr>
          <w:color w:val="6A3E3E"/>
          <w:position w:val="0"/>
          <w:sz w:val="24"/>
          <w:szCs w:val="24"/>
          <w:rFonts w:ascii="Times New Roman" w:eastAsia="宋体" w:hAnsi="宋体" w:hint="default"/>
        </w:rPr>
        <w:t>posY1</w:t>
      </w:r>
      <w:r>
        <w:rPr>
          <w:color w:val="000000"/>
          <w:position w:val="0"/>
          <w:sz w:val="24"/>
          <w:szCs w:val="24"/>
          <w:rFonts w:ascii="Times New Roman" w:eastAsia="宋体" w:hAnsi="宋体" w:hint="default"/>
        </w:rPr>
        <w:t xml:space="preserve"> == </w:t>
      </w:r>
      <w:r>
        <w:rPr>
          <w:color w:val="6A3E3E"/>
          <w:position w:val="0"/>
          <w:sz w:val="24"/>
          <w:szCs w:val="24"/>
          <w:rFonts w:ascii="Times New Roman" w:eastAsia="宋体" w:hAnsi="宋体" w:hint="default"/>
        </w:rPr>
        <w:t>posY2</w:t>
      </w:r>
      <w:r>
        <w:rPr>
          <w:color w:val="000000"/>
          <w:position w:val="0"/>
          <w:sz w:val="24"/>
          <w:szCs w:val="24"/>
          <w:rFonts w:ascii="Times New Roman" w:eastAsia="宋体" w:hAnsi="宋体" w:hint="default"/>
        </w:rPr>
        <w:t xml:space="preserve">) {</w:t>
      </w:r>
    </w:p>
    <w:p>
      <w:pPr>
        <w:numPr>
          <w:ilvl w:val="0"/>
          <w:numId w:val="0"/>
        </w:numPr>
        <w:jc w:val="left"/>
        <w:spacing w:lineRule="auto" w:line="240" w:before="0" w:after="160"/>
        <w:ind w:right="0" w:firstLine="0"/>
        <w:rPr>
          <w:color w:val="auto"/>
          <w:position w:val="0"/>
          <w:sz w:val="24"/>
          <w:szCs w:val="24"/>
          <w:rFonts w:ascii="Times New Roman" w:eastAsia="宋体" w:hAnsi="宋体" w:hint="default"/>
        </w:rPr>
        <w:autoSpaceDE w:val="0"/>
        <w:autoSpaceDN w:val="0"/>
      </w:pP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b w:val="1"/>
          <w:color w:val="7F0055"/>
          <w:position w:val="0"/>
          <w:sz w:val="24"/>
          <w:szCs w:val="24"/>
          <w:rFonts w:ascii="Times New Roman" w:eastAsia="宋体" w:hAnsi="宋体" w:hint="default"/>
        </w:rPr>
        <w:t>if</w:t>
      </w:r>
      <w:r>
        <w:rPr>
          <w:color w:val="000000"/>
          <w:position w:val="0"/>
          <w:sz w:val="24"/>
          <w:szCs w:val="24"/>
          <w:rFonts w:ascii="Times New Roman" w:eastAsia="宋体" w:hAnsi="宋体" w:hint="default"/>
        </w:rPr>
        <w:t xml:space="preserve"> (containsAllOrNoneZeroInRow(</w:t>
      </w:r>
      <w:r>
        <w:rPr>
          <w:color w:val="6A3E3E"/>
          <w:position w:val="0"/>
          <w:sz w:val="24"/>
          <w:szCs w:val="24"/>
          <w:rFonts w:ascii="Times New Roman" w:eastAsia="宋体" w:hAnsi="宋体" w:hint="default"/>
        </w:rPr>
        <w:t>posX1</w:t>
      </w:r>
      <w:r>
        <w:rPr>
          <w:color w:val="000000"/>
          <w:position w:val="0"/>
          <w:sz w:val="24"/>
          <w:szCs w:val="24"/>
          <w:rFonts w:ascii="Times New Roman" w:eastAsia="宋体" w:hAnsi="宋体" w:hint="default"/>
        </w:rPr>
        <w:t xml:space="preserve">, </w:t>
      </w:r>
      <w:r>
        <w:rPr>
          <w:color w:val="6A3E3E"/>
          <w:position w:val="0"/>
          <w:sz w:val="24"/>
          <w:szCs w:val="24"/>
          <w:rFonts w:ascii="Times New Roman" w:eastAsia="宋体" w:hAnsi="宋体" w:hint="default"/>
        </w:rPr>
        <w:t>posY1</w:t>
      </w:r>
      <w:r>
        <w:rPr>
          <w:color w:val="000000"/>
          <w:position w:val="0"/>
          <w:sz w:val="24"/>
          <w:szCs w:val="24"/>
          <w:rFonts w:ascii="Times New Roman" w:eastAsia="宋体" w:hAnsi="宋体" w:hint="default"/>
        </w:rPr>
        <w:t xml:space="preserve">, </w:t>
      </w:r>
      <w:r>
        <w:rPr>
          <w:color w:val="6A3E3E"/>
          <w:position w:val="0"/>
          <w:sz w:val="24"/>
          <w:szCs w:val="24"/>
          <w:rFonts w:ascii="Times New Roman" w:eastAsia="宋体" w:hAnsi="宋体" w:hint="default"/>
        </w:rPr>
        <w:t>posX2</w:t>
      </w:r>
      <w:r>
        <w:rPr>
          <w:color w:val="000000"/>
          <w:position w:val="0"/>
          <w:sz w:val="24"/>
          <w:szCs w:val="24"/>
          <w:rFonts w:ascii="Times New Roman" w:eastAsia="宋体" w:hAnsi="宋体" w:hint="default"/>
        </w:rPr>
        <w:t xml:space="preserve">, </w:t>
      </w:r>
      <w:r>
        <w:rPr>
          <w:color w:val="6A3E3E"/>
          <w:position w:val="0"/>
          <w:sz w:val="24"/>
          <w:szCs w:val="24"/>
          <w:rFonts w:ascii="Times New Roman" w:eastAsia="宋体" w:hAnsi="宋体" w:hint="default"/>
        </w:rPr>
        <w:t>posY2</w:t>
      </w:r>
      <w:r>
        <w:rPr>
          <w:color w:val="000000"/>
          <w:position w:val="0"/>
          <w:sz w:val="24"/>
          <w:szCs w:val="24"/>
          <w:rFonts w:ascii="Times New Roman" w:eastAsia="宋体" w:hAnsi="宋体" w:hint="default"/>
        </w:rPr>
        <w:t xml:space="preserve">)) {</w:t>
      </w:r>
    </w:p>
    <w:p>
      <w:pPr>
        <w:numPr>
          <w:ilvl w:val="0"/>
          <w:numId w:val="0"/>
        </w:numPr>
        <w:jc w:val="left"/>
        <w:spacing w:lineRule="auto" w:line="240" w:before="0" w:after="160"/>
        <w:ind w:right="0" w:firstLine="0"/>
        <w:rPr>
          <w:color w:val="auto"/>
          <w:position w:val="0"/>
          <w:sz w:val="24"/>
          <w:szCs w:val="24"/>
          <w:rFonts w:ascii="Times New Roman" w:eastAsia="宋体" w:hAnsi="宋体" w:hint="default"/>
        </w:rPr>
        <w:autoSpaceDE w:val="0"/>
        <w:autoSpaceDN w:val="0"/>
      </w:pP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b w:val="1"/>
          <w:color w:val="7F0055"/>
          <w:position w:val="0"/>
          <w:sz w:val="24"/>
          <w:szCs w:val="24"/>
          <w:rFonts w:ascii="Times New Roman" w:eastAsia="宋体" w:hAnsi="宋体" w:hint="default"/>
        </w:rPr>
        <w:t>return</w:t>
      </w:r>
      <w:r>
        <w:rPr>
          <w:color w:val="000000"/>
          <w:position w:val="0"/>
          <w:sz w:val="24"/>
          <w:szCs w:val="24"/>
          <w:rFonts w:ascii="Times New Roman" w:eastAsia="宋体" w:hAnsi="宋体" w:hint="default"/>
        </w:rPr>
        <w:t xml:space="preserve"> </w:t>
      </w:r>
      <w:r>
        <w:rPr>
          <w:b w:val="1"/>
          <w:color w:val="7F0055"/>
          <w:position w:val="0"/>
          <w:sz w:val="24"/>
          <w:szCs w:val="24"/>
          <w:rFonts w:ascii="Times New Roman" w:eastAsia="宋体" w:hAnsi="宋体" w:hint="default"/>
        </w:rPr>
        <w:t>true</w:t>
      </w:r>
      <w:r>
        <w:rPr>
          <w:color w:val="000000"/>
          <w:position w:val="0"/>
          <w:sz w:val="24"/>
          <w:szCs w:val="24"/>
          <w:rFonts w:ascii="Times New Roman" w:eastAsia="宋体" w:hAnsi="宋体" w:hint="default"/>
        </w:rPr>
        <w:t>;</w:t>
      </w:r>
    </w:p>
    <w:p>
      <w:pPr>
        <w:numPr>
          <w:ilvl w:val="0"/>
          <w:numId w:val="0"/>
        </w:numPr>
        <w:jc w:val="left"/>
        <w:spacing w:lineRule="auto" w:line="240" w:before="0" w:after="160"/>
        <w:ind w:right="0" w:firstLine="0"/>
        <w:rPr>
          <w:color w:val="auto"/>
          <w:position w:val="0"/>
          <w:sz w:val="24"/>
          <w:szCs w:val="24"/>
          <w:rFonts w:ascii="Times New Roman" w:eastAsia="宋体" w:hAnsi="宋体" w:hint="default"/>
        </w:rPr>
        <w:autoSpaceDE w:val="0"/>
        <w:autoSpaceDN w:val="0"/>
      </w:pP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w:t>
      </w:r>
    </w:p>
    <w:p>
      <w:pPr>
        <w:numPr>
          <w:ilvl w:val="0"/>
          <w:numId w:val="0"/>
        </w:numPr>
        <w:jc w:val="left"/>
        <w:spacing w:lineRule="auto" w:line="240" w:before="0" w:after="160"/>
        <w:ind w:right="0" w:firstLine="0"/>
        <w:rPr>
          <w:color w:val="000000"/>
          <w:position w:val="0"/>
          <w:sz w:val="24"/>
          <w:szCs w:val="24"/>
          <w:rFonts w:ascii="Times New Roman" w:eastAsia="宋体" w:hAnsi="宋体" w:hint="default"/>
        </w:rPr>
        <w:autoSpaceDE w:val="0"/>
        <w:autoSpaceDN w:val="0"/>
      </w:pP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w:t>
      </w:r>
    </w:p>
    <w:p>
      <w:pPr>
        <w:numPr>
          <w:ilvl w:val="0"/>
          <w:numId w:val="0"/>
        </w:numPr>
        <w:jc w:val="left"/>
        <w:spacing w:lineRule="auto" w:line="240" w:before="0" w:after="160"/>
        <w:ind w:right="0" w:firstLine="0"/>
        <w:rPr>
          <w:color w:val="auto"/>
          <w:position w:val="0"/>
          <w:sz w:val="24"/>
          <w:szCs w:val="24"/>
          <w:rFonts w:ascii="宋体" w:eastAsia="宋体" w:hAnsi="宋体" w:hint="default"/>
        </w:rPr>
        <w:autoSpaceDE w:val="0"/>
        <w:autoSpaceDN w:val="0"/>
      </w:pPr>
      <w:r>
        <w:rPr>
          <w:color w:val="3F7F5F"/>
          <w:position w:val="0"/>
          <w:sz w:val="24"/>
          <w:szCs w:val="24"/>
          <w:rFonts w:ascii="宋体" w:eastAsia="宋体" w:hAnsi="宋体" w:hint="default"/>
        </w:rPr>
        <w:t xml:space="preserve">// 是否可以三直线相连,似之字形N</w:t>
      </w:r>
    </w:p>
    <w:p>
      <w:pPr>
        <w:numPr>
          <w:ilvl w:val="0"/>
          <w:numId w:val="0"/>
        </w:numPr>
        <w:jc w:val="left"/>
        <w:spacing w:lineRule="auto" w:line="240" w:before="0" w:after="160"/>
        <w:ind w:right="0" w:firstLine="0"/>
        <w:rPr>
          <w:color w:val="auto"/>
          <w:position w:val="0"/>
          <w:sz w:val="24"/>
          <w:szCs w:val="24"/>
          <w:rFonts w:ascii="Times New Roman" w:eastAsia="宋体" w:hAnsi="宋体" w:hint="default"/>
        </w:rPr>
        <w:autoSpaceDE w:val="0"/>
        <w:autoSpaceDN w:val="0"/>
      </w:pP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b w:val="1"/>
          <w:color w:val="7F0055"/>
          <w:position w:val="0"/>
          <w:sz w:val="24"/>
          <w:szCs w:val="24"/>
          <w:rFonts w:ascii="Times New Roman" w:eastAsia="宋体" w:hAnsi="宋体" w:hint="default"/>
        </w:rPr>
        <w:t>if</w:t>
      </w:r>
      <w:r>
        <w:rPr>
          <w:color w:val="000000"/>
          <w:position w:val="0"/>
          <w:sz w:val="24"/>
          <w:szCs w:val="24"/>
          <w:rFonts w:ascii="Times New Roman" w:eastAsia="宋体" w:hAnsi="宋体" w:hint="default"/>
        </w:rPr>
        <w:t xml:space="preserve"> (isOnZigzagWith1Row2Cols(</w:t>
      </w:r>
      <w:r>
        <w:rPr>
          <w:color w:val="6A3E3E"/>
          <w:position w:val="0"/>
          <w:sz w:val="24"/>
          <w:szCs w:val="24"/>
          <w:rFonts w:ascii="Times New Roman" w:eastAsia="宋体" w:hAnsi="宋体" w:hint="default"/>
        </w:rPr>
        <w:t>posX1</w:t>
      </w:r>
      <w:r>
        <w:rPr>
          <w:color w:val="000000"/>
          <w:position w:val="0"/>
          <w:sz w:val="24"/>
          <w:szCs w:val="24"/>
          <w:rFonts w:ascii="Times New Roman" w:eastAsia="宋体" w:hAnsi="宋体" w:hint="default"/>
        </w:rPr>
        <w:t xml:space="preserve">, </w:t>
      </w:r>
      <w:r>
        <w:rPr>
          <w:color w:val="6A3E3E"/>
          <w:position w:val="0"/>
          <w:sz w:val="24"/>
          <w:szCs w:val="24"/>
          <w:rFonts w:ascii="Times New Roman" w:eastAsia="宋体" w:hAnsi="宋体" w:hint="default"/>
        </w:rPr>
        <w:t>posY1</w:t>
      </w:r>
      <w:r>
        <w:rPr>
          <w:color w:val="000000"/>
          <w:position w:val="0"/>
          <w:sz w:val="24"/>
          <w:szCs w:val="24"/>
          <w:rFonts w:ascii="Times New Roman" w:eastAsia="宋体" w:hAnsi="宋体" w:hint="default"/>
        </w:rPr>
        <w:t xml:space="preserve">, </w:t>
      </w:r>
      <w:r>
        <w:rPr>
          <w:color w:val="6A3E3E"/>
          <w:position w:val="0"/>
          <w:sz w:val="24"/>
          <w:szCs w:val="24"/>
          <w:rFonts w:ascii="Times New Roman" w:eastAsia="宋体" w:hAnsi="宋体" w:hint="default"/>
        </w:rPr>
        <w:t>posX2</w:t>
      </w:r>
      <w:r>
        <w:rPr>
          <w:color w:val="000000"/>
          <w:position w:val="0"/>
          <w:sz w:val="24"/>
          <w:szCs w:val="24"/>
          <w:rFonts w:ascii="Times New Roman" w:eastAsia="宋体" w:hAnsi="宋体" w:hint="default"/>
        </w:rPr>
        <w:t xml:space="preserve">, </w:t>
      </w:r>
      <w:r>
        <w:rPr>
          <w:color w:val="6A3E3E"/>
          <w:position w:val="0"/>
          <w:sz w:val="24"/>
          <w:szCs w:val="24"/>
          <w:rFonts w:ascii="Times New Roman" w:eastAsia="宋体" w:hAnsi="宋体" w:hint="default"/>
        </w:rPr>
        <w:t>posY2</w:t>
      </w:r>
      <w:r>
        <w:rPr>
          <w:color w:val="000000"/>
          <w:position w:val="0"/>
          <w:sz w:val="24"/>
          <w:szCs w:val="24"/>
          <w:rFonts w:ascii="Times New Roman" w:eastAsia="宋体" w:hAnsi="宋体" w:hint="default"/>
        </w:rPr>
        <w:t xml:space="preserve">)) {</w:t>
      </w:r>
    </w:p>
    <w:p>
      <w:pPr>
        <w:numPr>
          <w:ilvl w:val="0"/>
          <w:numId w:val="0"/>
        </w:numPr>
        <w:jc w:val="left"/>
        <w:spacing w:lineRule="auto" w:line="240" w:before="0" w:after="160"/>
        <w:ind w:right="0" w:firstLine="0"/>
        <w:rPr>
          <w:color w:val="auto"/>
          <w:position w:val="0"/>
          <w:sz w:val="24"/>
          <w:szCs w:val="24"/>
          <w:rFonts w:ascii="Times New Roman" w:eastAsia="宋体" w:hAnsi="宋体" w:hint="default"/>
        </w:rPr>
        <w:autoSpaceDE w:val="0"/>
        <w:autoSpaceDN w:val="0"/>
      </w:pP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b w:val="1"/>
          <w:color w:val="7F0055"/>
          <w:position w:val="0"/>
          <w:sz w:val="24"/>
          <w:szCs w:val="24"/>
          <w:rFonts w:ascii="Times New Roman" w:eastAsia="宋体" w:hAnsi="宋体" w:hint="default"/>
        </w:rPr>
        <w:t>return</w:t>
      </w:r>
      <w:r>
        <w:rPr>
          <w:color w:val="000000"/>
          <w:position w:val="0"/>
          <w:sz w:val="24"/>
          <w:szCs w:val="24"/>
          <w:rFonts w:ascii="Times New Roman" w:eastAsia="宋体" w:hAnsi="宋体" w:hint="default"/>
        </w:rPr>
        <w:t xml:space="preserve"> </w:t>
      </w:r>
      <w:r>
        <w:rPr>
          <w:b w:val="1"/>
          <w:color w:val="7F0055"/>
          <w:position w:val="0"/>
          <w:sz w:val="24"/>
          <w:szCs w:val="24"/>
          <w:rFonts w:ascii="Times New Roman" w:eastAsia="宋体" w:hAnsi="宋体" w:hint="default"/>
        </w:rPr>
        <w:t>true</w:t>
      </w:r>
      <w:r>
        <w:rPr>
          <w:color w:val="000000"/>
          <w:position w:val="0"/>
          <w:sz w:val="24"/>
          <w:szCs w:val="24"/>
          <w:rFonts w:ascii="Times New Roman" w:eastAsia="宋体" w:hAnsi="宋体" w:hint="default"/>
        </w:rPr>
        <w:t>;</w:t>
      </w:r>
    </w:p>
    <w:p>
      <w:pPr>
        <w:numPr>
          <w:ilvl w:val="0"/>
          <w:numId w:val="0"/>
        </w:numPr>
        <w:jc w:val="left"/>
        <w:spacing w:lineRule="auto" w:line="240" w:before="0" w:after="160"/>
        <w:ind w:right="0" w:firstLine="0"/>
        <w:rPr>
          <w:color w:val="auto"/>
          <w:position w:val="0"/>
          <w:sz w:val="24"/>
          <w:szCs w:val="24"/>
          <w:rFonts w:ascii="Times New Roman" w:eastAsia="宋体" w:hAnsi="宋体" w:hint="default"/>
        </w:rPr>
        <w:autoSpaceDE w:val="0"/>
        <w:autoSpaceDN w:val="0"/>
      </w:pP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w:t>
      </w:r>
    </w:p>
    <w:p>
      <w:pPr>
        <w:numPr>
          <w:ilvl w:val="0"/>
          <w:numId w:val="0"/>
        </w:numPr>
        <w:jc w:val="left"/>
        <w:spacing w:lineRule="auto" w:line="240" w:before="0" w:after="160"/>
        <w:ind w:right="0" w:firstLine="0"/>
        <w:rPr>
          <w:color w:val="auto"/>
          <w:position w:val="0"/>
          <w:sz w:val="24"/>
          <w:szCs w:val="24"/>
          <w:rFonts w:ascii="Times New Roman" w:eastAsia="宋体" w:hAnsi="宋体" w:hint="default"/>
        </w:rPr>
        <w:autoSpaceDE w:val="0"/>
        <w:autoSpaceDN w:val="0"/>
      </w:pP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b w:val="1"/>
          <w:color w:val="7F0055"/>
          <w:position w:val="0"/>
          <w:sz w:val="24"/>
          <w:szCs w:val="24"/>
          <w:rFonts w:ascii="Times New Roman" w:eastAsia="宋体" w:hAnsi="宋体" w:hint="default"/>
        </w:rPr>
        <w:t>if</w:t>
      </w:r>
      <w:r>
        <w:rPr>
          <w:color w:val="000000"/>
          <w:position w:val="0"/>
          <w:sz w:val="24"/>
          <w:szCs w:val="24"/>
          <w:rFonts w:ascii="Times New Roman" w:eastAsia="宋体" w:hAnsi="宋体" w:hint="default"/>
        </w:rPr>
        <w:t xml:space="preserve"> (isOnZigzagWith2Rows1Col(</w:t>
      </w:r>
      <w:r>
        <w:rPr>
          <w:color w:val="6A3E3E"/>
          <w:position w:val="0"/>
          <w:sz w:val="24"/>
          <w:szCs w:val="24"/>
          <w:rFonts w:ascii="Times New Roman" w:eastAsia="宋体" w:hAnsi="宋体" w:hint="default"/>
        </w:rPr>
        <w:t>posX1</w:t>
      </w:r>
      <w:r>
        <w:rPr>
          <w:color w:val="000000"/>
          <w:position w:val="0"/>
          <w:sz w:val="24"/>
          <w:szCs w:val="24"/>
          <w:rFonts w:ascii="Times New Roman" w:eastAsia="宋体" w:hAnsi="宋体" w:hint="default"/>
        </w:rPr>
        <w:t xml:space="preserve">, </w:t>
      </w:r>
      <w:r>
        <w:rPr>
          <w:color w:val="6A3E3E"/>
          <w:position w:val="0"/>
          <w:sz w:val="24"/>
          <w:szCs w:val="24"/>
          <w:rFonts w:ascii="Times New Roman" w:eastAsia="宋体" w:hAnsi="宋体" w:hint="default"/>
        </w:rPr>
        <w:t>posY1</w:t>
      </w:r>
      <w:r>
        <w:rPr>
          <w:color w:val="000000"/>
          <w:position w:val="0"/>
          <w:sz w:val="24"/>
          <w:szCs w:val="24"/>
          <w:rFonts w:ascii="Times New Roman" w:eastAsia="宋体" w:hAnsi="宋体" w:hint="default"/>
        </w:rPr>
        <w:t xml:space="preserve">, </w:t>
      </w:r>
      <w:r>
        <w:rPr>
          <w:color w:val="6A3E3E"/>
          <w:position w:val="0"/>
          <w:sz w:val="24"/>
          <w:szCs w:val="24"/>
          <w:rFonts w:ascii="Times New Roman" w:eastAsia="宋体" w:hAnsi="宋体" w:hint="default"/>
        </w:rPr>
        <w:t>posX2</w:t>
      </w:r>
      <w:r>
        <w:rPr>
          <w:color w:val="000000"/>
          <w:position w:val="0"/>
          <w:sz w:val="24"/>
          <w:szCs w:val="24"/>
          <w:rFonts w:ascii="Times New Roman" w:eastAsia="宋体" w:hAnsi="宋体" w:hint="default"/>
        </w:rPr>
        <w:t xml:space="preserve">, </w:t>
      </w:r>
      <w:r>
        <w:rPr>
          <w:color w:val="6A3E3E"/>
          <w:position w:val="0"/>
          <w:sz w:val="24"/>
          <w:szCs w:val="24"/>
          <w:rFonts w:ascii="Times New Roman" w:eastAsia="宋体" w:hAnsi="宋体" w:hint="default"/>
        </w:rPr>
        <w:t>posY2</w:t>
      </w:r>
      <w:r>
        <w:rPr>
          <w:color w:val="000000"/>
          <w:position w:val="0"/>
          <w:sz w:val="24"/>
          <w:szCs w:val="24"/>
          <w:rFonts w:ascii="Times New Roman" w:eastAsia="宋体" w:hAnsi="宋体" w:hint="default"/>
        </w:rPr>
        <w:t xml:space="preserve">)) {</w:t>
      </w:r>
    </w:p>
    <w:p>
      <w:pPr>
        <w:numPr>
          <w:ilvl w:val="0"/>
          <w:numId w:val="0"/>
        </w:numPr>
        <w:jc w:val="left"/>
        <w:spacing w:lineRule="auto" w:line="240" w:before="0" w:after="160"/>
        <w:ind w:right="0" w:firstLine="0"/>
        <w:rPr>
          <w:color w:val="auto"/>
          <w:position w:val="0"/>
          <w:sz w:val="24"/>
          <w:szCs w:val="24"/>
          <w:rFonts w:ascii="Times New Roman" w:eastAsia="宋体" w:hAnsi="宋体" w:hint="default"/>
        </w:rPr>
        <w:autoSpaceDE w:val="0"/>
        <w:autoSpaceDN w:val="0"/>
      </w:pP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b w:val="1"/>
          <w:color w:val="7F0055"/>
          <w:position w:val="0"/>
          <w:sz w:val="24"/>
          <w:szCs w:val="24"/>
          <w:rFonts w:ascii="Times New Roman" w:eastAsia="宋体" w:hAnsi="宋体" w:hint="default"/>
        </w:rPr>
        <w:t>return</w:t>
      </w:r>
      <w:r>
        <w:rPr>
          <w:color w:val="000000"/>
          <w:position w:val="0"/>
          <w:sz w:val="24"/>
          <w:szCs w:val="24"/>
          <w:rFonts w:ascii="Times New Roman" w:eastAsia="宋体" w:hAnsi="宋体" w:hint="default"/>
        </w:rPr>
        <w:t xml:space="preserve"> </w:t>
      </w:r>
      <w:r>
        <w:rPr>
          <w:b w:val="1"/>
          <w:color w:val="7F0055"/>
          <w:position w:val="0"/>
          <w:sz w:val="24"/>
          <w:szCs w:val="24"/>
          <w:rFonts w:ascii="Times New Roman" w:eastAsia="宋体" w:hAnsi="宋体" w:hint="default"/>
        </w:rPr>
        <w:t>true</w:t>
      </w:r>
      <w:r>
        <w:rPr>
          <w:color w:val="000000"/>
          <w:position w:val="0"/>
          <w:sz w:val="24"/>
          <w:szCs w:val="24"/>
          <w:rFonts w:ascii="Times New Roman" w:eastAsia="宋体" w:hAnsi="宋体" w:hint="default"/>
        </w:rPr>
        <w:t>;</w:t>
      </w:r>
    </w:p>
    <w:p>
      <w:pPr>
        <w:numPr>
          <w:ilvl w:val="0"/>
          <w:numId w:val="0"/>
        </w:numPr>
        <w:jc w:val="left"/>
        <w:spacing w:lineRule="auto" w:line="240" w:before="0" w:after="160"/>
        <w:ind w:right="0" w:firstLine="0"/>
        <w:rPr>
          <w:color w:val="auto"/>
          <w:position w:val="0"/>
          <w:sz w:val="24"/>
          <w:szCs w:val="24"/>
          <w:rFonts w:ascii="Times New Roman" w:eastAsia="宋体" w:hAnsi="宋体" w:hint="default"/>
        </w:rPr>
        <w:autoSpaceDE w:val="0"/>
        <w:autoSpaceDN w:val="0"/>
      </w:pP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w:t>
      </w:r>
    </w:p>
    <w:p>
      <w:pPr>
        <w:numPr>
          <w:ilvl w:val="0"/>
          <w:numId w:val="0"/>
        </w:numPr>
        <w:jc w:val="left"/>
        <w:spacing w:lineRule="auto" w:line="240" w:before="0" w:after="160"/>
        <w:ind w:right="0" w:firstLine="0"/>
        <w:rPr>
          <w:color w:val="auto"/>
          <w:position w:val="0"/>
          <w:sz w:val="24"/>
          <w:szCs w:val="24"/>
          <w:rFonts w:ascii="宋体" w:eastAsia="宋体" w:hAnsi="宋体" w:hint="default"/>
        </w:rPr>
        <w:autoSpaceDE w:val="0"/>
        <w:autoSpaceDN w:val="0"/>
      </w:pPr>
      <w:r>
        <w:rPr>
          <w:color w:val="3F7F5F"/>
          <w:position w:val="0"/>
          <w:sz w:val="24"/>
          <w:szCs w:val="24"/>
          <w:rFonts w:ascii="宋体" w:eastAsia="宋体" w:hAnsi="宋体" w:hint="default"/>
        </w:rPr>
        <w:t xml:space="preserve">// 是否处于游戏区域的4条边的同一边上</w:t>
      </w:r>
    </w:p>
    <w:p>
      <w:pPr>
        <w:numPr>
          <w:ilvl w:val="0"/>
          <w:numId w:val="0"/>
        </w:numPr>
        <w:jc w:val="left"/>
        <w:spacing w:lineRule="auto" w:line="240" w:before="0" w:after="160"/>
        <w:ind w:right="0" w:firstLine="0"/>
        <w:rPr>
          <w:color w:val="auto"/>
          <w:position w:val="0"/>
          <w:sz w:val="24"/>
          <w:szCs w:val="24"/>
          <w:rFonts w:ascii="Times New Roman" w:eastAsia="宋体" w:hAnsi="宋体" w:hint="default"/>
        </w:rPr>
        <w:autoSpaceDE w:val="0"/>
        <w:autoSpaceDN w:val="0"/>
      </w:pPr>
      <w:r>
        <w:rPr>
          <w:color w:val="000000"/>
          <w:position w:val="0"/>
          <w:sz w:val="24"/>
          <w:szCs w:val="24"/>
          <w:rFonts w:ascii="宋体" w:eastAsia="宋体" w:hAnsi="宋体" w:hint="default"/>
        </w:rPr>
        <w:tab/>
      </w:r>
      <w:r>
        <w:rPr>
          <w:color w:val="000000"/>
          <w:position w:val="0"/>
          <w:sz w:val="24"/>
          <w:szCs w:val="24"/>
          <w:rFonts w:ascii="宋体" w:eastAsia="宋体" w:hAnsi="宋体" w:hint="default"/>
        </w:rPr>
        <w:tab/>
      </w:r>
      <w:r>
        <w:rPr>
          <w:color w:val="000000"/>
          <w:position w:val="0"/>
          <w:sz w:val="24"/>
          <w:szCs w:val="24"/>
          <w:rFonts w:ascii="宋体" w:eastAsia="宋体" w:hAnsi="宋体" w:hint="default"/>
        </w:rPr>
        <w:tab/>
      </w:r>
      <w:r>
        <w:rPr>
          <w:b w:val="1"/>
          <w:color w:val="7F0055"/>
          <w:position w:val="0"/>
          <w:sz w:val="24"/>
          <w:szCs w:val="24"/>
          <w:rFonts w:ascii="Times New Roman" w:eastAsia="宋体" w:hAnsi="宋体" w:hint="default"/>
        </w:rPr>
        <w:t>if</w:t>
      </w:r>
      <w:r>
        <w:rPr>
          <w:color w:val="000000"/>
          <w:position w:val="0"/>
          <w:sz w:val="24"/>
          <w:szCs w:val="24"/>
          <w:rFonts w:ascii="Times New Roman" w:eastAsia="宋体" w:hAnsi="宋体" w:hint="default"/>
        </w:rPr>
        <w:t xml:space="preserve"> ((</w:t>
      </w:r>
      <w:r>
        <w:rPr>
          <w:color w:val="6A3E3E"/>
          <w:position w:val="0"/>
          <w:sz w:val="24"/>
          <w:szCs w:val="24"/>
          <w:rFonts w:ascii="Times New Roman" w:eastAsia="宋体" w:hAnsi="宋体" w:hint="default"/>
        </w:rPr>
        <w:t>posY1</w:t>
      </w:r>
      <w:r>
        <w:rPr>
          <w:color w:val="000000"/>
          <w:position w:val="0"/>
          <w:sz w:val="24"/>
          <w:szCs w:val="24"/>
          <w:rFonts w:ascii="Times New Roman" w:eastAsia="宋体" w:hAnsi="宋体" w:hint="default"/>
        </w:rPr>
        <w:t xml:space="preserve"> == </w:t>
      </w:r>
      <w:r>
        <w:rPr>
          <w:color w:val="6A3E3E"/>
          <w:position w:val="0"/>
          <w:sz w:val="24"/>
          <w:szCs w:val="24"/>
          <w:rFonts w:ascii="Times New Roman" w:eastAsia="宋体" w:hAnsi="宋体" w:hint="default"/>
        </w:rPr>
        <w:t>posY2</w:t>
      </w:r>
      <w:r>
        <w:rPr>
          <w:color w:val="000000"/>
          <w:position w:val="0"/>
          <w:sz w:val="24"/>
          <w:szCs w:val="24"/>
          <w:rFonts w:ascii="Times New Roman" w:eastAsia="宋体" w:hAnsi="宋体" w:hint="default"/>
        </w:rPr>
        <w:t xml:space="preserve"> &amp;&amp; </w:t>
      </w:r>
      <w:r>
        <w:rPr>
          <w:color w:val="6A3E3E"/>
          <w:position w:val="0"/>
          <w:sz w:val="24"/>
          <w:szCs w:val="24"/>
          <w:rFonts w:ascii="Times New Roman" w:eastAsia="宋体" w:hAnsi="宋体" w:hint="default"/>
        </w:rPr>
        <w:t>posY2</w:t>
      </w:r>
      <w:r>
        <w:rPr>
          <w:color w:val="000000"/>
          <w:position w:val="0"/>
          <w:sz w:val="24"/>
          <w:szCs w:val="24"/>
          <w:rFonts w:ascii="Times New Roman" w:eastAsia="宋体" w:hAnsi="宋体" w:hint="default"/>
        </w:rPr>
        <w:t xml:space="preserve"> == 0)</w:t>
      </w:r>
    </w:p>
    <w:p>
      <w:pPr>
        <w:numPr>
          <w:ilvl w:val="0"/>
          <w:numId w:val="0"/>
        </w:numPr>
        <w:jc w:val="left"/>
        <w:spacing w:lineRule="auto" w:line="240" w:before="0" w:after="160"/>
        <w:ind w:left="1680" w:right="0" w:firstLine="420"/>
        <w:rPr>
          <w:color w:val="auto"/>
          <w:position w:val="0"/>
          <w:sz w:val="24"/>
          <w:szCs w:val="24"/>
          <w:rFonts w:ascii="Times New Roman" w:eastAsia="宋体" w:hAnsi="宋体" w:hint="default"/>
        </w:rPr>
        <w:autoSpaceDE w:val="0"/>
        <w:autoSpaceDN w:val="0"/>
      </w:pPr>
      <w:r>
        <w:rPr>
          <w:color w:val="000000"/>
          <w:position w:val="0"/>
          <w:sz w:val="24"/>
          <w:szCs w:val="24"/>
          <w:rFonts w:ascii="Times New Roman" w:eastAsia="宋体" w:hAnsi="宋体" w:hint="default"/>
        </w:rPr>
        <w:t xml:space="preserve">|| (</w:t>
      </w:r>
      <w:r>
        <w:rPr>
          <w:color w:val="6A3E3E"/>
          <w:position w:val="0"/>
          <w:sz w:val="24"/>
          <w:szCs w:val="24"/>
          <w:rFonts w:ascii="Times New Roman" w:eastAsia="宋体" w:hAnsi="宋体" w:hint="default"/>
        </w:rPr>
        <w:t>posY1</w:t>
      </w:r>
      <w:r>
        <w:rPr>
          <w:color w:val="000000"/>
          <w:position w:val="0"/>
          <w:sz w:val="24"/>
          <w:szCs w:val="24"/>
          <w:rFonts w:ascii="Times New Roman" w:eastAsia="宋体" w:hAnsi="宋体" w:hint="default"/>
        </w:rPr>
        <w:t xml:space="preserve"> == </w:t>
      </w:r>
      <w:r>
        <w:rPr>
          <w:color w:val="6A3E3E"/>
          <w:position w:val="0"/>
          <w:sz w:val="24"/>
          <w:szCs w:val="24"/>
          <w:rFonts w:ascii="Times New Roman" w:eastAsia="宋体" w:hAnsi="宋体" w:hint="default"/>
        </w:rPr>
        <w:t>posY2</w:t>
      </w:r>
      <w:r>
        <w:rPr>
          <w:color w:val="000000"/>
          <w:position w:val="0"/>
          <w:sz w:val="24"/>
          <w:szCs w:val="24"/>
          <w:rFonts w:ascii="Times New Roman" w:eastAsia="宋体" w:hAnsi="宋体" w:hint="default"/>
        </w:rPr>
        <w:t xml:space="preserve"> &amp;&amp; </w:t>
      </w:r>
      <w:r>
        <w:rPr>
          <w:color w:val="6A3E3E"/>
          <w:position w:val="0"/>
          <w:sz w:val="24"/>
          <w:szCs w:val="24"/>
          <w:rFonts w:ascii="Times New Roman" w:eastAsia="宋体" w:hAnsi="宋体" w:hint="default"/>
        </w:rPr>
        <w:t>posY2</w:t>
      </w:r>
      <w:r>
        <w:rPr>
          <w:color w:val="000000"/>
          <w:position w:val="0"/>
          <w:sz w:val="24"/>
          <w:szCs w:val="24"/>
          <w:rFonts w:ascii="Times New Roman" w:eastAsia="宋体" w:hAnsi="宋体" w:hint="default"/>
        </w:rPr>
        <w:t xml:space="preserve"> == 8 </w:t>
      </w:r>
      <w:del w:id="538" w:author="HeYang" w:date="2017-06-03T21:44:00Z">
        <w:r>
          <w:rPr>
            <w:color w:val="000000"/>
            <w:position w:val="0"/>
            <w:sz w:val="24"/>
            <w:szCs w:val="24"/>
            <w:rFonts w:ascii="Times New Roman" w:eastAsia="宋体" w:hAnsi="宋体" w:hint="default"/>
          </w:rPr>
          <w:delText>－</w:delText>
        </w:r>
      </w:del>
      <w:ins w:id="539" w:author="HeYang" w:date="2017-06-03T21:44:00Z">
        <w:r>
          <w:rPr>
            <w:color w:val="000000"/>
            <w:position w:val="0"/>
            <w:sz w:val="24"/>
            <w:szCs w:val="24"/>
            <w:rFonts w:ascii="Times New Roman" w:eastAsia="宋体" w:hAnsi="宋体" w:hint="default"/>
          </w:rPr>
          <w:t>-</w:t>
        </w:r>
      </w:ins>
      <w:r>
        <w:rPr>
          <w:color w:val="000000"/>
          <w:position w:val="0"/>
          <w:sz w:val="24"/>
          <w:szCs w:val="24"/>
          <w:rFonts w:ascii="Times New Roman" w:eastAsia="宋体" w:hAnsi="宋体" w:hint="default"/>
        </w:rPr>
        <w:t xml:space="preserve"> 1)</w:t>
      </w:r>
    </w:p>
    <w:p>
      <w:pPr>
        <w:numPr>
          <w:ilvl w:val="0"/>
          <w:numId w:val="0"/>
        </w:numPr>
        <w:jc w:val="left"/>
        <w:spacing w:lineRule="auto" w:line="240" w:before="0" w:after="160"/>
        <w:ind w:right="0" w:firstLine="0"/>
        <w:rPr>
          <w:color w:val="auto"/>
          <w:position w:val="0"/>
          <w:sz w:val="24"/>
          <w:szCs w:val="24"/>
          <w:rFonts w:ascii="Times New Roman" w:eastAsia="宋体" w:hAnsi="宋体" w:hint="default"/>
        </w:rPr>
        <w:autoSpaceDE w:val="0"/>
        <w:autoSpaceDN w:val="0"/>
      </w:pP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 xml:space="preserve">|| (</w:t>
      </w:r>
      <w:r>
        <w:rPr>
          <w:color w:val="6A3E3E"/>
          <w:position w:val="0"/>
          <w:sz w:val="24"/>
          <w:szCs w:val="24"/>
          <w:rFonts w:ascii="Times New Roman" w:eastAsia="宋体" w:hAnsi="宋体" w:hint="default"/>
        </w:rPr>
        <w:t>posX1</w:t>
      </w:r>
      <w:r>
        <w:rPr>
          <w:color w:val="000000"/>
          <w:position w:val="0"/>
          <w:sz w:val="24"/>
          <w:szCs w:val="24"/>
          <w:rFonts w:ascii="Times New Roman" w:eastAsia="宋体" w:hAnsi="宋体" w:hint="default"/>
        </w:rPr>
        <w:t xml:space="preserve"> == </w:t>
      </w:r>
      <w:r>
        <w:rPr>
          <w:color w:val="6A3E3E"/>
          <w:position w:val="0"/>
          <w:sz w:val="24"/>
          <w:szCs w:val="24"/>
          <w:rFonts w:ascii="Times New Roman" w:eastAsia="宋体" w:hAnsi="宋体" w:hint="default"/>
        </w:rPr>
        <w:t>posX2</w:t>
      </w:r>
      <w:r>
        <w:rPr>
          <w:color w:val="000000"/>
          <w:position w:val="0"/>
          <w:sz w:val="24"/>
          <w:szCs w:val="24"/>
          <w:rFonts w:ascii="Times New Roman" w:eastAsia="宋体" w:hAnsi="宋体" w:hint="default"/>
        </w:rPr>
        <w:t xml:space="preserve"> &amp;&amp; </w:t>
      </w:r>
      <w:r>
        <w:rPr>
          <w:color w:val="6A3E3E"/>
          <w:position w:val="0"/>
          <w:sz w:val="24"/>
          <w:szCs w:val="24"/>
          <w:rFonts w:ascii="Times New Roman" w:eastAsia="宋体" w:hAnsi="宋体" w:hint="default"/>
        </w:rPr>
        <w:t>posX2</w:t>
      </w:r>
      <w:r>
        <w:rPr>
          <w:color w:val="000000"/>
          <w:position w:val="0"/>
          <w:sz w:val="24"/>
          <w:szCs w:val="24"/>
          <w:rFonts w:ascii="Times New Roman" w:eastAsia="宋体" w:hAnsi="宋体" w:hint="default"/>
        </w:rPr>
        <w:t xml:space="preserve"> == 0)</w:t>
      </w:r>
    </w:p>
    <w:p>
      <w:pPr>
        <w:numPr>
          <w:ilvl w:val="0"/>
          <w:numId w:val="0"/>
        </w:numPr>
        <w:jc w:val="left"/>
        <w:spacing w:lineRule="auto" w:line="240" w:before="0" w:after="160"/>
        <w:ind w:right="0" w:firstLine="0"/>
        <w:rPr>
          <w:color w:val="auto"/>
          <w:position w:val="0"/>
          <w:sz w:val="24"/>
          <w:szCs w:val="24"/>
          <w:rFonts w:ascii="Times New Roman" w:eastAsia="宋体" w:hAnsi="宋体" w:hint="default"/>
        </w:rPr>
        <w:autoSpaceDE w:val="0"/>
        <w:autoSpaceDN w:val="0"/>
      </w:pP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 xml:space="preserve">|| (</w:t>
      </w:r>
      <w:r>
        <w:rPr>
          <w:color w:val="6A3E3E"/>
          <w:position w:val="0"/>
          <w:sz w:val="24"/>
          <w:szCs w:val="24"/>
          <w:rFonts w:ascii="Times New Roman" w:eastAsia="宋体" w:hAnsi="宋体" w:hint="default"/>
        </w:rPr>
        <w:t>posX1</w:t>
      </w:r>
      <w:r>
        <w:rPr>
          <w:color w:val="000000"/>
          <w:position w:val="0"/>
          <w:sz w:val="24"/>
          <w:szCs w:val="24"/>
          <w:rFonts w:ascii="Times New Roman" w:eastAsia="宋体" w:hAnsi="宋体" w:hint="default"/>
        </w:rPr>
        <w:t xml:space="preserve"> == </w:t>
      </w:r>
      <w:r>
        <w:rPr>
          <w:color w:val="6A3E3E"/>
          <w:position w:val="0"/>
          <w:sz w:val="24"/>
          <w:szCs w:val="24"/>
          <w:rFonts w:ascii="Times New Roman" w:eastAsia="宋体" w:hAnsi="宋体" w:hint="default"/>
        </w:rPr>
        <w:t>posX2</w:t>
      </w:r>
      <w:r>
        <w:rPr>
          <w:color w:val="000000"/>
          <w:position w:val="0"/>
          <w:sz w:val="24"/>
          <w:szCs w:val="24"/>
          <w:rFonts w:ascii="Times New Roman" w:eastAsia="宋体" w:hAnsi="宋体" w:hint="default"/>
        </w:rPr>
        <w:t xml:space="preserve"> &amp;&amp; </w:t>
      </w:r>
      <w:r>
        <w:rPr>
          <w:color w:val="6A3E3E"/>
          <w:position w:val="0"/>
          <w:sz w:val="24"/>
          <w:szCs w:val="24"/>
          <w:rFonts w:ascii="Times New Roman" w:eastAsia="宋体" w:hAnsi="宋体" w:hint="default"/>
        </w:rPr>
        <w:t>posX2</w:t>
      </w:r>
      <w:r>
        <w:rPr>
          <w:color w:val="000000"/>
          <w:position w:val="0"/>
          <w:sz w:val="24"/>
          <w:szCs w:val="24"/>
          <w:rFonts w:ascii="Times New Roman" w:eastAsia="宋体" w:hAnsi="宋体" w:hint="default"/>
        </w:rPr>
        <w:t xml:space="preserve"> == 8 </w:t>
      </w:r>
      <w:del w:id="540" w:author="HeYang" w:date="2017-06-03T21:44:00Z">
        <w:r>
          <w:rPr>
            <w:color w:val="000000"/>
            <w:position w:val="0"/>
            <w:sz w:val="24"/>
            <w:szCs w:val="24"/>
            <w:rFonts w:ascii="Times New Roman" w:eastAsia="宋体" w:hAnsi="宋体" w:hint="default"/>
          </w:rPr>
          <w:delText>－</w:delText>
        </w:r>
      </w:del>
      <w:ins w:id="541" w:author="HeYang" w:date="2017-06-03T21:44:00Z">
        <w:r>
          <w:rPr>
            <w:color w:val="000000"/>
            <w:position w:val="0"/>
            <w:sz w:val="24"/>
            <w:szCs w:val="24"/>
            <w:rFonts w:ascii="Times New Roman" w:eastAsia="宋体" w:hAnsi="宋体" w:hint="default"/>
          </w:rPr>
          <w:t>-</w:t>
        </w:r>
      </w:ins>
      <w:r>
        <w:rPr>
          <w:color w:val="000000"/>
          <w:position w:val="0"/>
          <w:sz w:val="24"/>
          <w:szCs w:val="24"/>
          <w:rFonts w:ascii="Times New Roman" w:eastAsia="宋体" w:hAnsi="宋体" w:hint="default"/>
        </w:rPr>
        <w:t xml:space="preserve"> 1)) {</w:t>
      </w:r>
    </w:p>
    <w:p>
      <w:pPr>
        <w:numPr>
          <w:ilvl w:val="0"/>
          <w:numId w:val="0"/>
        </w:numPr>
        <w:jc w:val="left"/>
        <w:spacing w:lineRule="auto" w:line="240" w:before="0" w:after="160"/>
        <w:ind w:right="0" w:firstLine="0"/>
        <w:rPr>
          <w:color w:val="auto"/>
          <w:position w:val="0"/>
          <w:sz w:val="24"/>
          <w:szCs w:val="24"/>
          <w:rFonts w:ascii="Times New Roman" w:eastAsia="宋体" w:hAnsi="宋体" w:hint="default"/>
        </w:rPr>
        <w:autoSpaceDE w:val="0"/>
        <w:autoSpaceDN w:val="0"/>
      </w:pP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b w:val="1"/>
          <w:color w:val="7F0055"/>
          <w:position w:val="0"/>
          <w:sz w:val="24"/>
          <w:szCs w:val="24"/>
          <w:rFonts w:ascii="Times New Roman" w:eastAsia="宋体" w:hAnsi="宋体" w:hint="default"/>
        </w:rPr>
        <w:t>return</w:t>
      </w:r>
      <w:r>
        <w:rPr>
          <w:color w:val="000000"/>
          <w:position w:val="0"/>
          <w:sz w:val="24"/>
          <w:szCs w:val="24"/>
          <w:rFonts w:ascii="Times New Roman" w:eastAsia="宋体" w:hAnsi="宋体" w:hint="default"/>
        </w:rPr>
        <w:t xml:space="preserve"> </w:t>
      </w:r>
      <w:r>
        <w:rPr>
          <w:b w:val="1"/>
          <w:color w:val="7F0055"/>
          <w:position w:val="0"/>
          <w:sz w:val="24"/>
          <w:szCs w:val="24"/>
          <w:rFonts w:ascii="Times New Roman" w:eastAsia="宋体" w:hAnsi="宋体" w:hint="default"/>
        </w:rPr>
        <w:t>true</w:t>
      </w:r>
      <w:r>
        <w:rPr>
          <w:color w:val="000000"/>
          <w:position w:val="0"/>
          <w:sz w:val="24"/>
          <w:szCs w:val="24"/>
          <w:rFonts w:ascii="Times New Roman" w:eastAsia="宋体" w:hAnsi="宋体" w:hint="default"/>
        </w:rPr>
        <w:t>;</w:t>
      </w:r>
    </w:p>
    <w:p>
      <w:pPr>
        <w:numPr>
          <w:ilvl w:val="0"/>
          <w:numId w:val="0"/>
        </w:numPr>
        <w:jc w:val="left"/>
        <w:spacing w:lineRule="auto" w:line="240" w:before="0" w:after="160"/>
        <w:ind w:right="0" w:firstLine="0"/>
        <w:rPr>
          <w:color w:val="000000"/>
          <w:position w:val="0"/>
          <w:sz w:val="24"/>
          <w:szCs w:val="24"/>
          <w:rFonts w:ascii="Times New Roman" w:eastAsia="宋体" w:hAnsi="宋体" w:hint="default"/>
        </w:rPr>
        <w:autoSpaceDE w:val="0"/>
        <w:autoSpaceDN w:val="0"/>
      </w:pP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w:t>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p>
    <w:p>
      <w:pPr>
        <w:numPr>
          <w:ilvl w:val="0"/>
          <w:numId w:val="0"/>
        </w:numPr>
        <w:jc w:val="left"/>
        <w:spacing w:lineRule="auto" w:line="240" w:before="0" w:after="160"/>
        <w:ind w:right="0" w:firstLine="0"/>
        <w:rPr>
          <w:color w:val="auto"/>
          <w:position w:val="0"/>
          <w:sz w:val="24"/>
          <w:szCs w:val="24"/>
          <w:rFonts w:ascii="宋体" w:eastAsia="宋体" w:hAnsi="宋体" w:hint="default"/>
        </w:rPr>
        <w:autoSpaceDE w:val="0"/>
        <w:autoSpaceDN w:val="0"/>
      </w:pPr>
      <w:r>
        <w:rPr>
          <w:color w:val="3F7F5F"/>
          <w:position w:val="0"/>
          <w:sz w:val="24"/>
          <w:szCs w:val="24"/>
          <w:rFonts w:ascii="宋体" w:eastAsia="宋体" w:hAnsi="宋体" w:hint="default"/>
        </w:rPr>
        <w:t xml:space="preserve">// 是否可以三直线相连,似之字形, 两行一列 Z</w:t>
      </w:r>
    </w:p>
    <w:p>
      <w:pPr>
        <w:numPr>
          <w:ilvl w:val="0"/>
          <w:numId w:val="0"/>
        </w:numPr>
        <w:jc w:val="left"/>
        <w:spacing w:lineRule="auto" w:line="240" w:before="0" w:after="160"/>
        <w:ind w:right="0" w:firstLine="0"/>
        <w:rPr>
          <w:color w:val="auto"/>
          <w:position w:val="0"/>
          <w:sz w:val="24"/>
          <w:szCs w:val="24"/>
          <w:rFonts w:ascii="Times New Roman" w:eastAsia="宋体" w:hAnsi="宋体" w:hint="default"/>
        </w:rPr>
        <w:autoSpaceDE w:val="0"/>
        <w:autoSpaceDN w:val="0"/>
      </w:pP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b w:val="1"/>
          <w:color w:val="7F0055"/>
          <w:position w:val="0"/>
          <w:sz w:val="24"/>
          <w:szCs w:val="24"/>
          <w:rFonts w:ascii="Times New Roman" w:eastAsia="宋体" w:hAnsi="宋体" w:hint="default"/>
        </w:rPr>
        <w:t>int</w:t>
      </w:r>
      <w:r>
        <w:rPr>
          <w:color w:val="000000"/>
          <w:position w:val="0"/>
          <w:sz w:val="24"/>
          <w:szCs w:val="24"/>
          <w:rFonts w:ascii="Times New Roman" w:eastAsia="宋体" w:hAnsi="宋体" w:hint="default"/>
        </w:rPr>
        <w:t xml:space="preserve"> </w:t>
      </w:r>
      <w:r>
        <w:rPr>
          <w:color w:val="6A3E3E"/>
          <w:position w:val="0"/>
          <w:sz w:val="24"/>
          <w:szCs w:val="24"/>
          <w:rFonts w:ascii="Times New Roman" w:eastAsia="宋体" w:hAnsi="宋体" w:hint="default"/>
        </w:rPr>
        <w:t>moreX</w:t>
      </w:r>
      <w:r>
        <w:rPr>
          <w:color w:val="000000"/>
          <w:position w:val="0"/>
          <w:sz w:val="24"/>
          <w:szCs w:val="24"/>
          <w:rFonts w:ascii="Times New Roman" w:eastAsia="宋体" w:hAnsi="宋体" w:hint="default"/>
        </w:rPr>
        <w:t xml:space="preserve"> = </w:t>
      </w:r>
      <w:r>
        <w:rPr>
          <w:color w:val="6A3E3E"/>
          <w:position w:val="0"/>
          <w:sz w:val="24"/>
          <w:szCs w:val="24"/>
          <w:rFonts w:ascii="Times New Roman" w:eastAsia="宋体" w:hAnsi="宋体" w:hint="default"/>
        </w:rPr>
        <w:t>posX1</w:t>
      </w:r>
      <w:r>
        <w:rPr>
          <w:color w:val="000000"/>
          <w:position w:val="0"/>
          <w:sz w:val="24"/>
          <w:szCs w:val="24"/>
          <w:rFonts w:ascii="Times New Roman" w:eastAsia="宋体" w:hAnsi="宋体" w:hint="default"/>
        </w:rPr>
        <w:t xml:space="preserve"> &lt; </w:t>
      </w:r>
      <w:r>
        <w:rPr>
          <w:color w:val="6A3E3E"/>
          <w:position w:val="0"/>
          <w:sz w:val="24"/>
          <w:szCs w:val="24"/>
          <w:rFonts w:ascii="Times New Roman" w:eastAsia="宋体" w:hAnsi="宋体" w:hint="default"/>
        </w:rPr>
        <w:t>posX2</w:t>
      </w:r>
      <w:r>
        <w:rPr>
          <w:color w:val="000000"/>
          <w:position w:val="0"/>
          <w:sz w:val="24"/>
          <w:szCs w:val="24"/>
          <w:rFonts w:ascii="Times New Roman" w:eastAsia="宋体" w:hAnsi="宋体" w:hint="default"/>
        </w:rPr>
        <w:t xml:space="preserve"> ? </w:t>
      </w:r>
      <w:r>
        <w:rPr>
          <w:color w:val="6A3E3E"/>
          <w:position w:val="0"/>
          <w:sz w:val="24"/>
          <w:szCs w:val="24"/>
          <w:rFonts w:ascii="Times New Roman" w:eastAsia="宋体" w:hAnsi="宋体" w:hint="default"/>
        </w:rPr>
        <w:t>posX2</w:t>
      </w:r>
      <w:r>
        <w:rPr>
          <w:color w:val="000000"/>
          <w:position w:val="0"/>
          <w:sz w:val="24"/>
          <w:szCs w:val="24"/>
          <w:rFonts w:ascii="Times New Roman" w:eastAsia="宋体" w:hAnsi="宋体" w:hint="default"/>
        </w:rPr>
        <w:t xml:space="preserve"> : </w:t>
      </w:r>
      <w:r>
        <w:rPr>
          <w:color w:val="6A3E3E"/>
          <w:position w:val="0"/>
          <w:sz w:val="24"/>
          <w:szCs w:val="24"/>
          <w:rFonts w:ascii="Times New Roman" w:eastAsia="宋体" w:hAnsi="宋体" w:hint="default"/>
        </w:rPr>
        <w:t>posX1</w:t>
      </w:r>
      <w:r>
        <w:rPr>
          <w:color w:val="000000"/>
          <w:position w:val="0"/>
          <w:sz w:val="24"/>
          <w:szCs w:val="24"/>
          <w:rFonts w:ascii="Times New Roman" w:eastAsia="宋体" w:hAnsi="宋体" w:hint="default"/>
        </w:rPr>
        <w:t>;</w:t>
      </w:r>
    </w:p>
    <w:p>
      <w:pPr>
        <w:numPr>
          <w:ilvl w:val="0"/>
          <w:numId w:val="0"/>
        </w:numPr>
        <w:jc w:val="left"/>
        <w:spacing w:lineRule="auto" w:line="240" w:before="0" w:after="160"/>
        <w:ind w:right="0" w:firstLine="0"/>
        <w:rPr>
          <w:color w:val="auto"/>
          <w:position w:val="0"/>
          <w:sz w:val="24"/>
          <w:szCs w:val="24"/>
          <w:rFonts w:ascii="Times New Roman" w:eastAsia="宋体" w:hAnsi="宋体" w:hint="default"/>
        </w:rPr>
        <w:autoSpaceDE w:val="0"/>
        <w:autoSpaceDN w:val="0"/>
      </w:pP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b w:val="1"/>
          <w:color w:val="7F0055"/>
          <w:position w:val="0"/>
          <w:sz w:val="24"/>
          <w:szCs w:val="24"/>
          <w:rFonts w:ascii="Times New Roman" w:eastAsia="宋体" w:hAnsi="宋体" w:hint="default"/>
        </w:rPr>
        <w:t>int</w:t>
      </w:r>
      <w:r>
        <w:rPr>
          <w:color w:val="000000"/>
          <w:position w:val="0"/>
          <w:sz w:val="24"/>
          <w:szCs w:val="24"/>
          <w:rFonts w:ascii="Times New Roman" w:eastAsia="宋体" w:hAnsi="宋体" w:hint="default"/>
        </w:rPr>
        <w:t xml:space="preserve"> </w:t>
      </w:r>
      <w:r>
        <w:rPr>
          <w:color w:val="6A3E3E"/>
          <w:position w:val="0"/>
          <w:sz w:val="24"/>
          <w:szCs w:val="24"/>
          <w:rFonts w:ascii="Times New Roman" w:eastAsia="宋体" w:hAnsi="宋体" w:hint="default"/>
        </w:rPr>
        <w:t>lessX</w:t>
      </w:r>
      <w:r>
        <w:rPr>
          <w:color w:val="000000"/>
          <w:position w:val="0"/>
          <w:sz w:val="24"/>
          <w:szCs w:val="24"/>
          <w:rFonts w:ascii="Times New Roman" w:eastAsia="宋体" w:hAnsi="宋体" w:hint="default"/>
        </w:rPr>
        <w:t xml:space="preserve"> = </w:t>
      </w:r>
      <w:r>
        <w:rPr>
          <w:color w:val="6A3E3E"/>
          <w:position w:val="0"/>
          <w:sz w:val="24"/>
          <w:szCs w:val="24"/>
          <w:rFonts w:ascii="Times New Roman" w:eastAsia="宋体" w:hAnsi="宋体" w:hint="default"/>
        </w:rPr>
        <w:t>posX1</w:t>
      </w:r>
      <w:r>
        <w:rPr>
          <w:color w:val="000000"/>
          <w:position w:val="0"/>
          <w:sz w:val="24"/>
          <w:szCs w:val="24"/>
          <w:rFonts w:ascii="Times New Roman" w:eastAsia="宋体" w:hAnsi="宋体" w:hint="default"/>
        </w:rPr>
        <w:t xml:space="preserve"> &lt; </w:t>
      </w:r>
      <w:r>
        <w:rPr>
          <w:color w:val="6A3E3E"/>
          <w:position w:val="0"/>
          <w:sz w:val="24"/>
          <w:szCs w:val="24"/>
          <w:rFonts w:ascii="Times New Roman" w:eastAsia="宋体" w:hAnsi="宋体" w:hint="default"/>
        </w:rPr>
        <w:t>posX2</w:t>
      </w:r>
      <w:r>
        <w:rPr>
          <w:color w:val="000000"/>
          <w:position w:val="0"/>
          <w:sz w:val="24"/>
          <w:szCs w:val="24"/>
          <w:rFonts w:ascii="Times New Roman" w:eastAsia="宋体" w:hAnsi="宋体" w:hint="default"/>
        </w:rPr>
        <w:t xml:space="preserve"> ? </w:t>
      </w:r>
      <w:r>
        <w:rPr>
          <w:color w:val="6A3E3E"/>
          <w:position w:val="0"/>
          <w:sz w:val="24"/>
          <w:szCs w:val="24"/>
          <w:rFonts w:ascii="Times New Roman" w:eastAsia="宋体" w:hAnsi="宋体" w:hint="default"/>
        </w:rPr>
        <w:t>posX1</w:t>
      </w:r>
      <w:r>
        <w:rPr>
          <w:color w:val="000000"/>
          <w:position w:val="0"/>
          <w:sz w:val="24"/>
          <w:szCs w:val="24"/>
          <w:rFonts w:ascii="Times New Roman" w:eastAsia="宋体" w:hAnsi="宋体" w:hint="default"/>
        </w:rPr>
        <w:t xml:space="preserve"> : </w:t>
      </w:r>
      <w:r>
        <w:rPr>
          <w:color w:val="6A3E3E"/>
          <w:position w:val="0"/>
          <w:sz w:val="24"/>
          <w:szCs w:val="24"/>
          <w:rFonts w:ascii="Times New Roman" w:eastAsia="宋体" w:hAnsi="宋体" w:hint="default"/>
        </w:rPr>
        <w:t>posX2</w:t>
      </w:r>
      <w:r>
        <w:rPr>
          <w:color w:val="000000"/>
          <w:position w:val="0"/>
          <w:sz w:val="24"/>
          <w:szCs w:val="24"/>
          <w:rFonts w:ascii="Times New Roman" w:eastAsia="宋体" w:hAnsi="宋体" w:hint="default"/>
        </w:rPr>
        <w:t>;</w:t>
      </w:r>
    </w:p>
    <w:p>
      <w:pPr>
        <w:numPr>
          <w:ilvl w:val="0"/>
          <w:numId w:val="0"/>
        </w:numPr>
        <w:jc w:val="left"/>
        <w:spacing w:lineRule="auto" w:line="240" w:before="0" w:after="160"/>
        <w:ind w:right="0" w:firstLine="0"/>
        <w:rPr>
          <w:color w:val="auto"/>
          <w:position w:val="0"/>
          <w:sz w:val="24"/>
          <w:szCs w:val="24"/>
          <w:rFonts w:ascii="Times New Roman" w:eastAsia="宋体" w:hAnsi="宋体" w:hint="default"/>
        </w:rPr>
        <w:autoSpaceDE w:val="0"/>
        <w:autoSpaceDN w:val="0"/>
      </w:pP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b w:val="1"/>
          <w:color w:val="7F0055"/>
          <w:position w:val="0"/>
          <w:sz w:val="24"/>
          <w:szCs w:val="24"/>
          <w:rFonts w:ascii="Times New Roman" w:eastAsia="宋体" w:hAnsi="宋体" w:hint="default"/>
        </w:rPr>
        <w:t>for</w:t>
      </w:r>
      <w:r>
        <w:rPr>
          <w:color w:val="000000"/>
          <w:position w:val="0"/>
          <w:sz w:val="24"/>
          <w:szCs w:val="24"/>
          <w:rFonts w:ascii="Times New Roman" w:eastAsia="宋体" w:hAnsi="宋体" w:hint="default"/>
        </w:rPr>
        <w:t xml:space="preserve"> (</w:t>
      </w:r>
      <w:r>
        <w:rPr>
          <w:b w:val="1"/>
          <w:color w:val="7F0055"/>
          <w:position w:val="0"/>
          <w:sz w:val="24"/>
          <w:szCs w:val="24"/>
          <w:rFonts w:ascii="Times New Roman" w:eastAsia="宋体" w:hAnsi="宋体" w:hint="default"/>
        </w:rPr>
        <w:t>int</w:t>
      </w:r>
      <w:r>
        <w:rPr>
          <w:color w:val="000000"/>
          <w:position w:val="0"/>
          <w:sz w:val="24"/>
          <w:szCs w:val="24"/>
          <w:rFonts w:ascii="Times New Roman" w:eastAsia="宋体" w:hAnsi="宋体" w:hint="default"/>
        </w:rPr>
        <w:t xml:space="preserve"> </w:t>
      </w:r>
      <w:r>
        <w:rPr>
          <w:color w:val="6A3E3E"/>
          <w:position w:val="0"/>
          <w:sz w:val="24"/>
          <w:szCs w:val="24"/>
          <w:rFonts w:ascii="Times New Roman" w:eastAsia="宋体" w:hAnsi="宋体" w:hint="default"/>
        </w:rPr>
        <w:t>i</w:t>
      </w:r>
      <w:r>
        <w:rPr>
          <w:color w:val="000000"/>
          <w:position w:val="0"/>
          <w:sz w:val="24"/>
          <w:szCs w:val="24"/>
          <w:rFonts w:ascii="Times New Roman" w:eastAsia="宋体" w:hAnsi="宋体" w:hint="default"/>
        </w:rPr>
        <w:t xml:space="preserve"> = </w:t>
      </w:r>
      <w:r>
        <w:rPr>
          <w:color w:val="6A3E3E"/>
          <w:position w:val="0"/>
          <w:sz w:val="24"/>
          <w:szCs w:val="24"/>
          <w:rFonts w:ascii="Times New Roman" w:eastAsia="宋体" w:hAnsi="宋体" w:hint="default"/>
        </w:rPr>
        <w:t>lessX</w:t>
      </w:r>
      <w:r>
        <w:rPr>
          <w:color w:val="000000"/>
          <w:position w:val="0"/>
          <w:sz w:val="24"/>
          <w:szCs w:val="24"/>
          <w:rFonts w:ascii="Times New Roman" w:eastAsia="宋体" w:hAnsi="宋体" w:hint="default"/>
        </w:rPr>
        <w:t xml:space="preserve"> ＋ 1; </w:t>
      </w:r>
      <w:r>
        <w:rPr>
          <w:color w:val="6A3E3E"/>
          <w:position w:val="0"/>
          <w:sz w:val="24"/>
          <w:szCs w:val="24"/>
          <w:rFonts w:ascii="Times New Roman" w:eastAsia="宋体" w:hAnsi="宋体" w:hint="default"/>
        </w:rPr>
        <w:t>i</w:t>
      </w:r>
      <w:r>
        <w:rPr>
          <w:color w:val="000000"/>
          <w:position w:val="0"/>
          <w:sz w:val="24"/>
          <w:szCs w:val="24"/>
          <w:rFonts w:ascii="Times New Roman" w:eastAsia="宋体" w:hAnsi="宋体" w:hint="default"/>
        </w:rPr>
        <w:t xml:space="preserve"> &lt; </w:t>
      </w:r>
      <w:r>
        <w:rPr>
          <w:color w:val="6A3E3E"/>
          <w:position w:val="0"/>
          <w:sz w:val="24"/>
          <w:szCs w:val="24"/>
          <w:rFonts w:ascii="Times New Roman" w:eastAsia="宋体" w:hAnsi="宋体" w:hint="default"/>
        </w:rPr>
        <w:t>moreX</w:t>
      </w:r>
      <w:r>
        <w:rPr>
          <w:color w:val="000000"/>
          <w:position w:val="0"/>
          <w:sz w:val="24"/>
          <w:szCs w:val="24"/>
          <w:rFonts w:ascii="Times New Roman" w:eastAsia="宋体" w:hAnsi="宋体" w:hint="default"/>
        </w:rPr>
        <w:t xml:space="preserve">; </w:t>
      </w:r>
      <w:r>
        <w:rPr>
          <w:color w:val="6A3E3E"/>
          <w:position w:val="0"/>
          <w:sz w:val="24"/>
          <w:szCs w:val="24"/>
          <w:rFonts w:ascii="Times New Roman" w:eastAsia="宋体" w:hAnsi="宋体" w:hint="default"/>
        </w:rPr>
        <w:t>i</w:t>
      </w:r>
      <w:r>
        <w:rPr>
          <w:color w:val="000000"/>
          <w:position w:val="0"/>
          <w:sz w:val="24"/>
          <w:szCs w:val="24"/>
          <w:rFonts w:ascii="Times New Roman" w:eastAsia="宋体" w:hAnsi="宋体" w:hint="default"/>
        </w:rPr>
        <w:t xml:space="preserve">＋＋) {</w:t>
      </w:r>
    </w:p>
    <w:p>
      <w:pPr>
        <w:numPr>
          <w:ilvl w:val="0"/>
          <w:numId w:val="0"/>
        </w:numPr>
        <w:jc w:val="left"/>
        <w:spacing w:lineRule="auto" w:line="240" w:before="0" w:after="160"/>
        <w:ind w:right="0" w:firstLine="0"/>
        <w:rPr>
          <w:color w:val="auto"/>
          <w:position w:val="0"/>
          <w:sz w:val="24"/>
          <w:szCs w:val="24"/>
          <w:rFonts w:ascii="Times New Roman" w:eastAsia="宋体" w:hAnsi="宋体" w:hint="default"/>
        </w:rPr>
        <w:autoSpaceDE w:val="0"/>
        <w:autoSpaceDN w:val="0"/>
      </w:pP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b w:val="1"/>
          <w:color w:val="7F0055"/>
          <w:position w:val="0"/>
          <w:sz w:val="24"/>
          <w:szCs w:val="24"/>
          <w:rFonts w:ascii="Times New Roman" w:eastAsia="宋体" w:hAnsi="宋体" w:hint="default"/>
        </w:rPr>
        <w:t>if</w:t>
      </w:r>
      <w:r>
        <w:rPr>
          <w:color w:val="000000"/>
          <w:position w:val="0"/>
          <w:sz w:val="24"/>
          <w:szCs w:val="24"/>
          <w:rFonts w:ascii="Times New Roman" w:eastAsia="宋体" w:hAnsi="宋体" w:hint="default"/>
        </w:rPr>
        <w:t xml:space="preserve"> (containsAllOrNoneZeroInColumn(</w:t>
      </w:r>
      <w:r>
        <w:rPr>
          <w:color w:val="6A3E3E"/>
          <w:position w:val="0"/>
          <w:sz w:val="24"/>
          <w:szCs w:val="24"/>
          <w:rFonts w:ascii="Times New Roman" w:eastAsia="宋体" w:hAnsi="宋体" w:hint="default"/>
        </w:rPr>
        <w:t>i</w:t>
      </w:r>
      <w:r>
        <w:rPr>
          <w:color w:val="000000"/>
          <w:position w:val="0"/>
          <w:sz w:val="24"/>
          <w:szCs w:val="24"/>
          <w:rFonts w:ascii="Times New Roman" w:eastAsia="宋体" w:hAnsi="宋体" w:hint="default"/>
        </w:rPr>
        <w:t xml:space="preserve">, </w:t>
      </w:r>
      <w:r>
        <w:rPr>
          <w:color w:val="6A3E3E"/>
          <w:position w:val="0"/>
          <w:sz w:val="24"/>
          <w:szCs w:val="24"/>
          <w:rFonts w:ascii="Times New Roman" w:eastAsia="宋体" w:hAnsi="宋体" w:hint="default"/>
        </w:rPr>
        <w:t>posY1</w:t>
      </w:r>
      <w:r>
        <w:rPr>
          <w:color w:val="000000"/>
          <w:position w:val="0"/>
          <w:sz w:val="24"/>
          <w:szCs w:val="24"/>
          <w:rFonts w:ascii="Times New Roman" w:eastAsia="宋体" w:hAnsi="宋体" w:hint="default"/>
        </w:rPr>
        <w:t xml:space="preserve">, </w:t>
      </w:r>
      <w:r>
        <w:rPr>
          <w:color w:val="6A3E3E"/>
          <w:position w:val="0"/>
          <w:sz w:val="24"/>
          <w:szCs w:val="24"/>
          <w:rFonts w:ascii="Times New Roman" w:eastAsia="宋体" w:hAnsi="宋体" w:hint="default"/>
        </w:rPr>
        <w:t>i</w:t>
      </w:r>
      <w:r>
        <w:rPr>
          <w:color w:val="000000"/>
          <w:position w:val="0"/>
          <w:sz w:val="24"/>
          <w:szCs w:val="24"/>
          <w:rFonts w:ascii="Times New Roman" w:eastAsia="宋体" w:hAnsi="宋体" w:hint="default"/>
        </w:rPr>
        <w:t xml:space="preserve">, </w:t>
      </w:r>
      <w:r>
        <w:rPr>
          <w:color w:val="6A3E3E"/>
          <w:position w:val="0"/>
          <w:sz w:val="24"/>
          <w:szCs w:val="24"/>
          <w:rFonts w:ascii="Times New Roman" w:eastAsia="宋体" w:hAnsi="宋体" w:hint="default"/>
        </w:rPr>
        <w:t>posY2</w:t>
      </w:r>
      <w:r>
        <w:rPr>
          <w:color w:val="000000"/>
          <w:position w:val="0"/>
          <w:sz w:val="24"/>
          <w:szCs w:val="24"/>
          <w:rFonts w:ascii="Times New Roman" w:eastAsia="宋体" w:hAnsi="宋体" w:hint="default"/>
        </w:rPr>
        <w:t>)</w:t>
      </w:r>
    </w:p>
    <w:p>
      <w:pPr>
        <w:numPr>
          <w:ilvl w:val="0"/>
          <w:numId w:val="0"/>
        </w:numPr>
        <w:jc w:val="left"/>
        <w:spacing w:lineRule="auto" w:line="240" w:before="0" w:after="160"/>
        <w:ind w:right="0" w:firstLine="0"/>
        <w:rPr>
          <w:color w:val="auto"/>
          <w:position w:val="0"/>
          <w:sz w:val="24"/>
          <w:szCs w:val="24"/>
          <w:rFonts w:ascii="Times New Roman" w:eastAsia="宋体" w:hAnsi="宋体" w:hint="default"/>
        </w:rPr>
        <w:autoSpaceDE w:val="0"/>
        <w:autoSpaceDN w:val="0"/>
      </w:pP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 xml:space="preserve">&amp;&amp; containsAllOrNoneZeroInRow(</w:t>
      </w:r>
      <w:r>
        <w:rPr>
          <w:color w:val="6A3E3E"/>
          <w:position w:val="0"/>
          <w:sz w:val="24"/>
          <w:szCs w:val="24"/>
          <w:rFonts w:ascii="Times New Roman" w:eastAsia="宋体" w:hAnsi="宋体" w:hint="default"/>
        </w:rPr>
        <w:t>i</w:t>
      </w:r>
      <w:r>
        <w:rPr>
          <w:color w:val="000000"/>
          <w:position w:val="0"/>
          <w:sz w:val="24"/>
          <w:szCs w:val="24"/>
          <w:rFonts w:ascii="Times New Roman" w:eastAsia="宋体" w:hAnsi="宋体" w:hint="default"/>
        </w:rPr>
        <w:t xml:space="preserve">, </w:t>
      </w:r>
      <w:r>
        <w:rPr>
          <w:color w:val="6A3E3E"/>
          <w:position w:val="0"/>
          <w:sz w:val="24"/>
          <w:szCs w:val="24"/>
          <w:rFonts w:ascii="Times New Roman" w:eastAsia="宋体" w:hAnsi="宋体" w:hint="default"/>
        </w:rPr>
        <w:t>posY1</w:t>
      </w:r>
      <w:r>
        <w:rPr>
          <w:color w:val="000000"/>
          <w:position w:val="0"/>
          <w:sz w:val="24"/>
          <w:szCs w:val="24"/>
          <w:rFonts w:ascii="Times New Roman" w:eastAsia="宋体" w:hAnsi="宋体" w:hint="default"/>
        </w:rPr>
        <w:t xml:space="preserve">, </w:t>
      </w:r>
      <w:r>
        <w:rPr>
          <w:color w:val="6A3E3E"/>
          <w:position w:val="0"/>
          <w:sz w:val="24"/>
          <w:szCs w:val="24"/>
          <w:rFonts w:ascii="Times New Roman" w:eastAsia="宋体" w:hAnsi="宋体" w:hint="default"/>
        </w:rPr>
        <w:t>posX1</w:t>
      </w:r>
      <w:r>
        <w:rPr>
          <w:color w:val="000000"/>
          <w:position w:val="0"/>
          <w:sz w:val="24"/>
          <w:szCs w:val="24"/>
          <w:rFonts w:ascii="Times New Roman" w:eastAsia="宋体" w:hAnsi="宋体" w:hint="default"/>
        </w:rPr>
        <w:t xml:space="preserve">, </w:t>
      </w:r>
      <w:r>
        <w:rPr>
          <w:color w:val="6A3E3E"/>
          <w:position w:val="0"/>
          <w:sz w:val="24"/>
          <w:szCs w:val="24"/>
          <w:rFonts w:ascii="Times New Roman" w:eastAsia="宋体" w:hAnsi="宋体" w:hint="default"/>
        </w:rPr>
        <w:t>posY1</w:t>
      </w:r>
      <w:r>
        <w:rPr>
          <w:color w:val="000000"/>
          <w:position w:val="0"/>
          <w:sz w:val="24"/>
          <w:szCs w:val="24"/>
          <w:rFonts w:ascii="Times New Roman" w:eastAsia="宋体" w:hAnsi="宋体" w:hint="default"/>
        </w:rPr>
        <w:t>)</w:t>
      </w:r>
    </w:p>
    <w:p>
      <w:pPr>
        <w:numPr>
          <w:ilvl w:val="0"/>
          <w:numId w:val="0"/>
        </w:numPr>
        <w:jc w:val="left"/>
        <w:spacing w:lineRule="auto" w:line="240" w:before="0" w:after="160"/>
        <w:ind w:right="0" w:firstLine="0"/>
        <w:rPr>
          <w:color w:val="auto"/>
          <w:position w:val="0"/>
          <w:sz w:val="24"/>
          <w:szCs w:val="24"/>
          <w:rFonts w:ascii="Times New Roman" w:eastAsia="宋体" w:hAnsi="宋体" w:hint="default"/>
        </w:rPr>
        <w:autoSpaceDE w:val="0"/>
        <w:autoSpaceDN w:val="0"/>
      </w:pP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 xml:space="preserve">&amp;&amp; containsAllOrNoneZeroInRow(</w:t>
      </w:r>
      <w:r>
        <w:rPr>
          <w:color w:val="6A3E3E"/>
          <w:position w:val="0"/>
          <w:sz w:val="24"/>
          <w:szCs w:val="24"/>
          <w:rFonts w:ascii="Times New Roman" w:eastAsia="宋体" w:hAnsi="宋体" w:hint="default"/>
        </w:rPr>
        <w:t>i</w:t>
      </w:r>
      <w:r>
        <w:rPr>
          <w:color w:val="000000"/>
          <w:position w:val="0"/>
          <w:sz w:val="24"/>
          <w:szCs w:val="24"/>
          <w:rFonts w:ascii="Times New Roman" w:eastAsia="宋体" w:hAnsi="宋体" w:hint="default"/>
        </w:rPr>
        <w:t xml:space="preserve">, </w:t>
      </w:r>
      <w:r>
        <w:rPr>
          <w:color w:val="6A3E3E"/>
          <w:position w:val="0"/>
          <w:sz w:val="24"/>
          <w:szCs w:val="24"/>
          <w:rFonts w:ascii="Times New Roman" w:eastAsia="宋体" w:hAnsi="宋体" w:hint="default"/>
        </w:rPr>
        <w:t>posY2</w:t>
      </w:r>
      <w:r>
        <w:rPr>
          <w:color w:val="000000"/>
          <w:position w:val="0"/>
          <w:sz w:val="24"/>
          <w:szCs w:val="24"/>
          <w:rFonts w:ascii="Times New Roman" w:eastAsia="宋体" w:hAnsi="宋体" w:hint="default"/>
        </w:rPr>
        <w:t xml:space="preserve">, </w:t>
      </w:r>
      <w:r>
        <w:rPr>
          <w:color w:val="6A3E3E"/>
          <w:position w:val="0"/>
          <w:sz w:val="24"/>
          <w:szCs w:val="24"/>
          <w:rFonts w:ascii="Times New Roman" w:eastAsia="宋体" w:hAnsi="宋体" w:hint="default"/>
        </w:rPr>
        <w:t>posX2</w:t>
      </w:r>
      <w:r>
        <w:rPr>
          <w:color w:val="000000"/>
          <w:position w:val="0"/>
          <w:sz w:val="24"/>
          <w:szCs w:val="24"/>
          <w:rFonts w:ascii="Times New Roman" w:eastAsia="宋体" w:hAnsi="宋体" w:hint="default"/>
        </w:rPr>
        <w:t xml:space="preserve">, </w:t>
      </w:r>
      <w:r>
        <w:rPr>
          <w:color w:val="6A3E3E"/>
          <w:position w:val="0"/>
          <w:sz w:val="24"/>
          <w:szCs w:val="24"/>
          <w:rFonts w:ascii="Times New Roman" w:eastAsia="宋体" w:hAnsi="宋体" w:hint="default"/>
        </w:rPr>
        <w:t>posY2</w:t>
      </w:r>
      <w:r>
        <w:rPr>
          <w:color w:val="000000"/>
          <w:position w:val="0"/>
          <w:sz w:val="24"/>
          <w:szCs w:val="24"/>
          <w:rFonts w:ascii="Times New Roman" w:eastAsia="宋体" w:hAnsi="宋体" w:hint="default"/>
        </w:rPr>
        <w:t>)</w:t>
      </w:r>
    </w:p>
    <w:p>
      <w:pPr>
        <w:numPr>
          <w:ilvl w:val="0"/>
          <w:numId w:val="0"/>
        </w:numPr>
        <w:jc w:val="left"/>
        <w:spacing w:lineRule="auto" w:line="240" w:before="0" w:after="160"/>
        <w:ind w:right="0" w:firstLine="0"/>
        <w:rPr>
          <w:color w:val="auto"/>
          <w:position w:val="0"/>
          <w:sz w:val="24"/>
          <w:szCs w:val="24"/>
          <w:rFonts w:ascii="Times New Roman" w:eastAsia="宋体" w:hAnsi="宋体" w:hint="default"/>
        </w:rPr>
        <w:autoSpaceDE w:val="0"/>
        <w:autoSpaceDN w:val="0"/>
      </w:pP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 xml:space="preserve">&amp;&amp; </w:t>
      </w:r>
      <w:r>
        <w:rPr>
          <w:color w:val="0000C0"/>
          <w:position w:val="0"/>
          <w:sz w:val="24"/>
          <w:szCs w:val="24"/>
          <w:rFonts w:ascii="Times New Roman" w:eastAsia="宋体" w:hAnsi="宋体" w:hint="default"/>
        </w:rPr>
        <w:t>map</w:t>
      </w:r>
      <w:r>
        <w:rPr>
          <w:color w:val="000000"/>
          <w:position w:val="0"/>
          <w:sz w:val="24"/>
          <w:szCs w:val="24"/>
          <w:rFonts w:ascii="Times New Roman" w:eastAsia="宋体" w:hAnsi="宋体" w:hint="default"/>
        </w:rPr>
        <w:t>[</w:t>
      </w:r>
      <w:r>
        <w:rPr>
          <w:color w:val="6A3E3E"/>
          <w:position w:val="0"/>
          <w:sz w:val="24"/>
          <w:szCs w:val="24"/>
          <w:rFonts w:ascii="Times New Roman" w:eastAsia="宋体" w:hAnsi="宋体" w:hint="default"/>
        </w:rPr>
        <w:t>i</w:t>
      </w:r>
      <w:r>
        <w:rPr>
          <w:color w:val="000000"/>
          <w:position w:val="0"/>
          <w:sz w:val="24"/>
          <w:szCs w:val="24"/>
          <w:rFonts w:ascii="Times New Roman" w:eastAsia="宋体" w:hAnsi="宋体" w:hint="default"/>
        </w:rPr>
        <w:t>][</w:t>
      </w:r>
      <w:r>
        <w:rPr>
          <w:color w:val="6A3E3E"/>
          <w:position w:val="0"/>
          <w:sz w:val="24"/>
          <w:szCs w:val="24"/>
          <w:rFonts w:ascii="Times New Roman" w:eastAsia="宋体" w:hAnsi="宋体" w:hint="default"/>
        </w:rPr>
        <w:t>posY1</w:t>
      </w:r>
      <w:r>
        <w:rPr>
          <w:color w:val="000000"/>
          <w:position w:val="0"/>
          <w:sz w:val="24"/>
          <w:szCs w:val="24"/>
          <w:rFonts w:ascii="Times New Roman" w:eastAsia="宋体" w:hAnsi="宋体" w:hint="default"/>
        </w:rPr>
        <w:t xml:space="preserve">] == 0 &amp;&amp; </w:t>
      </w:r>
      <w:r>
        <w:rPr>
          <w:color w:val="0000C0"/>
          <w:position w:val="0"/>
          <w:sz w:val="24"/>
          <w:szCs w:val="24"/>
          <w:rFonts w:ascii="Times New Roman" w:eastAsia="宋体" w:hAnsi="宋体" w:hint="default"/>
        </w:rPr>
        <w:t>map</w:t>
      </w:r>
      <w:r>
        <w:rPr>
          <w:color w:val="000000"/>
          <w:position w:val="0"/>
          <w:sz w:val="24"/>
          <w:szCs w:val="24"/>
          <w:rFonts w:ascii="Times New Roman" w:eastAsia="宋体" w:hAnsi="宋体" w:hint="default"/>
        </w:rPr>
        <w:t>[</w:t>
      </w:r>
      <w:r>
        <w:rPr>
          <w:color w:val="6A3E3E"/>
          <w:position w:val="0"/>
          <w:sz w:val="24"/>
          <w:szCs w:val="24"/>
          <w:rFonts w:ascii="Times New Roman" w:eastAsia="宋体" w:hAnsi="宋体" w:hint="default"/>
        </w:rPr>
        <w:t>i</w:t>
      </w:r>
      <w:r>
        <w:rPr>
          <w:color w:val="000000"/>
          <w:position w:val="0"/>
          <w:sz w:val="24"/>
          <w:szCs w:val="24"/>
          <w:rFonts w:ascii="Times New Roman" w:eastAsia="宋体" w:hAnsi="宋体" w:hint="default"/>
        </w:rPr>
        <w:t>][</w:t>
      </w:r>
      <w:r>
        <w:rPr>
          <w:color w:val="6A3E3E"/>
          <w:position w:val="0"/>
          <w:sz w:val="24"/>
          <w:szCs w:val="24"/>
          <w:rFonts w:ascii="Times New Roman" w:eastAsia="宋体" w:hAnsi="宋体" w:hint="default"/>
        </w:rPr>
        <w:t>posY2</w:t>
      </w:r>
      <w:r>
        <w:rPr>
          <w:color w:val="000000"/>
          <w:position w:val="0"/>
          <w:sz w:val="24"/>
          <w:szCs w:val="24"/>
          <w:rFonts w:ascii="Times New Roman" w:eastAsia="宋体" w:hAnsi="宋体" w:hint="default"/>
        </w:rPr>
        <w:t xml:space="preserve">] == 0) {</w:t>
      </w:r>
    </w:p>
    <w:p>
      <w:pPr>
        <w:numPr>
          <w:ilvl w:val="0"/>
          <w:numId w:val="0"/>
        </w:numPr>
        <w:jc w:val="left"/>
        <w:spacing w:lineRule="auto" w:line="240" w:before="0" w:after="160"/>
        <w:ind w:right="0" w:firstLine="0"/>
        <w:rPr>
          <w:color w:val="auto"/>
          <w:position w:val="0"/>
          <w:sz w:val="24"/>
          <w:szCs w:val="24"/>
          <w:rFonts w:ascii="Times New Roman" w:eastAsia="宋体" w:hAnsi="宋体" w:hint="default"/>
        </w:rPr>
        <w:autoSpaceDE w:val="0"/>
        <w:autoSpaceDN w:val="0"/>
      </w:pP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b w:val="1"/>
          <w:color w:val="7F0055"/>
          <w:position w:val="0"/>
          <w:sz w:val="24"/>
          <w:szCs w:val="24"/>
          <w:rFonts w:ascii="Times New Roman" w:eastAsia="宋体" w:hAnsi="宋体" w:hint="default"/>
        </w:rPr>
        <w:t>return</w:t>
      </w:r>
      <w:r>
        <w:rPr>
          <w:color w:val="000000"/>
          <w:position w:val="0"/>
          <w:sz w:val="24"/>
          <w:szCs w:val="24"/>
          <w:rFonts w:ascii="Times New Roman" w:eastAsia="宋体" w:hAnsi="宋体" w:hint="default"/>
        </w:rPr>
        <w:t xml:space="preserve"> </w:t>
      </w:r>
      <w:r>
        <w:rPr>
          <w:b w:val="1"/>
          <w:color w:val="7F0055"/>
          <w:position w:val="0"/>
          <w:sz w:val="24"/>
          <w:szCs w:val="24"/>
          <w:rFonts w:ascii="Times New Roman" w:eastAsia="宋体" w:hAnsi="宋体" w:hint="default"/>
        </w:rPr>
        <w:t>true</w:t>
      </w:r>
      <w:r>
        <w:rPr>
          <w:color w:val="000000"/>
          <w:position w:val="0"/>
          <w:sz w:val="24"/>
          <w:szCs w:val="24"/>
          <w:rFonts w:ascii="Times New Roman" w:eastAsia="宋体" w:hAnsi="宋体" w:hint="default"/>
        </w:rPr>
        <w:t>;</w:t>
      </w:r>
    </w:p>
    <w:p>
      <w:pPr>
        <w:numPr>
          <w:ilvl w:val="0"/>
          <w:numId w:val="0"/>
        </w:numPr>
        <w:jc w:val="left"/>
        <w:spacing w:lineRule="auto" w:line="240" w:before="0" w:after="160"/>
        <w:ind w:right="0" w:firstLine="0"/>
        <w:rPr>
          <w:color w:val="auto"/>
          <w:position w:val="0"/>
          <w:sz w:val="24"/>
          <w:szCs w:val="24"/>
          <w:rFonts w:ascii="Times New Roman" w:eastAsia="宋体" w:hAnsi="宋体" w:hint="default"/>
        </w:rPr>
        <w:autoSpaceDE w:val="0"/>
        <w:autoSpaceDN w:val="0"/>
      </w:pP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w:t>
      </w:r>
    </w:p>
    <w:p>
      <w:pPr>
        <w:numPr>
          <w:ilvl w:val="0"/>
          <w:numId w:val="0"/>
        </w:numPr>
        <w:jc w:val="left"/>
        <w:spacing w:lineRule="auto" w:line="240" w:before="0" w:after="160"/>
        <w:ind w:right="0" w:firstLine="0"/>
        <w:rPr>
          <w:color w:val="000000"/>
          <w:position w:val="0"/>
          <w:sz w:val="24"/>
          <w:szCs w:val="24"/>
          <w:rFonts w:ascii="Times New Roman" w:eastAsia="宋体" w:hAnsi="宋体" w:hint="default"/>
        </w:rPr>
        <w:autoSpaceDE w:val="0"/>
        <w:autoSpaceDN w:val="0"/>
      </w:pP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ab/>
      </w:r>
      <w:r>
        <w:rPr>
          <w:color w:val="000000"/>
          <w:position w:val="0"/>
          <w:sz w:val="24"/>
          <w:szCs w:val="24"/>
          <w:rFonts w:ascii="Times New Roman" w:eastAsia="宋体" w:hAnsi="宋体" w:hint="default"/>
        </w:rPr>
        <w:t>}</w:t>
      </w:r>
    </w:p>
    <w:p>
      <w:pPr>
        <w:bidi w:val="0"/>
        <w:numPr>
          <w:ilvl w:val="1"/>
          <w:numId w:val="1"/>
        </w:numPr>
        <w:jc w:val="left"/>
        <w:spacing w:lineRule="exact" w:line="440" w:before="240" w:after="240"/>
        <w:ind w:right="0" w:left="567" w:hanging="567"/>
        <w:rPr>
          <w:b w:val="1"/>
          <w:color w:val="auto"/>
          <w:position w:val="0"/>
          <w:sz w:val="30"/>
          <w:szCs w:val="30"/>
          <w:rFonts w:ascii="Times New Roman" w:eastAsia="黑体" w:hAnsi="黑体" w:hint="default"/>
        </w:rPr>
        <w:outlineLvl w:val="1"/>
        <w:autoSpaceDE w:val="1"/>
        <w:autoSpaceDN w:val="1"/>
      </w:pPr>
      <w:r>
        <w:rPr>
          <w:color w:val="auto"/>
          <w:position w:val="0"/>
          <w:sz w:val="30"/>
          <w:szCs w:val="30"/>
          <w:rFonts w:ascii="Times New Roman" w:eastAsia="黑体" w:hAnsi="黑体" w:hint="default"/>
        </w:rPr>
        <w:t>　　</w:t>
      </w:r>
      <w:bookmarkStart w:id="184" w:name="_Toc484463994"/>
      <w:r>
        <w:rPr>
          <w:color w:val="auto"/>
          <w:position w:val="0"/>
          <w:sz w:val="30"/>
          <w:szCs w:val="30"/>
          <w:rFonts w:ascii="Times New Roman" w:eastAsia="黑体" w:hAnsi="黑体" w:hint="default"/>
        </w:rPr>
        <w:t>本章小结</w:t>
      </w:r>
      <w:bookmarkEnd w:id="184"/>
    </w:p>
    <w:p>
      <w:pPr>
        <w:numPr>
          <w:ilvl w:val="0"/>
          <w:numId w:val="0"/>
        </w:numPr>
        <w:jc w:val="left"/>
        <w:spacing w:lineRule="auto" w:line="240" w:before="0" w:after="160"/>
        <w:ind w:left="567" w:right="0" w:firstLine="0"/>
        <w:rPr>
          <w:color w:val="auto"/>
          <w:position w:val="0"/>
          <w:sz w:val="24"/>
          <w:szCs w:val="24"/>
          <w:rFonts w:ascii="Times New Roman" w:eastAsia="宋体" w:hAnsi="宋体" w:hint="default"/>
        </w:rPr>
        <w:autoSpaceDE w:val="0"/>
        <w:autoSpaceDN w:val="0"/>
      </w:pPr>
      <w:r>
        <w:rPr>
          <w:color w:val="auto"/>
          <w:position w:val="0"/>
          <w:sz w:val="24"/>
          <w:szCs w:val="24"/>
          <w:rFonts w:ascii="Times New Roman" w:eastAsia="宋体" w:hAnsi="宋体" w:hint="default"/>
        </w:rPr>
        <w:t>　　本章对连连看游戏进行了详细设计和实现，通过活动图和状态图，详细描述</w:t>
      </w:r>
      <w:r>
        <w:rPr>
          <w:color w:val="auto"/>
          <w:position w:val="0"/>
          <w:sz w:val="24"/>
          <w:szCs w:val="24"/>
          <w:rFonts w:ascii="Times New Roman" w:eastAsia="宋体" w:hAnsi="宋体" w:hint="default"/>
        </w:rPr>
        <w:t>了操作的执行过程和一个特定对象的所有可能状态以及由于各种事件发生而引起</w:t>
      </w:r>
      <w:r>
        <w:rPr>
          <w:color w:val="auto"/>
          <w:position w:val="0"/>
          <w:sz w:val="24"/>
          <w:szCs w:val="24"/>
          <w:rFonts w:ascii="Times New Roman" w:eastAsia="宋体" w:hAnsi="宋体" w:hint="default"/>
        </w:rPr>
        <w:t>的状态转换，为实现功能提供逻辑思路。</w:t>
      </w:r>
    </w:p>
    <w:p>
      <w:pPr>
        <w:bidi w:val="0"/>
        <w:numPr>
          <w:ilvl w:val="0"/>
          <w:numId w:val="1"/>
        </w:numPr>
        <w:jc w:val="left"/>
        <w:spacing w:lineRule="exact" w:line="440" w:before="240" w:after="240"/>
        <w:pageBreakBefore w:val="1"/>
        <w:ind w:right="0" w:left="425" w:hanging="425"/>
        <w:rPr>
          <w:color w:val="auto"/>
          <w:position w:val="0"/>
          <w:sz w:val="36"/>
          <w:szCs w:val="36"/>
          <w:rFonts w:ascii="Times New Roman" w:eastAsia="黑体" w:hAnsi="黑体" w:hint="default"/>
        </w:rPr>
        <w:outlineLvl w:val="0"/>
        <w:autoSpaceDE w:val="1"/>
        <w:autoSpaceDN w:val="1"/>
      </w:pPr>
      <w:bookmarkStart w:id="185" w:name="_Toc421526427"/>
      <w:bookmarkStart w:id="186" w:name="_Toc417887077"/>
      <w:r>
        <w:rPr>
          <w:color w:val="auto"/>
          <w:position w:val="0"/>
          <w:sz w:val="36"/>
          <w:szCs w:val="36"/>
          <w:rFonts w:ascii="Times New Roman" w:eastAsia="黑体" w:hAnsi="黑体" w:hint="default"/>
        </w:rPr>
        <w:t>　　</w:t>
      </w:r>
      <w:bookmarkStart w:id="187" w:name="_Toc484463995"/>
      <w:r>
        <w:rPr>
          <w:color w:val="auto"/>
          <w:position w:val="0"/>
          <w:sz w:val="36"/>
          <w:szCs w:val="36"/>
          <w:rFonts w:ascii="Times New Roman" w:eastAsia="黑体" w:hAnsi="黑体" w:hint="default"/>
        </w:rPr>
        <w:t>系统测试</w:t>
      </w:r>
      <w:bookmarkEnd w:id="185"/>
      <w:bookmarkEnd w:id="187"/>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软件测试是保证软件质量的一种重要手段。</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软件测试就是在正常条件与非正常条件下，分别对软件、应用程序进行操作或者设</w:t>
      </w:r>
      <w:r>
        <w:rPr>
          <w:color w:val="auto"/>
          <w:position w:val="0"/>
          <w:sz w:val="24"/>
          <w:szCs w:val="24"/>
          <w:rFonts w:ascii="Times New Roman" w:eastAsia="Times New Roman" w:hAnsi="Times New Roman" w:hint="default"/>
        </w:rPr>
        <w:t>计出测试用例并执行测试用例，最后评价操作结果的过程。换言之，软件测试就是利用</w:t>
      </w:r>
      <w:r>
        <w:rPr>
          <w:color w:val="auto"/>
          <w:position w:val="0"/>
          <w:sz w:val="24"/>
          <w:szCs w:val="24"/>
          <w:rFonts w:ascii="Times New Roman" w:eastAsia="Times New Roman" w:hAnsi="Times New Roman" w:hint="default"/>
        </w:rPr>
        <w:t>测试工具按照测试方案和流程对产品进行功能和性能测试，或者根据需要编写不同的</w:t>
      </w:r>
      <w:r>
        <w:rPr>
          <w:color w:val="auto"/>
          <w:position w:val="0"/>
          <w:sz w:val="24"/>
          <w:szCs w:val="24"/>
          <w:rFonts w:ascii="Times New Roman" w:eastAsia="Times New Roman" w:hAnsi="Times New Roman" w:hint="default"/>
        </w:rPr>
        <w:t>测试用例，人为地设计和测试系统，对提出的测试方案中所有可能出现的问题进行分</w:t>
      </w:r>
      <w:r>
        <w:rPr>
          <w:color w:val="auto"/>
          <w:position w:val="0"/>
          <w:sz w:val="24"/>
          <w:szCs w:val="24"/>
          <w:rFonts w:ascii="Times New Roman" w:eastAsia="Times New Roman" w:hAnsi="Times New Roman" w:hint="default"/>
        </w:rPr>
        <w:t>析和评估。</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软件测试过程中应该故意地去促使错误的发生，也就是事情在不该出现的时候出</w:t>
      </w:r>
      <w:r>
        <w:rPr>
          <w:color w:val="auto"/>
          <w:position w:val="0"/>
          <w:sz w:val="24"/>
          <w:szCs w:val="24"/>
          <w:rFonts w:ascii="Times New Roman" w:eastAsia="Times New Roman" w:hAnsi="Times New Roman" w:hint="default"/>
        </w:rPr>
        <w:t>现或者在应该出现的时候没有出现。从本质上说，软件测试是"找错"，在"找错"中发现</w:t>
      </w:r>
      <w:r>
        <w:rPr>
          <w:color w:val="auto"/>
          <w:position w:val="0"/>
          <w:sz w:val="24"/>
          <w:szCs w:val="24"/>
          <w:rFonts w:ascii="Times New Roman" w:eastAsia="Times New Roman" w:hAnsi="Times New Roman" w:hint="default"/>
        </w:rPr>
        <w:t>软件的毛病。这也揭示了软件测试的真正意义。</w:t>
      </w:r>
    </w:p>
    <w:p>
      <w:pPr>
        <w:bidi w:val="0"/>
        <w:numPr>
          <w:ilvl w:val="1"/>
          <w:numId w:val="1"/>
        </w:numPr>
        <w:jc w:val="left"/>
        <w:spacing w:lineRule="exact" w:line="440" w:before="240" w:after="240"/>
        <w:ind w:right="0" w:left="567" w:hanging="567"/>
        <w:rPr>
          <w:color w:val="auto"/>
          <w:position w:val="0"/>
          <w:sz w:val="30"/>
          <w:szCs w:val="30"/>
          <w:rFonts w:ascii="Times New Roman" w:eastAsia="黑体" w:hAnsi="黑体" w:hint="default"/>
        </w:rPr>
        <w:outlineLvl w:val="1"/>
        <w:autoSpaceDE w:val="1"/>
        <w:autoSpaceDN w:val="1"/>
      </w:pPr>
      <w:bookmarkStart w:id="188" w:name="_Toc421526428"/>
      <w:r>
        <w:rPr>
          <w:color w:val="auto"/>
          <w:position w:val="0"/>
          <w:sz w:val="30"/>
          <w:szCs w:val="30"/>
          <w:rFonts w:ascii="Times New Roman" w:eastAsia="黑体" w:hAnsi="黑体" w:hint="default"/>
        </w:rPr>
        <w:t>　　</w:t>
      </w:r>
      <w:bookmarkStart w:id="189" w:name="_Toc484463996"/>
      <w:r>
        <w:rPr>
          <w:color w:val="auto"/>
          <w:position w:val="0"/>
          <w:sz w:val="30"/>
          <w:szCs w:val="30"/>
          <w:rFonts w:ascii="Times New Roman" w:eastAsia="黑体" w:hAnsi="黑体" w:hint="default"/>
        </w:rPr>
        <w:t>软件测试</w:t>
      </w:r>
      <w:bookmarkEnd w:id="188"/>
      <w:r>
        <w:rPr>
          <w:color w:val="auto"/>
          <w:position w:val="0"/>
          <w:sz w:val="30"/>
          <w:szCs w:val="30"/>
          <w:rFonts w:ascii="Times New Roman" w:eastAsia="黑体" w:hAnsi="黑体" w:hint="default"/>
        </w:rPr>
        <w:t>目的及意义</w:t>
      </w:r>
      <w:bookmarkEnd w:id="189"/>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bookmarkStart w:id="190" w:name="_Toc24911"/>
      <w:bookmarkStart w:id="191" w:name="_Toc325668333"/>
      <w:r>
        <w:rPr>
          <w:color w:val="auto"/>
          <w:position w:val="0"/>
          <w:sz w:val="24"/>
          <w:szCs w:val="24"/>
          <w:rFonts w:ascii="Times New Roman" w:eastAsia="Times New Roman" w:hAnsi="Times New Roman" w:hint="default"/>
        </w:rPr>
        <w:t>软件测试是指使用人工，或者自动的手段，来运行或测定某个软件产品系统的过</w:t>
      </w:r>
      <w:r>
        <w:rPr>
          <w:color w:val="auto"/>
          <w:position w:val="0"/>
          <w:sz w:val="24"/>
          <w:szCs w:val="24"/>
          <w:rFonts w:ascii="Times New Roman" w:eastAsia="Times New Roman" w:hAnsi="Times New Roman" w:hint="default"/>
        </w:rPr>
        <w:t>程，其目的是检验是否满足规定的需求或者弄清预期的结果与实际结果之间的区别。测</w:t>
      </w:r>
      <w:r>
        <w:rPr>
          <w:color w:val="auto"/>
          <w:position w:val="0"/>
          <w:sz w:val="24"/>
          <w:szCs w:val="24"/>
          <w:rFonts w:ascii="Times New Roman" w:eastAsia="Times New Roman" w:hAnsi="Times New Roman" w:hint="default"/>
        </w:rPr>
        <w:t>试包括找出破绽，但不包括跟踪错误和修正。</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当然，软件测试也存在测试误区，在测试过程中，应尽量规避以下误区：</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第一，测试并不仅仅是为了找出错误。通过分析错误产生的原因和错误的发生趋势，</w:t>
      </w:r>
      <w:r>
        <w:rPr>
          <w:color w:val="auto"/>
          <w:position w:val="0"/>
          <w:sz w:val="24"/>
          <w:szCs w:val="24"/>
          <w:rFonts w:ascii="Times New Roman" w:eastAsia="Times New Roman" w:hAnsi="Times New Roman" w:hint="default"/>
        </w:rPr>
        <w:t>可以帮助项目管理者发现当前软件开发过程中的缺陷，以便及时改进；这种分析也有</w:t>
      </w:r>
      <w:r>
        <w:rPr>
          <w:color w:val="auto"/>
          <w:position w:val="0"/>
          <w:sz w:val="24"/>
          <w:szCs w:val="24"/>
          <w:rFonts w:ascii="Times New Roman" w:eastAsia="Times New Roman" w:hAnsi="Times New Roman" w:hint="default"/>
        </w:rPr>
        <w:t>助于测试人员设计出有针对性的测试方法，改善测试的效率和有效性。</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第二，没有发现错误的测试也是有价值的，完整的测试是评定软件质量的一种方</w:t>
      </w:r>
      <w:r>
        <w:rPr>
          <w:color w:val="auto"/>
          <w:position w:val="0"/>
          <w:sz w:val="24"/>
          <w:szCs w:val="24"/>
          <w:rFonts w:ascii="Times New Roman" w:eastAsia="Times New Roman" w:hAnsi="Times New Roman" w:hint="default"/>
        </w:rPr>
        <w:t>法，应当把“尽早地和不断地进行软件测试”作为软件测试者的座右铭。</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第三，完全测试是不可能的，测试需要终止，测试无法显示软件潜在的缺陷。</w:t>
      </w:r>
    </w:p>
    <w:p>
      <w:pPr>
        <w:bidi w:val="0"/>
        <w:numPr>
          <w:ilvl w:val="2"/>
          <w:numId w:val="1"/>
        </w:numPr>
        <w:jc w:val="left"/>
        <w:spacing w:lineRule="exact" w:line="440" w:before="240" w:after="240"/>
        <w:ind w:right="0" w:left="709" w:hanging="709"/>
        <w:rPr>
          <w:color w:val="auto"/>
          <w:position w:val="0"/>
          <w:sz w:val="28"/>
          <w:szCs w:val="28"/>
          <w:rFonts w:ascii="Times New Roman" w:eastAsia="黑体" w:hAnsi="黑体" w:hint="default"/>
        </w:rPr>
        <w:outlineLvl w:val="2"/>
        <w:autoSpaceDE w:val="1"/>
        <w:autoSpaceDN w:val="1"/>
      </w:pPr>
      <w:r>
        <w:rPr>
          <w:color w:val="auto"/>
          <w:position w:val="0"/>
          <w:sz w:val="28"/>
          <w:szCs w:val="28"/>
          <w:rFonts w:ascii="Times New Roman" w:eastAsia="黑体" w:hAnsi="黑体" w:hint="default"/>
        </w:rPr>
        <w:t>　　</w:t>
      </w:r>
      <w:bookmarkEnd w:id="190"/>
      <w:bookmarkEnd w:id="191"/>
      <w:bookmarkStart w:id="192" w:name="_Toc484463997"/>
      <w:r>
        <w:rPr>
          <w:color w:val="auto"/>
          <w:position w:val="0"/>
          <w:sz w:val="28"/>
          <w:szCs w:val="28"/>
          <w:rFonts w:ascii="Times New Roman" w:eastAsia="黑体" w:hAnsi="黑体" w:hint="default"/>
        </w:rPr>
        <w:t>测试目的</w:t>
      </w:r>
      <w:bookmarkEnd w:id="192"/>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 xml:space="preserve">Grenford J.Myers曾对软件测试的目的提出过以下观点：</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第一，测试是为了发现程序中的错误而执行程序的过程；</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第二，好的测试方案是极可能发现迄今为止尚未发现的错误的测试方案；</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第三，成功的测试是发现了至今为止尚未发现的错误的测试。</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软件测试的目的决定了如何去组织测试。如果测试的目的是为了尽可能多地找出错</w:t>
      </w:r>
      <w:r>
        <w:rPr>
          <w:color w:val="auto"/>
          <w:position w:val="0"/>
          <w:sz w:val="24"/>
          <w:szCs w:val="24"/>
          <w:rFonts w:ascii="Times New Roman" w:eastAsia="Times New Roman" w:hAnsi="Times New Roman" w:hint="default"/>
        </w:rPr>
        <w:t>误，那么测试就应该直接针对软件比较复杂的部分或是以前出错比较多的位置。如果测</w:t>
      </w:r>
      <w:r>
        <w:rPr>
          <w:color w:val="auto"/>
          <w:position w:val="0"/>
          <w:sz w:val="24"/>
          <w:szCs w:val="24"/>
          <w:rFonts w:ascii="Times New Roman" w:eastAsia="Times New Roman" w:hAnsi="Times New Roman" w:hint="default"/>
        </w:rPr>
        <w:t>试目的是为了给最终用户提供具有一定可信度的质量评价，那么测试就应该直接针对</w:t>
      </w:r>
      <w:r>
        <w:rPr>
          <w:color w:val="auto"/>
          <w:position w:val="0"/>
          <w:sz w:val="24"/>
          <w:szCs w:val="24"/>
          <w:rFonts w:ascii="Times New Roman" w:eastAsia="Times New Roman" w:hAnsi="Times New Roman" w:hint="default"/>
        </w:rPr>
        <w:t>在实际应用中会经常用到的商业假设。</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在软件测试的实际应用中，我们对于系统性能方面的测试要多加重视。</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系统在上线之后会有很多不能预知的性能问题，需要在上线之前实现进行模拟，</w:t>
      </w:r>
      <w:r>
        <w:rPr>
          <w:color w:val="auto"/>
          <w:position w:val="0"/>
          <w:sz w:val="24"/>
          <w:szCs w:val="24"/>
          <w:rFonts w:ascii="Times New Roman" w:eastAsia="Times New Roman" w:hAnsi="Times New Roman" w:hint="default"/>
        </w:rPr>
        <w:t>以规避风险，包括大数据量访问，高并发数等等。当然也有很多应对手段，没有哪种手</w:t>
      </w:r>
      <w:r>
        <w:rPr>
          <w:color w:val="auto"/>
          <w:position w:val="0"/>
          <w:sz w:val="24"/>
          <w:szCs w:val="24"/>
          <w:rFonts w:ascii="Times New Roman" w:eastAsia="Times New Roman" w:hAnsi="Times New Roman" w:hint="default"/>
        </w:rPr>
        <w:t>段可称为最完美，只有最合适的，需要灵活掌握，综合运用以达到最优程度，这是个</w:t>
      </w:r>
      <w:r>
        <w:rPr>
          <w:color w:val="auto"/>
          <w:position w:val="0"/>
          <w:sz w:val="24"/>
          <w:szCs w:val="24"/>
          <w:rFonts w:ascii="Times New Roman" w:eastAsia="Times New Roman" w:hAnsi="Times New Roman" w:hint="default"/>
        </w:rPr>
        <w:t>很值得研究的领域。</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针对连连看游戏的测试，分为两个方面，第一是游戏功能方面的测试，主要从界</w:t>
      </w:r>
      <w:r>
        <w:rPr>
          <w:color w:val="auto"/>
          <w:position w:val="0"/>
          <w:sz w:val="24"/>
          <w:szCs w:val="24"/>
          <w:rFonts w:ascii="Times New Roman" w:eastAsia="Times New Roman" w:hAnsi="Times New Roman" w:hint="default"/>
        </w:rPr>
        <w:t>面布局、游戏响应两个方面进行。在游戏性能方面，从用户对本系统的满意度、易用性、</w:t>
      </w:r>
      <w:r>
        <w:rPr>
          <w:color w:val="auto"/>
          <w:position w:val="0"/>
          <w:sz w:val="24"/>
          <w:szCs w:val="24"/>
          <w:rFonts w:ascii="Times New Roman" w:eastAsia="Times New Roman" w:hAnsi="Times New Roman" w:hint="default"/>
        </w:rPr>
        <w:t xml:space="preserve">稳定性着手，主要测试游戏过程的流畅程度。 </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界面布局方面，首先是在初始化游戏时，游戏界面的合理布局以及游戏所用到的</w:t>
      </w:r>
      <w:r>
        <w:rPr>
          <w:color w:val="auto"/>
          <w:position w:val="0"/>
          <w:sz w:val="24"/>
          <w:szCs w:val="24"/>
          <w:rFonts w:ascii="Times New Roman" w:eastAsia="Times New Roman" w:hAnsi="Times New Roman" w:hint="default"/>
        </w:rPr>
        <w:t>图片是否能按要求完全显现。游戏开始后，玩家是否能对界面中的组件进行操作，其次，</w:t>
      </w:r>
      <w:r>
        <w:rPr>
          <w:color w:val="auto"/>
          <w:position w:val="0"/>
          <w:sz w:val="24"/>
          <w:szCs w:val="24"/>
          <w:rFonts w:ascii="Times New Roman" w:eastAsia="Times New Roman" w:hAnsi="Times New Roman" w:hint="default"/>
        </w:rPr>
        <w:t>在响应事件结束后，界面能否按照要求反应变化。最后，游戏的开始和结束能否合理控</w:t>
      </w:r>
      <w:r>
        <w:rPr>
          <w:color w:val="auto"/>
          <w:position w:val="0"/>
          <w:sz w:val="24"/>
          <w:szCs w:val="24"/>
          <w:rFonts w:ascii="Times New Roman" w:eastAsia="Times New Roman" w:hAnsi="Times New Roman" w:hint="default"/>
        </w:rPr>
        <w:t>制。</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游戏响应方面，主要要求对用户操作组件的事件按需求正确处理，比如点击按钮</w:t>
      </w:r>
      <w:r>
        <w:rPr>
          <w:color w:val="auto"/>
          <w:position w:val="0"/>
          <w:sz w:val="24"/>
          <w:szCs w:val="24"/>
          <w:rFonts w:ascii="Times New Roman" w:eastAsia="Times New Roman" w:hAnsi="Times New Roman" w:hint="default"/>
        </w:rPr>
        <w:t>时，应该怎样处理事件对象，选择游戏功能时，是否能完成游戏功能。</w:t>
      </w:r>
    </w:p>
    <w:p>
      <w:pPr>
        <w:bidi w:val="0"/>
        <w:numPr>
          <w:ilvl w:val="2"/>
          <w:numId w:val="1"/>
        </w:numPr>
        <w:jc w:val="left"/>
        <w:spacing w:lineRule="exact" w:line="440" w:before="240" w:after="240"/>
        <w:ind w:right="0" w:left="709" w:hanging="709"/>
        <w:rPr>
          <w:color w:val="auto"/>
          <w:position w:val="0"/>
          <w:sz w:val="28"/>
          <w:szCs w:val="28"/>
          <w:rFonts w:ascii="Times New Roman" w:eastAsia="黑体" w:hAnsi="黑体" w:hint="default"/>
        </w:rPr>
        <w:outlineLvl w:val="2"/>
        <w:autoSpaceDE w:val="1"/>
        <w:autoSpaceDN w:val="1"/>
      </w:pPr>
      <w:bookmarkStart w:id="193" w:name="_Toc325668334"/>
      <w:bookmarkStart w:id="194" w:name="_Toc24396"/>
      <w:r>
        <w:rPr>
          <w:color w:val="auto"/>
          <w:position w:val="0"/>
          <w:sz w:val="28"/>
          <w:szCs w:val="28"/>
          <w:rFonts w:ascii="Times New Roman" w:eastAsia="黑体" w:hAnsi="黑体" w:hint="default"/>
        </w:rPr>
        <w:t>　　</w:t>
      </w:r>
      <w:bookmarkEnd w:id="193"/>
      <w:bookmarkEnd w:id="194"/>
      <w:bookmarkStart w:id="195" w:name="_Toc484463998"/>
      <w:bookmarkStart w:id="196" w:name="_Toc12674"/>
      <w:bookmarkStart w:id="197" w:name="_Toc325668336"/>
      <w:r>
        <w:rPr>
          <w:color w:val="auto"/>
          <w:position w:val="0"/>
          <w:sz w:val="28"/>
          <w:szCs w:val="28"/>
          <w:rFonts w:ascii="Times New Roman" w:eastAsia="黑体" w:hAnsi="黑体" w:hint="default"/>
        </w:rPr>
        <w:t>测试意义</w:t>
      </w:r>
      <w:bookmarkEnd w:id="195"/>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软件测试的真正意义在于发现错误，而不在于验证软件是正确的，软件测试是发</w:t>
      </w:r>
      <w:r>
        <w:rPr>
          <w:color w:val="auto"/>
          <w:position w:val="0"/>
          <w:sz w:val="24"/>
          <w:szCs w:val="24"/>
          <w:rFonts w:ascii="Times New Roman" w:eastAsia="Times New Roman" w:hAnsi="Times New Roman" w:hint="default"/>
        </w:rPr>
        <w:t>现软件中错误和缺陷的主要手段。在一般情况下，软件测试的过程与整个软件开发过程</w:t>
      </w:r>
      <w:r>
        <w:rPr>
          <w:color w:val="auto"/>
          <w:position w:val="0"/>
          <w:sz w:val="24"/>
          <w:szCs w:val="24"/>
          <w:rFonts w:ascii="Times New Roman" w:eastAsia="Times New Roman" w:hAnsi="Times New Roman" w:hint="default"/>
        </w:rPr>
        <w:t>基本上是平行进行的。当然，测试计划应该在需求分析阶段就已经开始制定了。随后工</w:t>
      </w:r>
      <w:r>
        <w:rPr>
          <w:color w:val="auto"/>
          <w:position w:val="0"/>
          <w:sz w:val="24"/>
          <w:szCs w:val="24"/>
          <w:rFonts w:ascii="Times New Roman" w:eastAsia="Times New Roman" w:hAnsi="Times New Roman" w:hint="default"/>
        </w:rPr>
        <w:t>作则是伴随着软件的开发过程逐步展开。由于缺陷在开发与维护的任何阶段都有可能发</w:t>
      </w:r>
      <w:r>
        <w:rPr>
          <w:color w:val="auto"/>
          <w:position w:val="0"/>
          <w:sz w:val="24"/>
          <w:szCs w:val="24"/>
          <w:rFonts w:ascii="Times New Roman" w:eastAsia="Times New Roman" w:hAnsi="Times New Roman" w:hint="default"/>
        </w:rPr>
        <w:t>生，并有此产生一个或多个bug，包括错误、误解和冗余，有时候甚至会误导开发者。所</w:t>
      </w:r>
      <w:r>
        <w:rPr>
          <w:color w:val="auto"/>
          <w:position w:val="0"/>
          <w:sz w:val="24"/>
          <w:szCs w:val="24"/>
          <w:rFonts w:ascii="Times New Roman" w:eastAsia="Times New Roman" w:hAnsi="Times New Roman" w:hint="default"/>
        </w:rPr>
        <w:t>以软件测试是发现并指出软件系统缺陷的过程。</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软件测试是软件开发过程中的很重要的一项内容，是用来确认一个程序的品质或</w:t>
      </w:r>
      <w:r>
        <w:rPr>
          <w:color w:val="auto"/>
          <w:position w:val="0"/>
          <w:sz w:val="24"/>
          <w:szCs w:val="24"/>
          <w:rFonts w:ascii="Times New Roman" w:eastAsia="Times New Roman" w:hAnsi="Times New Roman" w:hint="default"/>
        </w:rPr>
        <w:t>性能是否符合开发之前所提出的要求的过程。它不仅是软件开发阶段的有机组成部分，</w:t>
      </w:r>
      <w:r>
        <w:rPr>
          <w:color w:val="auto"/>
          <w:position w:val="0"/>
          <w:sz w:val="24"/>
          <w:szCs w:val="24"/>
          <w:rFonts w:ascii="Times New Roman" w:eastAsia="Times New Roman" w:hAnsi="Times New Roman" w:hint="default"/>
        </w:rPr>
        <w:t>而且在整个软件工程(即软件定义、设计和开发过程)中占据相当大的比重。</w:t>
      </w:r>
    </w:p>
    <w:p>
      <w:pPr>
        <w:bidi w:val="0"/>
        <w:numPr>
          <w:ilvl w:val="1"/>
          <w:numId w:val="1"/>
        </w:numPr>
        <w:jc w:val="left"/>
        <w:spacing w:lineRule="exact" w:line="440" w:before="240" w:after="240"/>
        <w:ind w:right="0" w:left="567" w:hanging="567"/>
        <w:rPr>
          <w:color w:val="auto"/>
          <w:position w:val="0"/>
          <w:sz w:val="30"/>
          <w:szCs w:val="30"/>
          <w:rFonts w:ascii="Times New Roman" w:eastAsia="黑体" w:hAnsi="黑体" w:hint="default"/>
        </w:rPr>
        <w:outlineLvl w:val="1"/>
        <w:autoSpaceDE w:val="1"/>
        <w:autoSpaceDN w:val="1"/>
      </w:pPr>
      <w:r>
        <w:rPr>
          <w:color w:val="auto"/>
          <w:position w:val="0"/>
          <w:sz w:val="30"/>
          <w:szCs w:val="30"/>
          <w:rFonts w:ascii="Times New Roman" w:eastAsia="黑体" w:hAnsi="黑体" w:hint="default"/>
        </w:rPr>
        <w:t>　　</w:t>
      </w:r>
      <w:bookmarkStart w:id="198" w:name="_Toc484463999"/>
      <w:r>
        <w:rPr>
          <w:color w:val="auto"/>
          <w:position w:val="0"/>
          <w:sz w:val="30"/>
          <w:szCs w:val="30"/>
          <w:rFonts w:ascii="Times New Roman" w:eastAsia="黑体" w:hAnsi="黑体" w:hint="default"/>
        </w:rPr>
        <w:t>测试</w:t>
      </w:r>
      <w:bookmarkEnd w:id="196"/>
      <w:bookmarkEnd w:id="197"/>
      <w:r>
        <w:rPr>
          <w:color w:val="auto"/>
          <w:position w:val="0"/>
          <w:sz w:val="30"/>
          <w:szCs w:val="30"/>
          <w:rFonts w:ascii="Times New Roman" w:eastAsia="黑体" w:hAnsi="黑体" w:hint="default"/>
        </w:rPr>
        <w:t>方法分类</w:t>
      </w:r>
      <w:bookmarkEnd w:id="198"/>
    </w:p>
    <w:p>
      <w:pPr>
        <w:numPr>
          <w:ilvl w:val="0"/>
          <w:numId w:val="0"/>
        </w:numPr>
        <w:jc w:val="left"/>
        <w:spacing w:lineRule="auto" w:line="240" w:before="0" w:after="160"/>
        <w:ind w:right="0" w:firstLine="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　　从是否关心软件内部结构和具体实现的角度划分，可分为以下三类：</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白盒测试：白盒测试又称结构测试、透明盒测试、逻辑驱动测试或基于代码的测试。</w:t>
      </w:r>
      <w:r>
        <w:rPr>
          <w:color w:val="auto"/>
          <w:position w:val="0"/>
          <w:sz w:val="24"/>
          <w:szCs w:val="24"/>
          <w:rFonts w:ascii="Times New Roman" w:eastAsia="Times New Roman" w:hAnsi="Times New Roman" w:hint="default"/>
        </w:rPr>
        <w:t>它是知道产品内部工作过程，可通过测试来检测产品内部动作是否按照规格说明书的</w:t>
      </w:r>
      <w:r>
        <w:rPr>
          <w:color w:val="auto"/>
          <w:position w:val="0"/>
          <w:sz w:val="24"/>
          <w:szCs w:val="24"/>
          <w:rFonts w:ascii="Times New Roman" w:eastAsia="Times New Roman" w:hAnsi="Times New Roman" w:hint="default"/>
        </w:rPr>
        <w:t>规定正常进行，按照程序内部的结构测试程序，检测程序中的每条通路是否都有能按</w:t>
      </w:r>
      <w:r>
        <w:rPr>
          <w:color w:val="auto"/>
          <w:position w:val="0"/>
          <w:sz w:val="24"/>
          <w:szCs w:val="24"/>
          <w:rFonts w:ascii="Times New Roman" w:eastAsia="Times New Roman" w:hAnsi="Times New Roman" w:hint="default"/>
        </w:rPr>
        <w:t>预定要求正确工作，而不顾它的功能，白盒测试的主要方法有逻辑驱动、基路测试等，</w:t>
      </w:r>
      <w:r>
        <w:rPr>
          <w:color w:val="auto"/>
          <w:position w:val="0"/>
          <w:sz w:val="24"/>
          <w:szCs w:val="24"/>
          <w:rFonts w:ascii="Times New Roman" w:eastAsia="Times New Roman" w:hAnsi="Times New Roman" w:hint="default"/>
        </w:rPr>
        <w:t>主要用于软件验证。</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黑盒测试：黑盒测试也称功能测试或数据驱动测试，它是在已知产品所应具有的</w:t>
      </w:r>
      <w:r>
        <w:rPr>
          <w:color w:val="auto"/>
          <w:position w:val="0"/>
          <w:sz w:val="24"/>
          <w:szCs w:val="24"/>
          <w:rFonts w:ascii="Times New Roman" w:eastAsia="Times New Roman" w:hAnsi="Times New Roman" w:hint="default"/>
        </w:rPr>
        <w:t>功能的前提下，通过测试来检测每一个功能是否都能正常使用。在测试中，把程序看作</w:t>
      </w:r>
      <w:r>
        <w:rPr>
          <w:color w:val="auto"/>
          <w:position w:val="0"/>
          <w:sz w:val="24"/>
          <w:szCs w:val="24"/>
          <w:rFonts w:ascii="Times New Roman" w:eastAsia="Times New Roman" w:hAnsi="Times New Roman" w:hint="default"/>
        </w:rPr>
        <w:t>一个不能打开的黑盒子，在完全不考虑程序内部结构和内部特性的情况下，在程序接</w:t>
      </w:r>
      <w:r>
        <w:rPr>
          <w:color w:val="auto"/>
          <w:position w:val="0"/>
          <w:sz w:val="24"/>
          <w:szCs w:val="24"/>
          <w:rFonts w:ascii="Times New Roman" w:eastAsia="Times New Roman" w:hAnsi="Times New Roman" w:hint="default"/>
        </w:rPr>
        <w:t>口进行测试，它只检查程序功能是否按照需求规格说明书的规定正常使用，程序是否</w:t>
      </w:r>
      <w:r>
        <w:rPr>
          <w:color w:val="auto"/>
          <w:position w:val="0"/>
          <w:sz w:val="24"/>
          <w:szCs w:val="24"/>
          <w:rFonts w:ascii="Times New Roman" w:eastAsia="Times New Roman" w:hAnsi="Times New Roman" w:hint="default"/>
        </w:rPr>
        <w:t>能适当地接收输入数据而产生正确的输出信息。黑盒测试着眼于程序外部结构，不考虑</w:t>
      </w:r>
      <w:r>
        <w:rPr>
          <w:color w:val="auto"/>
          <w:position w:val="0"/>
          <w:sz w:val="24"/>
          <w:szCs w:val="24"/>
          <w:rFonts w:ascii="Times New Roman" w:eastAsia="Times New Roman" w:hAnsi="Times New Roman" w:hint="default"/>
        </w:rPr>
        <w:t>内部逻辑结构，主要针对软件界面和软件功能进行测试。黑盒测试方法主要有等价类划</w:t>
      </w:r>
      <w:r>
        <w:rPr>
          <w:color w:val="auto"/>
          <w:position w:val="0"/>
          <w:sz w:val="24"/>
          <w:szCs w:val="24"/>
          <w:rFonts w:ascii="Times New Roman" w:eastAsia="Times New Roman" w:hAnsi="Times New Roman" w:hint="default"/>
        </w:rPr>
        <w:t>分、边值分析、因果图、错误推测等，主要用于软件确认测试。</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灰盒测试：灰盒测试关注输出对于输入的正确性，同时也关注内部表现，但这种</w:t>
      </w:r>
      <w:r>
        <w:rPr>
          <w:color w:val="auto"/>
          <w:position w:val="0"/>
          <w:sz w:val="24"/>
          <w:szCs w:val="24"/>
          <w:rFonts w:ascii="Times New Roman" w:eastAsia="Times New Roman" w:hAnsi="Times New Roman" w:hint="default"/>
        </w:rPr>
        <w:t>关注不像白盒那样详细、完整，只是通过一些表征性的现象、事件、标志来判断内部的</w:t>
      </w:r>
      <w:r>
        <w:rPr>
          <w:color w:val="auto"/>
          <w:position w:val="0"/>
          <w:sz w:val="24"/>
          <w:szCs w:val="24"/>
          <w:rFonts w:ascii="Times New Roman" w:eastAsia="Times New Roman" w:hAnsi="Times New Roman" w:hint="default"/>
        </w:rPr>
        <w:t>运行状态，有时候输出是正确的，但内部其实已经错误了，这种情况非常多，如果每</w:t>
      </w:r>
      <w:r>
        <w:rPr>
          <w:color w:val="auto"/>
          <w:position w:val="0"/>
          <w:sz w:val="24"/>
          <w:szCs w:val="24"/>
          <w:rFonts w:ascii="Times New Roman" w:eastAsia="Times New Roman" w:hAnsi="Times New Roman" w:hint="default"/>
        </w:rPr>
        <w:t>次都通过白盒测试来操作，效率会很低，因此需要采取这样的一种灰盒的方法。</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从是否执行程序的角度，可以划分为两类：</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静态测试：静态方法是指不运行被测程序本身，仅通过分析或检查源程序的语法、</w:t>
      </w:r>
      <w:r>
        <w:rPr>
          <w:color w:val="auto"/>
          <w:position w:val="0"/>
          <w:sz w:val="24"/>
          <w:szCs w:val="24"/>
          <w:rFonts w:ascii="Times New Roman" w:eastAsia="Times New Roman" w:hAnsi="Times New Roman" w:hint="default"/>
        </w:rPr>
        <w:t>结构、过程、接口等来检查程序的正确性。对需求规格说明书、软件设计说明书、源程</w:t>
      </w:r>
      <w:r>
        <w:rPr>
          <w:color w:val="auto"/>
          <w:position w:val="0"/>
          <w:sz w:val="24"/>
          <w:szCs w:val="24"/>
          <w:rFonts w:ascii="Times New Roman" w:eastAsia="Times New Roman" w:hAnsi="Times New Roman" w:hint="default"/>
        </w:rPr>
        <w:t>序做结构分析、流程图分析、符号执行来找错。静态方法通过程序静态特性的分析，找</w:t>
      </w:r>
      <w:r>
        <w:rPr>
          <w:color w:val="auto"/>
          <w:position w:val="0"/>
          <w:sz w:val="24"/>
          <w:szCs w:val="24"/>
          <w:rFonts w:ascii="Times New Roman" w:eastAsia="Times New Roman" w:hAnsi="Times New Roman" w:hint="default"/>
        </w:rPr>
        <w:t>出欠缺和可疑之处，例如不匹配的参数、不适当的循环嵌套和分支嵌套、不允许的递归、</w:t>
      </w:r>
      <w:r>
        <w:rPr>
          <w:color w:val="auto"/>
          <w:position w:val="0"/>
          <w:sz w:val="24"/>
          <w:szCs w:val="24"/>
          <w:rFonts w:ascii="Times New Roman" w:eastAsia="Times New Roman" w:hAnsi="Times New Roman" w:hint="default"/>
        </w:rPr>
        <w:t>未使用过的变量、空指针的引用和可疑的计算等。</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动态测试：动态测试方法是指通过运行被测程序，检查运行结果与预期结果的差</w:t>
      </w:r>
      <w:r>
        <w:rPr>
          <w:color w:val="auto"/>
          <w:position w:val="0"/>
          <w:sz w:val="24"/>
          <w:szCs w:val="24"/>
          <w:rFonts w:ascii="Times New Roman" w:eastAsia="Times New Roman" w:hAnsi="Times New Roman" w:hint="default"/>
        </w:rPr>
        <w:t>异，并分析运行效率、正确性和健壮性等性能。这种方法由三部分组成：构造测试用例、</w:t>
      </w:r>
      <w:r>
        <w:rPr>
          <w:color w:val="auto"/>
          <w:position w:val="0"/>
          <w:sz w:val="24"/>
          <w:szCs w:val="24"/>
          <w:rFonts w:ascii="Times New Roman" w:eastAsia="Times New Roman" w:hAnsi="Times New Roman" w:hint="default"/>
        </w:rPr>
        <w:t>执行程序、分析程序的输出结果。</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从软件开发的过程按阶段划分，可以划分为：单元测试、集成测试、确认系统、系</w:t>
      </w:r>
      <w:r>
        <w:rPr>
          <w:color w:val="auto"/>
          <w:position w:val="0"/>
          <w:sz w:val="24"/>
          <w:szCs w:val="24"/>
          <w:rFonts w:ascii="Times New Roman" w:eastAsia="Times New Roman" w:hAnsi="Times New Roman" w:hint="default"/>
        </w:rPr>
        <w:t>统测试、验收测试、回归测试、Alpha测试、Beta测试</w:t>
      </w:r>
    </w:p>
    <w:p>
      <w:pPr>
        <w:bidi w:val="0"/>
        <w:numPr>
          <w:ilvl w:val="1"/>
          <w:numId w:val="1"/>
        </w:numPr>
        <w:jc w:val="left"/>
        <w:spacing w:lineRule="exact" w:line="440" w:before="240" w:after="240"/>
        <w:ind w:right="0" w:left="567" w:hanging="567"/>
        <w:rPr>
          <w:color w:val="auto"/>
          <w:position w:val="0"/>
          <w:sz w:val="30"/>
          <w:szCs w:val="30"/>
          <w:rFonts w:ascii="Times New Roman" w:eastAsia="黑体" w:hAnsi="黑体" w:hint="default"/>
        </w:rPr>
        <w:outlineLvl w:val="1"/>
        <w:autoSpaceDE w:val="1"/>
        <w:autoSpaceDN w:val="1"/>
      </w:pPr>
      <w:r>
        <w:rPr>
          <w:color w:val="auto"/>
          <w:position w:val="0"/>
          <w:sz w:val="30"/>
          <w:szCs w:val="30"/>
          <w:rFonts w:ascii="Times New Roman" w:eastAsia="黑体" w:hAnsi="黑体" w:hint="default"/>
        </w:rPr>
        <w:t>　　</w:t>
      </w:r>
      <w:bookmarkStart w:id="199" w:name="_Toc484464000"/>
      <w:r>
        <w:rPr>
          <w:color w:val="auto"/>
          <w:position w:val="0"/>
          <w:sz w:val="30"/>
          <w:szCs w:val="30"/>
          <w:rFonts w:ascii="Times New Roman" w:eastAsia="黑体" w:hAnsi="黑体" w:hint="default"/>
        </w:rPr>
        <w:t>测试步骤</w:t>
      </w:r>
      <w:bookmarkEnd w:id="199"/>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1"/>
        <w:autoSpaceDN w:val="1"/>
      </w:pPr>
      <w:r>
        <w:rPr>
          <w:color w:val="auto"/>
          <w:position w:val="0"/>
          <w:sz w:val="24"/>
          <w:szCs w:val="24"/>
          <w:rFonts w:ascii="Times New Roman" w:eastAsia="Times New Roman" w:hAnsi="Times New Roman" w:hint="default"/>
        </w:rPr>
        <w:t>此次测试过程按4个步骤来进行，即：单元测试、集成测试、确认测试和系统测试。</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首先，进行的单元测试：单元测试就是对源代码实现的每一个程序单元的进行测</w:t>
      </w:r>
      <w:r>
        <w:rPr>
          <w:color w:val="auto"/>
          <w:position w:val="0"/>
          <w:sz w:val="24"/>
          <w:szCs w:val="24"/>
          <w:rFonts w:ascii="Times New Roman" w:eastAsia="Times New Roman" w:hAnsi="Times New Roman" w:hint="default"/>
        </w:rPr>
        <w:t xml:space="preserve">试，检查每个程序模块是否能够正确地实现规定的功能。 </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之后，进行了集成测试：主要是根据软件体系结构，把已经测试过的单元模块组</w:t>
      </w:r>
      <w:r>
        <w:rPr>
          <w:color w:val="auto"/>
          <w:position w:val="0"/>
          <w:sz w:val="24"/>
          <w:szCs w:val="24"/>
          <w:rFonts w:ascii="Times New Roman" w:eastAsia="Times New Roman" w:hAnsi="Times New Roman" w:hint="default"/>
        </w:rPr>
        <w:t xml:space="preserve">装起来，在组装过程中，检查程序结构组织是否正确。 </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接下来，进行确认测试：确认测试则是检查目前已实现的软件是否符合需求分析</w:t>
      </w:r>
      <w:r>
        <w:rPr>
          <w:color w:val="auto"/>
          <w:position w:val="0"/>
          <w:sz w:val="24"/>
          <w:szCs w:val="24"/>
          <w:rFonts w:ascii="Times New Roman" w:eastAsia="Times New Roman" w:hAnsi="Times New Roman" w:hint="default"/>
        </w:rPr>
        <w:t xml:space="preserve">确定了的各种需求，以及软件配置是否完善、正确。 </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最后，是进行系统的测试：系统测试是把已经经过确认的软件放入实际运行环境</w:t>
      </w:r>
      <w:r>
        <w:rPr>
          <w:color w:val="auto"/>
          <w:position w:val="0"/>
          <w:sz w:val="24"/>
          <w:szCs w:val="24"/>
          <w:rFonts w:ascii="Times New Roman" w:eastAsia="Times New Roman" w:hAnsi="Times New Roman" w:hint="default"/>
        </w:rPr>
        <w:t>中，通过与其他系统的成分组合在一起进行的测试。严格地说，系统测试已经超过了软</w:t>
      </w:r>
      <w:r>
        <w:rPr>
          <w:color w:val="auto"/>
          <w:position w:val="0"/>
          <w:sz w:val="24"/>
          <w:szCs w:val="24"/>
          <w:rFonts w:ascii="Times New Roman" w:eastAsia="Times New Roman" w:hAnsi="Times New Roman" w:hint="default"/>
        </w:rPr>
        <w:t>件工程的范围。但在实际工作中这几个阶段却是相互交叉的。如图6</w:t>
      </w:r>
      <w:del w:id="542" w:author="HeYang" w:date="2017-06-03T21:44:00Z">
        <w:r>
          <w:rPr>
            <w:color w:val="auto"/>
            <w:position w:val="0"/>
            <w:sz w:val="24"/>
            <w:szCs w:val="24"/>
            <w:rFonts w:ascii="Times New Roman" w:eastAsia="Times New Roman" w:hAnsi="Times New Roman" w:hint="default"/>
          </w:rPr>
          <w:delText>－</w:delText>
        </w:r>
      </w:del>
      <w:ins w:id="543" w:author="HeYang" w:date="2017-06-03T21:44:00Z">
        <w:r>
          <w:rPr>
            <w:color w:val="auto"/>
            <w:position w:val="0"/>
            <w:sz w:val="24"/>
            <w:szCs w:val="24"/>
            <w:rFonts w:ascii="Times New Roman" w:eastAsia="Times New Roman" w:hAnsi="Times New Roman" w:hint="default"/>
          </w:rPr>
          <w:t>-</w:t>
        </w:r>
      </w:ins>
      <w:r>
        <w:rPr>
          <w:color w:val="auto"/>
          <w:position w:val="0"/>
          <w:sz w:val="24"/>
          <w:szCs w:val="24"/>
          <w:rFonts w:ascii="Times New Roman" w:eastAsia="Times New Roman" w:hAnsi="Times New Roman" w:hint="default"/>
        </w:rPr>
        <w:t>1所示。</w:t>
      </w:r>
    </w:p>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sz w:val="20"/>
        </w:rPr>
        <w:drawing>
          <wp:inline distT="0" distB="0" distL="0" distR="0">
            <wp:extent cx="4911090" cy="2667000"/>
            <wp:effectExtent l="0" t="0" r="0" b="8890"/>
            <wp:docPr id="153"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Users/Administrator/AppData/Roaming/JisuOffice/ETemp/7952_7660896/image45.png"/>
                    <pic:cNvPicPr>
                      <a:picLocks noChangeAspect="1" noChangeArrowheads="1"/>
                    </pic:cNvPicPr>
                  </pic:nvPicPr>
                  <pic:blipFill>
                    <a:blip r:embed="rId55" cstate="print"/>
                    <a:stretch>
                      <a:fillRect/>
                    </a:stretch>
                  </pic:blipFill>
                  <pic:spPr>
                    <a:xfrm>
                      <a:off x="0" y="0"/>
                      <a:ext cx="4911725" cy="2667635"/>
                    </a:xfrm>
                    <a:prstGeom prst="rect"/>
                    <a:ln cap="flat"/>
                  </pic:spPr>
                </pic:pic>
              </a:graphicData>
            </a:graphic>
          </wp:inline>
        </w:drawing>
      </w:r>
    </w:p>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color w:val="auto"/>
          <w:position w:val="0"/>
          <w:sz w:val="20"/>
          <w:szCs w:val="20"/>
          <w:rFonts w:ascii="Times New Roman" w:eastAsia="黑体" w:hAnsi="黑体" w:hint="default"/>
        </w:rPr>
        <w:t xml:space="preserve">图 </w:t>
      </w:r>
      <w:r>
        <w:rPr>
          <w:color w:val="auto"/>
          <w:position w:val="0"/>
          <w:sz w:val="20"/>
          <w:szCs w:val="20"/>
          <w:rFonts w:ascii="Times New Roman" w:eastAsia="黑体" w:hAnsi="黑体" w:hint="default"/>
        </w:rPr>
        <w:t>6</w:t>
      </w:r>
      <w:del w:id="544" w:author="HeYang" w:date="2017-06-03T21:44:00Z">
        <w:r>
          <w:rPr>
            <w:color w:val="auto"/>
            <w:position w:val="0"/>
            <w:sz w:val="20"/>
            <w:szCs w:val="20"/>
            <w:rFonts w:ascii="Times New Roman" w:eastAsia="黑体" w:hAnsi="黑体" w:hint="default"/>
          </w:rPr>
          <w:delText>－</w:delText>
        </w:r>
      </w:del>
      <w:ins w:id="545" w:author="HeYang" w:date="2017-06-03T21:44:00Z">
        <w:r>
          <w:rPr>
            <w:color w:val="auto"/>
            <w:position w:val="0"/>
            <w:sz w:val="20"/>
            <w:szCs w:val="20"/>
            <w:rFonts w:ascii="Times New Roman" w:eastAsia="黑体" w:hAnsi="黑体" w:hint="default"/>
          </w:rPr>
          <w:t>-</w:t>
        </w:r>
      </w:ins>
      <w:r>
        <w:rPr>
          <w:color w:val="auto"/>
          <w:position w:val="0"/>
          <w:sz w:val="20"/>
          <w:szCs w:val="20"/>
          <w:rFonts w:ascii="Times New Roman" w:eastAsia="黑体" w:hAnsi="黑体" w:hint="default"/>
        </w:rPr>
        <w:t>1　</w:t>
      </w:r>
      <w:bookmarkStart w:id="200" w:name="OLE_LINK26"/>
      <w:bookmarkStart w:id="201" w:name="OLE_LINK25"/>
      <w:r>
        <w:rPr>
          <w:color w:val="auto"/>
          <w:position w:val="0"/>
          <w:sz w:val="21"/>
          <w:szCs w:val="21"/>
          <w:rFonts w:ascii="Times New Roman" w:eastAsia="黑体" w:hAnsi="黑体" w:hint="default"/>
        </w:rPr>
        <w:t>测试过程图</w:t>
      </w:r>
      <w:bookmarkEnd w:id="200"/>
      <w:bookmarkEnd w:id="201"/>
    </w:p>
    <w:p>
      <w:pPr>
        <w:numPr>
          <w:ilvl w:val="0"/>
          <w:numId w:val="0"/>
        </w:numPr>
        <w:jc w:val="left"/>
        <w:spacing w:lineRule="auto" w:line="240" w:before="0" w:after="160"/>
        <w:ind w:right="0" w:firstLine="0"/>
        <w:rPr>
          <w:color w:val="auto"/>
          <w:position w:val="0"/>
          <w:sz w:val="20"/>
          <w:szCs w:val="20"/>
          <w:rFonts w:ascii="Times New Roman" w:eastAsia="黑体" w:hAnsi="黑体" w:hint="default"/>
          <w:del w:id="546" w:author="HeYang" w:date="2017-06-03T21:46:00Z"/>
        </w:rPr>
        <w:autoSpaceDE w:val="1"/>
        <w:autoSpaceDN w:val="1"/>
      </w:pPr>
      <w:r>
        <w:rPr>
          <w:color w:val="auto"/>
          <w:position w:val="0"/>
          <w:sz w:val="20"/>
          <w:szCs w:val="20"/>
          <w:rFonts w:ascii="Times New Roman" w:eastAsia="黑体" w:hAnsi="黑体" w:hint="default"/>
        </w:rPr>
        <w:t xml:space="preserve">Figure </w:t>
      </w:r>
      <w:r>
        <w:rPr>
          <w:color w:val="auto"/>
          <w:position w:val="0"/>
          <w:sz w:val="20"/>
          <w:szCs w:val="20"/>
          <w:rFonts w:ascii="Times New Roman" w:eastAsia="黑体" w:hAnsi="黑体" w:hint="default"/>
        </w:rPr>
        <w:t>6</w:t>
      </w:r>
      <w:del w:id="547" w:author="HeYang" w:date="2017-06-03T21:44:00Z">
        <w:r>
          <w:rPr>
            <w:color w:val="auto"/>
            <w:position w:val="0"/>
            <w:sz w:val="20"/>
            <w:szCs w:val="20"/>
            <w:rFonts w:ascii="Times New Roman" w:eastAsia="黑体" w:hAnsi="黑体" w:hint="default"/>
          </w:rPr>
          <w:delText>－</w:delText>
        </w:r>
      </w:del>
      <w:ins w:id="548" w:author="HeYang" w:date="2017-06-03T21:44:00Z">
        <w:r>
          <w:rPr>
            <w:color w:val="auto"/>
            <w:position w:val="0"/>
            <w:sz w:val="20"/>
            <w:szCs w:val="20"/>
            <w:rFonts w:ascii="Times New Roman" w:eastAsia="黑体" w:hAnsi="黑体" w:hint="default"/>
          </w:rPr>
          <w:t>-</w:t>
        </w:r>
      </w:ins>
      <w:r>
        <w:rPr>
          <w:color w:val="auto"/>
          <w:position w:val="0"/>
          <w:sz w:val="20"/>
          <w:szCs w:val="20"/>
          <w:rFonts w:ascii="Times New Roman" w:eastAsia="黑体" w:hAnsi="黑体" w:hint="default"/>
        </w:rPr>
        <w:t xml:space="preserve">1　The Testing Process Diagram</w:t>
      </w:r>
    </w:p>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1"/>
        <w:autoSpaceDN w:val="1"/>
      </w:pPr>
      <w:r>
        <w:rPr>
          <w:color w:val="auto"/>
          <w:position w:val="0"/>
          <w:sz w:val="24"/>
          <w:szCs w:val="24"/>
          <w:rFonts w:ascii="Times New Roman" w:eastAsia="Times New Roman" w:hAnsi="Times New Roman" w:hint="default"/>
        </w:rPr>
        <w:t>单元测试：在代码级别上，针对构成软件的最小组件即单元进行测试，是测试过</w:t>
      </w:r>
      <w:r>
        <w:rPr>
          <w:color w:val="auto"/>
          <w:position w:val="0"/>
          <w:sz w:val="24"/>
          <w:szCs w:val="24"/>
          <w:rFonts w:ascii="Times New Roman" w:eastAsia="Times New Roman" w:hAnsi="Times New Roman" w:hint="default"/>
        </w:rPr>
        <w:t>程中粒度最小的测试。其测试目的在于验证单元功能的正确性，与设计的符合程度。</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1"/>
        <w:autoSpaceDN w:val="1"/>
      </w:pPr>
      <w:r>
        <w:rPr>
          <w:color w:val="auto"/>
          <w:position w:val="0"/>
          <w:sz w:val="24"/>
          <w:szCs w:val="24"/>
          <w:rFonts w:ascii="Times New Roman" w:eastAsia="Times New Roman" w:hAnsi="Times New Roman" w:hint="default"/>
        </w:rPr>
        <w:t>集成测试：在单元测试的基础上，将所有经过单元测试的模块按照设计要求组装</w:t>
      </w:r>
      <w:r>
        <w:rPr>
          <w:color w:val="auto"/>
          <w:position w:val="0"/>
          <w:sz w:val="24"/>
          <w:szCs w:val="24"/>
          <w:rFonts w:ascii="Times New Roman" w:eastAsia="Times New Roman" w:hAnsi="Times New Roman" w:hint="default"/>
        </w:rPr>
        <w:t>成子系统或者系统进行测试。其测试目的是为了关注各个模块之间的交互是否正确。</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1"/>
        <w:autoSpaceDN w:val="1"/>
      </w:pPr>
      <w:r>
        <w:rPr>
          <w:color w:val="auto"/>
          <w:position w:val="0"/>
          <w:sz w:val="24"/>
          <w:szCs w:val="24"/>
          <w:rFonts w:ascii="Times New Roman" w:eastAsia="Times New Roman" w:hAnsi="Times New Roman" w:hint="default"/>
        </w:rPr>
        <w:t>确认与系统测试：将已经集成好的软件系统，作为整个基于计算机系统的一个元</w:t>
      </w:r>
      <w:r>
        <w:rPr>
          <w:color w:val="auto"/>
          <w:position w:val="0"/>
          <w:sz w:val="24"/>
          <w:szCs w:val="24"/>
          <w:rFonts w:ascii="Times New Roman" w:eastAsia="Times New Roman" w:hAnsi="Times New Roman" w:hint="default"/>
        </w:rPr>
        <w:t>素，与计算机硬件、外设、某些支持软件、数据和人员等其他系统元素结合在一起。在</w:t>
      </w:r>
      <w:r>
        <w:rPr>
          <w:color w:val="auto"/>
          <w:position w:val="0"/>
          <w:sz w:val="24"/>
          <w:szCs w:val="24"/>
          <w:rFonts w:ascii="Times New Roman" w:eastAsia="Times New Roman" w:hAnsi="Times New Roman" w:hint="default"/>
        </w:rPr>
        <w:t>实际运行（使用）环境下，对计算机系统进行一系列的组装测试和确认测试。其目的在</w:t>
      </w:r>
      <w:r>
        <w:rPr>
          <w:color w:val="auto"/>
          <w:position w:val="0"/>
          <w:sz w:val="24"/>
          <w:szCs w:val="24"/>
          <w:rFonts w:ascii="Times New Roman" w:eastAsia="Times New Roman" w:hAnsi="Times New Roman" w:hint="default"/>
        </w:rPr>
        <w:t>于发现与系统定义不符或矛盾的地方以及系统各个部分是否可以协调工作。</w:t>
      </w:r>
    </w:p>
    <w:p>
      <w:pPr>
        <w:bidi w:val="0"/>
        <w:numPr>
          <w:ilvl w:val="1"/>
          <w:numId w:val="1"/>
        </w:numPr>
        <w:jc w:val="left"/>
        <w:spacing w:lineRule="exact" w:line="440" w:before="240" w:after="240"/>
        <w:ind w:right="0" w:left="567" w:hanging="567"/>
        <w:rPr>
          <w:color w:val="auto"/>
          <w:position w:val="0"/>
          <w:sz w:val="30"/>
          <w:szCs w:val="30"/>
          <w:rFonts w:ascii="Times New Roman" w:eastAsia="黑体" w:hAnsi="黑体" w:hint="default"/>
        </w:rPr>
        <w:outlineLvl w:val="1"/>
        <w:autoSpaceDE w:val="1"/>
        <w:autoSpaceDN w:val="1"/>
      </w:pPr>
      <w:r>
        <w:rPr>
          <w:color w:val="auto"/>
          <w:position w:val="0"/>
          <w:sz w:val="30"/>
          <w:szCs w:val="30"/>
          <w:rFonts w:ascii="Times New Roman" w:eastAsia="黑体" w:hAnsi="黑体" w:hint="default"/>
        </w:rPr>
        <w:t>　　</w:t>
      </w:r>
      <w:bookmarkStart w:id="202" w:name="_Toc484464001"/>
      <w:r>
        <w:rPr>
          <w:color w:val="auto"/>
          <w:position w:val="0"/>
          <w:sz w:val="30"/>
          <w:szCs w:val="30"/>
          <w:rFonts w:ascii="Times New Roman" w:eastAsia="黑体" w:hAnsi="黑体" w:hint="default"/>
        </w:rPr>
        <w:t>测试用例</w:t>
      </w:r>
      <w:bookmarkEnd w:id="202"/>
    </w:p>
    <w:p>
      <w:pPr>
        <w:numPr>
          <w:ilvl w:val="0"/>
          <w:numId w:val="0"/>
        </w:numPr>
        <w:jc w:val="left"/>
        <w:spacing w:lineRule="auto" w:line="240" w:before="0" w:after="160"/>
        <w:ind w:right="0" w:firstLine="480"/>
        <w:rPr>
          <w:color w:val="auto"/>
          <w:position w:val="0"/>
          <w:sz w:val="24"/>
          <w:szCs w:val="24"/>
          <w:shd w:val="clear" w:color="000000" w:fill="FFFFFF"/>
          <w:rFonts w:ascii="Arial" w:eastAsia="Arial" w:hAnsi="Arial" w:hint="default"/>
        </w:rPr>
        <w:autoSpaceDE w:val="0"/>
        <w:autoSpaceDN w:val="0"/>
      </w:pPr>
      <w:r>
        <w:rPr>
          <w:color w:val="auto"/>
          <w:position w:val="0"/>
          <w:sz w:val="24"/>
          <w:szCs w:val="24"/>
          <w:shd w:val="clear" w:color="000000" w:fill="FFFFFF"/>
          <w:rFonts w:ascii="Arial" w:eastAsia="Arial" w:hAnsi="Arial" w:hint="default"/>
        </w:rPr>
        <w:t>游戏测试相当于是软件测试的子类，它继承了软件测试的特性，同时也衍生出了</w:t>
      </w:r>
      <w:r>
        <w:rPr>
          <w:color w:val="auto"/>
          <w:position w:val="0"/>
          <w:sz w:val="24"/>
          <w:szCs w:val="24"/>
          <w:shd w:val="clear" w:color="000000" w:fill="FFFFFF"/>
          <w:rFonts w:ascii="Arial" w:eastAsia="Arial" w:hAnsi="Arial" w:hint="default"/>
        </w:rPr>
        <w:t>自己的特殊属性。测试的目的是发现软件中存在的缺陷。游戏测试主要有游戏情节的测</w:t>
      </w:r>
      <w:r>
        <w:rPr>
          <w:color w:val="auto"/>
          <w:position w:val="0"/>
          <w:sz w:val="24"/>
          <w:szCs w:val="24"/>
          <w:shd w:val="clear" w:color="000000" w:fill="FFFFFF"/>
          <w:rFonts w:ascii="Arial" w:eastAsia="Arial" w:hAnsi="Arial" w:hint="default"/>
        </w:rPr>
        <w:t>试、游戏世界的平衡测试、游戏文化的测试三个内容。</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由于游戏的特殊性，所以游戏测试则主要分为两部分组成，一是传统的软件测试，</w:t>
      </w:r>
      <w:r>
        <w:rPr>
          <w:color w:val="auto"/>
          <w:position w:val="0"/>
          <w:sz w:val="24"/>
          <w:szCs w:val="24"/>
          <w:rFonts w:ascii="Times New Roman" w:eastAsia="Times New Roman" w:hAnsi="Times New Roman" w:hint="default"/>
        </w:rPr>
        <w:t>二游戏本身的测试，同时它又是游戏所以还涉及到娱乐性，可玩性等独有特性，所以</w:t>
      </w:r>
      <w:r>
        <w:rPr>
          <w:color w:val="auto"/>
          <w:position w:val="0"/>
          <w:sz w:val="24"/>
          <w:szCs w:val="24"/>
          <w:rFonts w:ascii="Times New Roman" w:eastAsia="Times New Roman" w:hAnsi="Times New Roman" w:hint="default"/>
        </w:rPr>
        <w:t>测试的面相当的广。</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要了解如何测试游戏必需了解如何做游戏，了解它的开发过程，才能真正的测好</w:t>
      </w:r>
      <w:r>
        <w:rPr>
          <w:color w:val="auto"/>
          <w:position w:val="0"/>
          <w:sz w:val="24"/>
          <w:szCs w:val="24"/>
          <w:rFonts w:ascii="Times New Roman" w:eastAsia="Times New Roman" w:hAnsi="Times New Roman" w:hint="default"/>
        </w:rPr>
        <w:t>游戏。游戏要成功，其基本的必要条件有三。分别为Vision(设计)、technology(技术)和</w:t>
      </w:r>
      <w:r>
        <w:rPr>
          <w:color w:val="auto"/>
          <w:position w:val="0"/>
          <w:sz w:val="24"/>
          <w:szCs w:val="24"/>
          <w:rFonts w:ascii="Times New Roman" w:eastAsia="Times New Roman" w:hAnsi="Times New Roman" w:hint="default"/>
        </w:rPr>
        <w:t xml:space="preserve">Process(过程)。 现针对游戏功能，设计如下几个测试用例，见表6</w:t>
      </w:r>
      <w:del w:id="549" w:author="HeYang" w:date="2017-06-03T21:44:00Z">
        <w:r>
          <w:rPr>
            <w:color w:val="auto"/>
            <w:position w:val="0"/>
            <w:sz w:val="24"/>
            <w:szCs w:val="24"/>
            <w:rFonts w:ascii="Times New Roman" w:eastAsia="Times New Roman" w:hAnsi="Times New Roman" w:hint="default"/>
          </w:rPr>
          <w:delText>－</w:delText>
        </w:r>
      </w:del>
      <w:ins w:id="550" w:author="HeYang" w:date="2017-06-03T21:44:00Z">
        <w:r>
          <w:rPr>
            <w:color w:val="auto"/>
            <w:position w:val="0"/>
            <w:sz w:val="24"/>
            <w:szCs w:val="24"/>
            <w:rFonts w:ascii="Times New Roman" w:eastAsia="Times New Roman" w:hAnsi="Times New Roman" w:hint="default"/>
          </w:rPr>
          <w:t>-</w:t>
        </w:r>
      </w:ins>
      <w:r>
        <w:rPr>
          <w:color w:val="auto"/>
          <w:position w:val="0"/>
          <w:sz w:val="24"/>
          <w:szCs w:val="24"/>
          <w:rFonts w:ascii="Times New Roman" w:eastAsia="Times New Roman" w:hAnsi="Times New Roman" w:hint="default"/>
        </w:rPr>
        <w:t>1测试用例表。</w:t>
      </w:r>
    </w:p>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color w:val="auto"/>
          <w:position w:val="0"/>
          <w:sz w:val="20"/>
          <w:szCs w:val="20"/>
          <w:rFonts w:ascii="Times New Roman" w:eastAsia="黑体" w:hAnsi="黑体" w:hint="default"/>
        </w:rPr>
        <w:t xml:space="preserve">表 </w:t>
      </w:r>
      <w:r>
        <w:rPr>
          <w:color w:val="auto"/>
          <w:position w:val="0"/>
          <w:sz w:val="20"/>
          <w:szCs w:val="20"/>
          <w:rFonts w:ascii="Times New Roman" w:eastAsia="黑体" w:hAnsi="黑体" w:hint="default"/>
        </w:rPr>
        <w:t>6</w:t>
      </w:r>
      <w:del w:id="551" w:author="HeYang" w:date="2017-06-03T21:44:00Z">
        <w:r>
          <w:rPr>
            <w:color w:val="auto"/>
            <w:position w:val="0"/>
            <w:sz w:val="20"/>
            <w:szCs w:val="20"/>
            <w:rFonts w:ascii="Times New Roman" w:eastAsia="黑体" w:hAnsi="黑体" w:hint="default"/>
          </w:rPr>
          <w:delText>－</w:delText>
        </w:r>
      </w:del>
      <w:ins w:id="552" w:author="HeYang" w:date="2017-06-03T21:44:00Z">
        <w:r>
          <w:rPr>
            <w:color w:val="auto"/>
            <w:position w:val="0"/>
            <w:sz w:val="20"/>
            <w:szCs w:val="20"/>
            <w:rFonts w:ascii="Times New Roman" w:eastAsia="黑体" w:hAnsi="黑体" w:hint="default"/>
          </w:rPr>
          <w:t>-</w:t>
        </w:r>
      </w:ins>
      <w:r>
        <w:rPr/>
        <w:rPr>
          <w:rFonts w:ascii="Times New Roman" w:eastAsia="黑体" w:hAnsi="Times New Roman"/>
          <w:shd w:val="clear"/>
          <w:sz w:val="20"/>
          <w:szCs w:val="20"/>
          <w:w w:val="100"/>
        </w:rPr>
        <w:fldChar w:fldCharType="begin"/>
      </w:r>
      <w:r>
        <w:rPr/>
        <w:rPr>
          <w:rFonts w:ascii="Times New Roman" w:eastAsia="黑体" w:hAnsi="Times New Roman"/>
          <w:shd w:val="clear"/>
          <w:sz w:val="20"/>
          <w:szCs w:val="20"/>
          <w:w w:val="100"/>
        </w:rPr>
        <w:instrText xml:space="preserve"> SEQ 表 \* ARABIC \s 1</w:instrText>
      </w:r>
      <w:r>
        <w:rPr/>
        <w:rPr>
          <w:rFonts w:ascii="Times New Roman" w:eastAsia="黑体" w:hAnsi="Times New Roman"/>
          <w:shd w:val="clear"/>
          <w:sz w:val="20"/>
          <w:szCs w:val="20"/>
          <w:w w:val="100"/>
        </w:rPr>
        <w:fldChar w:fldCharType="separate"/>
      </w:r>
      <w:r>
        <w:rPr>
          <w:color w:val="auto"/>
          <w:position w:val="0"/>
          <w:sz w:val="20"/>
          <w:szCs w:val="20"/>
          <w:rFonts w:ascii="Times New Roman" w:eastAsia="黑体" w:hAnsi="黑体" w:hint="default"/>
        </w:rPr>
        <w:t>1</w:t>
      </w:r>
      <w:r>
        <w:rPr/>
        <w:rPr>
          <w:rFonts w:ascii="Times New Roman" w:eastAsia="黑体" w:hAnsi="Times New Roman"/>
          <w:shd w:val="clear"/>
          <w:sz w:val="20"/>
          <w:szCs w:val="20"/>
          <w:w w:val="100"/>
        </w:rPr>
        <w:fldChar w:fldCharType="end"/>
      </w:r>
      <w:r>
        <w:rPr>
          <w:color w:val="auto"/>
          <w:position w:val="0"/>
          <w:sz w:val="20"/>
          <w:szCs w:val="20"/>
          <w:rFonts w:ascii="Times New Roman" w:eastAsia="黑体" w:hAnsi="黑体" w:hint="default"/>
        </w:rPr>
        <w:t>　测试用例</w:t>
      </w:r>
    </w:p>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color w:val="auto"/>
          <w:position w:val="0"/>
          <w:sz w:val="20"/>
          <w:szCs w:val="20"/>
          <w:rFonts w:ascii="Times New Roman" w:eastAsia="黑体" w:hAnsi="黑体" w:hint="default"/>
        </w:rPr>
        <w:t xml:space="preserve">Table </w:t>
      </w:r>
      <w:r>
        <w:rPr>
          <w:color w:val="auto"/>
          <w:position w:val="0"/>
          <w:sz w:val="20"/>
          <w:szCs w:val="20"/>
          <w:rFonts w:ascii="Times New Roman" w:eastAsia="黑体" w:hAnsi="黑体" w:hint="default"/>
        </w:rPr>
        <w:t>6</w:t>
      </w:r>
      <w:del w:id="553" w:author="HeYang" w:date="2017-06-03T21:44:00Z">
        <w:r>
          <w:rPr>
            <w:color w:val="auto"/>
            <w:position w:val="0"/>
            <w:sz w:val="20"/>
            <w:szCs w:val="20"/>
            <w:rFonts w:ascii="Times New Roman" w:eastAsia="黑体" w:hAnsi="黑体" w:hint="default"/>
          </w:rPr>
          <w:delText>－</w:delText>
        </w:r>
      </w:del>
      <w:ins w:id="554" w:author="HeYang" w:date="2017-06-03T21:44:00Z">
        <w:r>
          <w:rPr>
            <w:color w:val="auto"/>
            <w:position w:val="0"/>
            <w:sz w:val="20"/>
            <w:szCs w:val="20"/>
            <w:rFonts w:ascii="Times New Roman" w:eastAsia="黑体" w:hAnsi="黑体" w:hint="default"/>
          </w:rPr>
          <w:t>-</w:t>
        </w:r>
      </w:ins>
      <w:r>
        <w:rPr/>
        <w:rPr>
          <w:rFonts w:ascii="Times New Roman" w:eastAsia="黑体" w:hAnsi="Times New Roman"/>
          <w:shd w:val="clear"/>
          <w:sz w:val="20"/>
          <w:szCs w:val="20"/>
          <w:w w:val="100"/>
        </w:rPr>
        <w:fldChar w:fldCharType="begin"/>
      </w:r>
      <w:r>
        <w:rPr/>
        <w:rPr>
          <w:rFonts w:ascii="Times New Roman" w:eastAsia="黑体" w:hAnsi="Times New Roman"/>
          <w:shd w:val="clear"/>
          <w:sz w:val="20"/>
          <w:szCs w:val="20"/>
          <w:w w:val="100"/>
        </w:rPr>
        <w:instrText xml:space="preserve"> SEQ Table \* ARABIC \s 1</w:instrText>
      </w:r>
      <w:r>
        <w:rPr/>
        <w:rPr>
          <w:rFonts w:ascii="Times New Roman" w:eastAsia="黑体" w:hAnsi="Times New Roman"/>
          <w:shd w:val="clear"/>
          <w:sz w:val="20"/>
          <w:szCs w:val="20"/>
          <w:w w:val="100"/>
        </w:rPr>
        <w:fldChar w:fldCharType="separate"/>
      </w:r>
      <w:r>
        <w:rPr>
          <w:color w:val="auto"/>
          <w:position w:val="0"/>
          <w:sz w:val="20"/>
          <w:szCs w:val="20"/>
          <w:rFonts w:ascii="Times New Roman" w:eastAsia="黑体" w:hAnsi="黑体" w:hint="default"/>
        </w:rPr>
        <w:t>1</w:t>
      </w:r>
      <w:r>
        <w:rPr/>
        <w:rPr>
          <w:rFonts w:ascii="Times New Roman" w:eastAsia="黑体" w:hAnsi="Times New Roman"/>
          <w:shd w:val="clear"/>
          <w:sz w:val="20"/>
          <w:szCs w:val="20"/>
          <w:w w:val="100"/>
        </w:rPr>
        <w:fldChar w:fldCharType="end"/>
      </w:r>
      <w:r>
        <w:rPr>
          <w:color w:val="auto"/>
          <w:position w:val="0"/>
          <w:sz w:val="20"/>
          <w:szCs w:val="20"/>
          <w:rFonts w:ascii="Times New Roman" w:eastAsia="黑体" w:hAnsi="黑体" w:hint="default"/>
        </w:rPr>
        <w:t xml:space="preserve">　Test Case</w:t>
      </w:r>
    </w:p>
    <w:tbl>
      <w:tblID w:val="0"/>
      <w:tblPr>
        <w:tblStyle w:val="PO38"/>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8" w:type="dxa"/>
          <w:top w:w="0" w:type="dxa"/>
          <w:right w:w="108" w:type="dxa"/>
          <w:bottom w:w="0" w:type="dxa"/>
        </w:tblCellMar>
        <w:tblW w:w="9230" w:type="dxa"/>
        <w:jc w:val="center"/>
        <w:tblLook w:val="000000" w:firstRow="0" w:lastRow="0" w:firstColumn="0" w:lastColumn="0" w:noHBand="0" w:noVBand="0"/>
        <w:tblLayout w:type="fixed"/>
      </w:tblPr>
      <w:tblGrid>
        <w:gridCol w:w="1584"/>
        <w:gridCol w:w="1076"/>
        <w:gridCol w:w="2387"/>
        <w:gridCol w:w="2741"/>
        <w:gridCol w:w="1442"/>
      </w:tblGrid>
      <w:tr>
        <w:trPr>
          <w:tblHeader/>
          <w:hidden w:val="0"/>
        </w:trPr>
        <w:tc>
          <w:tcPr>
            <w:tcW w:type="dxa" w:w="1584"/>
            <w:vAlign w:val="center"/>
          </w:tcPr>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color w:val="auto"/>
                <w:position w:val="0"/>
                <w:sz w:val="20"/>
                <w:szCs w:val="20"/>
                <w:rFonts w:ascii="Times New Roman" w:eastAsia="黑体" w:hAnsi="黑体" w:hint="default"/>
              </w:rPr>
              <w:t>测试项</w:t>
            </w:r>
          </w:p>
        </w:tc>
        <w:tc>
          <w:tcPr>
            <w:tcW w:type="dxa" w:w="1076"/>
            <w:vAlign w:val="center"/>
          </w:tcPr>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color w:val="auto"/>
                <w:position w:val="0"/>
                <w:sz w:val="20"/>
                <w:szCs w:val="20"/>
                <w:rFonts w:ascii="Times New Roman" w:eastAsia="黑体" w:hAnsi="黑体" w:hint="default"/>
              </w:rPr>
              <w:t>用例编号</w:t>
            </w:r>
          </w:p>
        </w:tc>
        <w:tc>
          <w:tcPr>
            <w:tcW w:type="dxa" w:w="2387"/>
            <w:vAlign w:val="center"/>
          </w:tcPr>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color w:val="auto"/>
                <w:position w:val="0"/>
                <w:sz w:val="20"/>
                <w:szCs w:val="20"/>
                <w:rFonts w:ascii="Times New Roman" w:eastAsia="黑体" w:hAnsi="黑体" w:hint="default"/>
              </w:rPr>
              <w:t>操作步骤</w:t>
            </w:r>
          </w:p>
        </w:tc>
        <w:tc>
          <w:tcPr>
            <w:tcW w:type="dxa" w:w="2741"/>
            <w:vAlign w:val="center"/>
          </w:tcPr>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color w:val="auto"/>
                <w:position w:val="0"/>
                <w:sz w:val="20"/>
                <w:szCs w:val="20"/>
                <w:rFonts w:ascii="Times New Roman" w:eastAsia="黑体" w:hAnsi="黑体" w:hint="default"/>
              </w:rPr>
              <w:t>预期结果</w:t>
            </w:r>
          </w:p>
        </w:tc>
        <w:tc>
          <w:tcPr>
            <w:tcW w:type="dxa" w:w="1442"/>
            <w:vAlign w:val="center"/>
          </w:tcPr>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color w:val="auto"/>
                <w:position w:val="0"/>
                <w:sz w:val="20"/>
                <w:szCs w:val="20"/>
                <w:rFonts w:ascii="Times New Roman" w:eastAsia="黑体" w:hAnsi="黑体" w:hint="default"/>
              </w:rPr>
              <w:t>测试结果</w:t>
            </w:r>
          </w:p>
        </w:tc>
      </w:tr>
      <w:tr>
        <w:trPr>
          <w:hidden w:val="0"/>
        </w:trPr>
        <w:tc>
          <w:tcPr>
            <w:tcW w:type="dxa" w:w="1584"/>
            <w:vAlign w:val="center"/>
            <w:vMerge w:val="restart"/>
          </w:tcPr>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color w:val="auto"/>
                <w:position w:val="0"/>
                <w:sz w:val="20"/>
                <w:szCs w:val="20"/>
                <w:rFonts w:ascii="Times New Roman" w:eastAsia="黑体" w:hAnsi="黑体" w:hint="default"/>
              </w:rPr>
              <w:t>游戏初始化界</w:t>
            </w:r>
            <w:r>
              <w:rPr>
                <w:color w:val="auto"/>
                <w:position w:val="0"/>
                <w:sz w:val="20"/>
                <w:szCs w:val="20"/>
                <w:rFonts w:ascii="Times New Roman" w:eastAsia="黑体" w:hAnsi="黑体" w:hint="default"/>
              </w:rPr>
              <w:t>面显示</w:t>
            </w:r>
          </w:p>
        </w:tc>
        <w:tc>
          <w:tcPr>
            <w:tcW w:type="dxa" w:w="1076"/>
            <w:vAlign w:val="center"/>
          </w:tcPr>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color w:val="auto"/>
                <w:position w:val="0"/>
                <w:sz w:val="20"/>
                <w:szCs w:val="20"/>
                <w:rFonts w:ascii="Times New Roman" w:eastAsia="黑体" w:hAnsi="黑体" w:hint="default"/>
              </w:rPr>
              <w:t>1</w:t>
            </w:r>
          </w:p>
        </w:tc>
        <w:tc>
          <w:tcPr>
            <w:tcW w:type="dxa" w:w="2387"/>
            <w:vAlign w:val="center"/>
          </w:tcPr>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color w:val="auto"/>
                <w:position w:val="0"/>
                <w:sz w:val="20"/>
                <w:szCs w:val="20"/>
                <w:rFonts w:ascii="Times New Roman" w:eastAsia="黑体" w:hAnsi="黑体" w:hint="default"/>
              </w:rPr>
              <w:t>运行程序</w:t>
            </w:r>
          </w:p>
        </w:tc>
        <w:tc>
          <w:tcPr>
            <w:tcW w:type="dxa" w:w="2741"/>
            <w:vAlign w:val="center"/>
          </w:tcPr>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color w:val="auto"/>
                <w:position w:val="0"/>
                <w:sz w:val="20"/>
                <w:szCs w:val="20"/>
                <w:rFonts w:ascii="Times New Roman" w:eastAsia="黑体" w:hAnsi="黑体" w:hint="default"/>
              </w:rPr>
              <w:t>打开连连游戏弹出“开始游戏</w:t>
            </w:r>
            <w:r>
              <w:rPr>
                <w:color w:val="auto"/>
                <w:position w:val="0"/>
                <w:sz w:val="20"/>
                <w:szCs w:val="20"/>
                <w:rFonts w:ascii="Times New Roman" w:eastAsia="黑体" w:hAnsi="黑体" w:hint="default"/>
              </w:rPr>
              <w:t>确认”的对话框</w:t>
            </w:r>
          </w:p>
        </w:tc>
        <w:tc>
          <w:tcPr>
            <w:tcW w:type="dxa" w:w="1442"/>
            <w:vAlign w:val="center"/>
          </w:tcPr>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color w:val="auto"/>
                <w:position w:val="0"/>
                <w:sz w:val="20"/>
                <w:szCs w:val="20"/>
                <w:rFonts w:ascii="Times New Roman" w:eastAsia="黑体" w:hAnsi="黑体" w:hint="default"/>
              </w:rPr>
              <w:t>多次试验与预</w:t>
            </w:r>
            <w:r>
              <w:rPr>
                <w:color w:val="auto"/>
                <w:position w:val="0"/>
                <w:sz w:val="20"/>
                <w:szCs w:val="20"/>
                <w:rFonts w:ascii="Times New Roman" w:eastAsia="黑体" w:hAnsi="黑体" w:hint="default"/>
              </w:rPr>
              <w:t>期结果一致</w:t>
            </w:r>
          </w:p>
        </w:tc>
      </w:tr>
      <w:tr>
        <w:trPr>
          <w:hidden w:val="0"/>
        </w:trPr>
        <w:tc>
          <w:tcPr>
            <w:tcW w:type="dxa" w:w="1584"/>
            <w:vAlign w:val="center"/>
            <w:vMerge/>
          </w:tcPr>
          <w:p/>
        </w:tc>
        <w:tc>
          <w:tcPr>
            <w:tcW w:type="dxa" w:w="1076"/>
            <w:vAlign w:val="center"/>
          </w:tcPr>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color w:val="auto"/>
                <w:position w:val="0"/>
                <w:sz w:val="20"/>
                <w:szCs w:val="20"/>
                <w:rFonts w:ascii="Times New Roman" w:eastAsia="黑体" w:hAnsi="黑体" w:hint="default"/>
              </w:rPr>
              <w:t>2</w:t>
            </w:r>
          </w:p>
        </w:tc>
        <w:tc>
          <w:tcPr>
            <w:tcW w:type="dxa" w:w="2387"/>
            <w:vAlign w:val="center"/>
          </w:tcPr>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color w:val="auto"/>
                <w:position w:val="0"/>
                <w:sz w:val="20"/>
                <w:szCs w:val="20"/>
                <w:rFonts w:ascii="Times New Roman" w:eastAsia="黑体" w:hAnsi="黑体" w:hint="default"/>
              </w:rPr>
              <w:t>单击对话框的“确认”按</w:t>
            </w:r>
            <w:r>
              <w:rPr>
                <w:color w:val="auto"/>
                <w:position w:val="0"/>
                <w:sz w:val="20"/>
                <w:szCs w:val="20"/>
                <w:rFonts w:ascii="Times New Roman" w:eastAsia="黑体" w:hAnsi="黑体" w:hint="default"/>
              </w:rPr>
              <w:t>钮</w:t>
            </w:r>
          </w:p>
        </w:tc>
        <w:tc>
          <w:tcPr>
            <w:tcW w:type="dxa" w:w="2741"/>
            <w:vAlign w:val="center"/>
          </w:tcPr>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color w:val="auto"/>
                <w:position w:val="0"/>
                <w:sz w:val="20"/>
                <w:szCs w:val="20"/>
                <w:rFonts w:ascii="Times New Roman" w:eastAsia="黑体" w:hAnsi="黑体" w:hint="default"/>
              </w:rPr>
              <w:t>开始游戏：初始化游戏界面、</w:t>
            </w:r>
            <w:r>
              <w:rPr>
                <w:color w:val="auto"/>
                <w:position w:val="0"/>
                <w:sz w:val="20"/>
                <w:szCs w:val="20"/>
                <w:rFonts w:ascii="Times New Roman" w:eastAsia="黑体" w:hAnsi="黑体" w:hint="default"/>
              </w:rPr>
              <w:t>开始游戏倒计时</w:t>
            </w:r>
          </w:p>
        </w:tc>
        <w:tc>
          <w:tcPr>
            <w:tcW w:type="dxa" w:w="1442"/>
            <w:vAlign w:val="center"/>
          </w:tcPr>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color w:val="auto"/>
                <w:position w:val="0"/>
                <w:sz w:val="20"/>
                <w:szCs w:val="20"/>
                <w:rFonts w:ascii="Times New Roman" w:eastAsia="黑体" w:hAnsi="黑体" w:hint="default"/>
              </w:rPr>
              <w:t>多次试验与预</w:t>
            </w:r>
            <w:r>
              <w:rPr>
                <w:color w:val="auto"/>
                <w:position w:val="0"/>
                <w:sz w:val="20"/>
                <w:szCs w:val="20"/>
                <w:rFonts w:ascii="Times New Roman" w:eastAsia="黑体" w:hAnsi="黑体" w:hint="default"/>
              </w:rPr>
              <w:t>期结果一致</w:t>
            </w:r>
          </w:p>
        </w:tc>
      </w:tr>
      <w:tr>
        <w:trPr>
          <w:hidden w:val="0"/>
        </w:trPr>
        <w:tc>
          <w:tcPr>
            <w:tcW w:type="dxa" w:w="1584"/>
            <w:vAlign w:val="center"/>
            <w:vMerge/>
          </w:tcPr>
          <w:p/>
        </w:tc>
        <w:tc>
          <w:tcPr>
            <w:tcW w:type="dxa" w:w="1076"/>
            <w:vAlign w:val="center"/>
          </w:tcPr>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color w:val="auto"/>
                <w:position w:val="0"/>
                <w:sz w:val="20"/>
                <w:szCs w:val="20"/>
                <w:rFonts w:ascii="Times New Roman" w:eastAsia="黑体" w:hAnsi="黑体" w:hint="default"/>
              </w:rPr>
              <w:t>3</w:t>
            </w:r>
          </w:p>
        </w:tc>
        <w:tc>
          <w:tcPr>
            <w:tcW w:type="dxa" w:w="2387"/>
            <w:vAlign w:val="center"/>
          </w:tcPr>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color w:val="auto"/>
                <w:position w:val="0"/>
                <w:sz w:val="20"/>
                <w:szCs w:val="20"/>
                <w:rFonts w:ascii="Times New Roman" w:eastAsia="黑体" w:hAnsi="黑体" w:hint="default"/>
              </w:rPr>
              <w:t>关闭对话框，单击对话</w:t>
            </w:r>
            <w:r>
              <w:rPr>
                <w:color w:val="auto"/>
                <w:position w:val="0"/>
                <w:sz w:val="20"/>
                <w:szCs w:val="20"/>
                <w:rFonts w:ascii="Times New Roman" w:eastAsia="黑体" w:hAnsi="黑体" w:hint="default"/>
              </w:rPr>
              <w:t>框关闭按钮</w:t>
            </w:r>
          </w:p>
        </w:tc>
        <w:tc>
          <w:tcPr>
            <w:tcW w:type="dxa" w:w="2741"/>
            <w:vAlign w:val="center"/>
          </w:tcPr>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color w:val="auto"/>
                <w:position w:val="0"/>
                <w:sz w:val="20"/>
                <w:szCs w:val="20"/>
                <w:rFonts w:ascii="Times New Roman" w:eastAsia="黑体" w:hAnsi="黑体" w:hint="default"/>
              </w:rPr>
              <w:t>开始游戏：初始化界面、开始</w:t>
            </w:r>
            <w:r>
              <w:rPr>
                <w:color w:val="auto"/>
                <w:position w:val="0"/>
                <w:sz w:val="20"/>
                <w:szCs w:val="20"/>
                <w:rFonts w:ascii="Times New Roman" w:eastAsia="黑体" w:hAnsi="黑体" w:hint="default"/>
              </w:rPr>
              <w:t>倒计时</w:t>
            </w:r>
          </w:p>
        </w:tc>
        <w:tc>
          <w:tcPr>
            <w:tcW w:type="dxa" w:w="1442"/>
            <w:vAlign w:val="center"/>
          </w:tcPr>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color w:val="auto"/>
                <w:position w:val="0"/>
                <w:sz w:val="20"/>
                <w:szCs w:val="20"/>
                <w:rFonts w:ascii="Times New Roman" w:eastAsia="黑体" w:hAnsi="黑体" w:hint="default"/>
              </w:rPr>
              <w:t>多次试验与预</w:t>
            </w:r>
            <w:r>
              <w:rPr>
                <w:color w:val="auto"/>
                <w:position w:val="0"/>
                <w:sz w:val="20"/>
                <w:szCs w:val="20"/>
                <w:rFonts w:ascii="Times New Roman" w:eastAsia="黑体" w:hAnsi="黑体" w:hint="default"/>
              </w:rPr>
              <w:t>期结果一致</w:t>
            </w:r>
          </w:p>
        </w:tc>
      </w:tr>
      <w:tr>
        <w:trPr>
          <w:hidden w:val="0"/>
        </w:trPr>
        <w:tc>
          <w:tcPr>
            <w:tcW w:type="dxa" w:w="1584"/>
            <w:vAlign w:val="center"/>
            <w:vMerge/>
          </w:tcPr>
          <w:p/>
        </w:tc>
        <w:tc>
          <w:tcPr>
            <w:tcW w:type="dxa" w:w="1076"/>
            <w:vAlign w:val="center"/>
          </w:tcPr>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color w:val="auto"/>
                <w:position w:val="0"/>
                <w:sz w:val="20"/>
                <w:szCs w:val="20"/>
                <w:rFonts w:ascii="Times New Roman" w:eastAsia="黑体" w:hAnsi="黑体" w:hint="default"/>
              </w:rPr>
              <w:t>4</w:t>
            </w:r>
          </w:p>
        </w:tc>
        <w:tc>
          <w:tcPr>
            <w:tcW w:type="dxa" w:w="2387"/>
            <w:vAlign w:val="center"/>
          </w:tcPr>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color w:val="auto"/>
                <w:position w:val="0"/>
                <w:sz w:val="20"/>
                <w:szCs w:val="20"/>
                <w:rFonts w:ascii="Times New Roman" w:eastAsia="黑体" w:hAnsi="黑体" w:hint="default"/>
              </w:rPr>
              <w:t>观察游戏开始后：游戏</w:t>
            </w:r>
            <w:r>
              <w:rPr>
                <w:color w:val="auto"/>
                <w:position w:val="0"/>
                <w:sz w:val="20"/>
                <w:szCs w:val="20"/>
                <w:rFonts w:ascii="Times New Roman" w:eastAsia="黑体" w:hAnsi="黑体" w:hint="default"/>
              </w:rPr>
              <w:t>界面布局中的图片是否</w:t>
            </w:r>
            <w:r>
              <w:rPr>
                <w:color w:val="auto"/>
                <w:position w:val="0"/>
                <w:sz w:val="20"/>
                <w:szCs w:val="20"/>
                <w:rFonts w:ascii="Times New Roman" w:eastAsia="黑体" w:hAnsi="黑体" w:hint="default"/>
              </w:rPr>
              <w:t>成对出现</w:t>
            </w:r>
          </w:p>
        </w:tc>
        <w:tc>
          <w:tcPr>
            <w:tcW w:type="dxa" w:w="2741"/>
            <w:vAlign w:val="center"/>
          </w:tcPr>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color w:val="auto"/>
                <w:position w:val="0"/>
                <w:sz w:val="20"/>
                <w:szCs w:val="20"/>
                <w:rFonts w:ascii="Times New Roman" w:eastAsia="黑体" w:hAnsi="黑体" w:hint="default"/>
              </w:rPr>
              <w:t>游戏图片成对出现</w:t>
            </w:r>
          </w:p>
        </w:tc>
        <w:tc>
          <w:tcPr>
            <w:tcW w:type="dxa" w:w="1442"/>
            <w:vAlign w:val="center"/>
          </w:tcPr>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color w:val="auto"/>
                <w:position w:val="0"/>
                <w:sz w:val="20"/>
                <w:szCs w:val="20"/>
                <w:rFonts w:ascii="Times New Roman" w:eastAsia="黑体" w:hAnsi="黑体" w:hint="default"/>
              </w:rPr>
              <w:t>多次试验与预</w:t>
            </w:r>
            <w:r>
              <w:rPr>
                <w:color w:val="auto"/>
                <w:position w:val="0"/>
                <w:sz w:val="20"/>
                <w:szCs w:val="20"/>
                <w:rFonts w:ascii="Times New Roman" w:eastAsia="黑体" w:hAnsi="黑体" w:hint="default"/>
              </w:rPr>
              <w:t>期结果一致</w:t>
            </w:r>
          </w:p>
        </w:tc>
      </w:tr>
      <w:tr>
        <w:trPr>
          <w:hidden w:val="0"/>
        </w:trPr>
        <w:tc>
          <w:tcPr>
            <w:tcW w:type="dxa" w:w="1584"/>
            <w:vAlign w:val="center"/>
            <w:vMerge w:val="restart"/>
          </w:tcPr>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color w:val="auto"/>
                <w:position w:val="0"/>
                <w:sz w:val="20"/>
                <w:szCs w:val="20"/>
                <w:rFonts w:ascii="Times New Roman" w:eastAsia="黑体" w:hAnsi="黑体" w:hint="default"/>
              </w:rPr>
              <w:t>游戏功能</w:t>
            </w:r>
            <w:del w:id="555" w:author="HeYang" w:date="2017-06-03T21:44:00Z">
              <w:r>
                <w:rPr>
                  <w:color w:val="auto"/>
                  <w:position w:val="0"/>
                  <w:sz w:val="20"/>
                  <w:szCs w:val="20"/>
                  <w:rFonts w:ascii="Times New Roman" w:eastAsia="黑体" w:hAnsi="黑体" w:hint="default"/>
                </w:rPr>
                <w:delText>－</w:delText>
              </w:r>
            </w:del>
            <w:ins w:id="556" w:author="HeYang" w:date="2017-06-03T21:44:00Z">
              <w:r>
                <w:rPr>
                  <w:color w:val="auto"/>
                  <w:position w:val="0"/>
                  <w:sz w:val="20"/>
                  <w:szCs w:val="20"/>
                  <w:rFonts w:ascii="Times New Roman" w:eastAsia="黑体" w:hAnsi="黑体" w:hint="default"/>
                </w:rPr>
                <w:t>-</w:t>
              </w:r>
            </w:ins>
            <w:r>
              <w:rPr>
                <w:color w:val="auto"/>
                <w:position w:val="0"/>
                <w:sz w:val="20"/>
                <w:szCs w:val="20"/>
                <w:rFonts w:ascii="Times New Roman" w:eastAsia="黑体" w:hAnsi="黑体" w:hint="default"/>
              </w:rPr>
              <w:t>困难</w:t>
            </w:r>
            <w:r>
              <w:rPr>
                <w:color w:val="auto"/>
                <w:position w:val="0"/>
                <w:sz w:val="20"/>
                <w:szCs w:val="20"/>
                <w:rFonts w:ascii="Times New Roman" w:eastAsia="黑体" w:hAnsi="黑体" w:hint="default"/>
              </w:rPr>
              <w:t>选择功能</w:t>
            </w:r>
          </w:p>
        </w:tc>
        <w:tc>
          <w:tcPr>
            <w:tcW w:type="dxa" w:w="1076"/>
            <w:vAlign w:val="center"/>
          </w:tcPr>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color w:val="auto"/>
                <w:position w:val="0"/>
                <w:sz w:val="20"/>
                <w:szCs w:val="20"/>
                <w:rFonts w:ascii="Times New Roman" w:eastAsia="黑体" w:hAnsi="黑体" w:hint="default"/>
              </w:rPr>
              <w:t>1</w:t>
            </w:r>
          </w:p>
        </w:tc>
        <w:tc>
          <w:tcPr>
            <w:tcW w:type="dxa" w:w="2387"/>
            <w:vAlign w:val="center"/>
          </w:tcPr>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color w:val="auto"/>
                <w:position w:val="0"/>
                <w:sz w:val="20"/>
                <w:szCs w:val="20"/>
                <w:rFonts w:ascii="Times New Roman" w:eastAsia="黑体" w:hAnsi="黑体" w:hint="default"/>
              </w:rPr>
              <w:t>鼠标单击下拉列表，选</w:t>
            </w:r>
            <w:r>
              <w:rPr>
                <w:color w:val="auto"/>
                <w:position w:val="0"/>
                <w:sz w:val="20"/>
                <w:szCs w:val="20"/>
                <w:rFonts w:ascii="Times New Roman" w:eastAsia="黑体" w:hAnsi="黑体" w:hint="default"/>
              </w:rPr>
              <w:t>择任意一种游戏难度</w:t>
            </w:r>
          </w:p>
        </w:tc>
        <w:tc>
          <w:tcPr>
            <w:tcW w:type="dxa" w:w="2741"/>
            <w:vAlign w:val="center"/>
          </w:tcPr>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color w:val="auto"/>
                <w:position w:val="0"/>
                <w:sz w:val="20"/>
                <w:szCs w:val="20"/>
                <w:rFonts w:ascii="Times New Roman" w:eastAsia="黑体" w:hAnsi="黑体" w:hint="default"/>
              </w:rPr>
              <w:t>弹出“开始游戏确认”的对话</w:t>
            </w:r>
            <w:r>
              <w:rPr>
                <w:color w:val="auto"/>
                <w:position w:val="0"/>
                <w:sz w:val="20"/>
                <w:szCs w:val="20"/>
                <w:rFonts w:ascii="Times New Roman" w:eastAsia="黑体" w:hAnsi="黑体" w:hint="default"/>
              </w:rPr>
              <w:t>框</w:t>
            </w:r>
          </w:p>
        </w:tc>
        <w:tc>
          <w:tcPr>
            <w:tcW w:type="dxa" w:w="1442"/>
            <w:vAlign w:val="center"/>
          </w:tcPr>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color w:val="auto"/>
                <w:position w:val="0"/>
                <w:sz w:val="20"/>
                <w:szCs w:val="20"/>
                <w:rFonts w:ascii="Times New Roman" w:eastAsia="黑体" w:hAnsi="黑体" w:hint="default"/>
              </w:rPr>
              <w:t>多次试验与预</w:t>
            </w:r>
            <w:r>
              <w:rPr>
                <w:color w:val="auto"/>
                <w:position w:val="0"/>
                <w:sz w:val="20"/>
                <w:szCs w:val="20"/>
                <w:rFonts w:ascii="Times New Roman" w:eastAsia="黑体" w:hAnsi="黑体" w:hint="default"/>
              </w:rPr>
              <w:t>期结果一致</w:t>
            </w:r>
          </w:p>
        </w:tc>
      </w:tr>
      <w:tr>
        <w:trPr>
          <w:hidden w:val="0"/>
        </w:trPr>
        <w:tc>
          <w:tcPr>
            <w:tcW w:type="dxa" w:w="1584"/>
            <w:vAlign w:val="center"/>
            <w:vMerge/>
          </w:tcPr>
          <w:p/>
        </w:tc>
        <w:tc>
          <w:tcPr>
            <w:tcW w:type="dxa" w:w="1076"/>
            <w:vAlign w:val="center"/>
          </w:tcPr>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color w:val="auto"/>
                <w:position w:val="0"/>
                <w:sz w:val="20"/>
                <w:szCs w:val="20"/>
                <w:rFonts w:ascii="Times New Roman" w:eastAsia="黑体" w:hAnsi="黑体" w:hint="default"/>
              </w:rPr>
              <w:t>2</w:t>
            </w:r>
          </w:p>
        </w:tc>
        <w:tc>
          <w:tcPr>
            <w:tcW w:type="dxa" w:w="2387"/>
            <w:vAlign w:val="center"/>
          </w:tcPr>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color w:val="auto"/>
                <w:position w:val="0"/>
                <w:sz w:val="20"/>
                <w:szCs w:val="20"/>
                <w:rFonts w:ascii="Times New Roman" w:eastAsia="黑体" w:hAnsi="黑体" w:hint="default"/>
              </w:rPr>
              <w:t>选择“简单”模式</w:t>
            </w:r>
          </w:p>
        </w:tc>
        <w:tc>
          <w:tcPr>
            <w:tcW w:type="dxa" w:w="2741"/>
            <w:vAlign w:val="center"/>
          </w:tcPr>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color w:val="auto"/>
                <w:position w:val="0"/>
                <w:sz w:val="20"/>
                <w:szCs w:val="20"/>
                <w:rFonts w:ascii="Times New Roman" w:eastAsia="黑体" w:hAnsi="黑体" w:hint="default"/>
              </w:rPr>
              <w:t>初始化游戏，游戏界面中的</w:t>
            </w:r>
            <w:r>
              <w:rPr>
                <w:color w:val="auto"/>
                <w:position w:val="0"/>
                <w:sz w:val="20"/>
                <w:szCs w:val="20"/>
                <w:rFonts w:ascii="Times New Roman" w:eastAsia="黑体" w:hAnsi="黑体" w:hint="default"/>
              </w:rPr>
              <w:t>图片有四种，图片成对出现</w:t>
            </w:r>
          </w:p>
        </w:tc>
        <w:tc>
          <w:tcPr>
            <w:tcW w:type="dxa" w:w="1442"/>
            <w:vAlign w:val="center"/>
          </w:tcPr>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color w:val="auto"/>
                <w:position w:val="0"/>
                <w:sz w:val="20"/>
                <w:szCs w:val="20"/>
                <w:rFonts w:ascii="Times New Roman" w:eastAsia="黑体" w:hAnsi="黑体" w:hint="default"/>
              </w:rPr>
              <w:t>多次试验与预</w:t>
            </w:r>
            <w:r>
              <w:rPr>
                <w:color w:val="auto"/>
                <w:position w:val="0"/>
                <w:sz w:val="20"/>
                <w:szCs w:val="20"/>
                <w:rFonts w:ascii="Times New Roman" w:eastAsia="黑体" w:hAnsi="黑体" w:hint="default"/>
              </w:rPr>
              <w:t>期结果一致</w:t>
            </w:r>
          </w:p>
        </w:tc>
      </w:tr>
      <w:tr>
        <w:trPr>
          <w:hidden w:val="0"/>
        </w:trPr>
        <w:tc>
          <w:tcPr>
            <w:tcW w:type="dxa" w:w="1584"/>
            <w:vAlign w:val="center"/>
            <w:vMerge/>
          </w:tcPr>
          <w:p/>
        </w:tc>
        <w:tc>
          <w:tcPr>
            <w:tcW w:type="dxa" w:w="1076"/>
            <w:vAlign w:val="center"/>
          </w:tcPr>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color w:val="auto"/>
                <w:position w:val="0"/>
                <w:sz w:val="20"/>
                <w:szCs w:val="20"/>
                <w:rFonts w:ascii="Times New Roman" w:eastAsia="黑体" w:hAnsi="黑体" w:hint="default"/>
              </w:rPr>
              <w:t>3</w:t>
            </w:r>
          </w:p>
        </w:tc>
        <w:tc>
          <w:tcPr>
            <w:tcW w:type="dxa" w:w="2387"/>
            <w:vAlign w:val="center"/>
          </w:tcPr>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color w:val="auto"/>
                <w:position w:val="0"/>
                <w:sz w:val="20"/>
                <w:szCs w:val="20"/>
                <w:rFonts w:ascii="Times New Roman" w:eastAsia="黑体" w:hAnsi="黑体" w:hint="default"/>
              </w:rPr>
              <w:t>选择“中等”模式</w:t>
            </w:r>
          </w:p>
        </w:tc>
        <w:tc>
          <w:tcPr>
            <w:tcW w:type="dxa" w:w="2741"/>
            <w:vAlign w:val="center"/>
          </w:tcPr>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color w:val="auto"/>
                <w:position w:val="0"/>
                <w:sz w:val="20"/>
                <w:szCs w:val="20"/>
                <w:rFonts w:ascii="Times New Roman" w:eastAsia="黑体" w:hAnsi="黑体" w:hint="default"/>
              </w:rPr>
              <w:t>初始化游戏，游戏界面中的</w:t>
            </w:r>
            <w:r>
              <w:rPr>
                <w:color w:val="auto"/>
                <w:position w:val="0"/>
                <w:sz w:val="20"/>
                <w:szCs w:val="20"/>
                <w:rFonts w:ascii="Times New Roman" w:eastAsia="黑体" w:hAnsi="黑体" w:hint="default"/>
              </w:rPr>
              <w:t>图片有八种，包含“简单”模</w:t>
            </w:r>
            <w:r>
              <w:rPr>
                <w:color w:val="auto"/>
                <w:position w:val="0"/>
                <w:sz w:val="20"/>
                <w:szCs w:val="20"/>
                <w:rFonts w:ascii="Times New Roman" w:eastAsia="黑体" w:hAnsi="黑体" w:hint="default"/>
              </w:rPr>
              <w:t>式中的四种，且图片成对出</w:t>
            </w:r>
            <w:r>
              <w:rPr>
                <w:color w:val="auto"/>
                <w:position w:val="0"/>
                <w:sz w:val="20"/>
                <w:szCs w:val="20"/>
                <w:rFonts w:ascii="Times New Roman" w:eastAsia="黑体" w:hAnsi="黑体" w:hint="default"/>
              </w:rPr>
              <w:t>现</w:t>
            </w:r>
          </w:p>
        </w:tc>
        <w:tc>
          <w:tcPr>
            <w:tcW w:type="dxa" w:w="1442"/>
            <w:vAlign w:val="center"/>
          </w:tcPr>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color w:val="auto"/>
                <w:position w:val="0"/>
                <w:sz w:val="20"/>
                <w:szCs w:val="20"/>
                <w:rFonts w:ascii="Times New Roman" w:eastAsia="黑体" w:hAnsi="黑体" w:hint="default"/>
              </w:rPr>
              <w:t>多次试验与预</w:t>
            </w:r>
            <w:r>
              <w:rPr>
                <w:color w:val="auto"/>
                <w:position w:val="0"/>
                <w:sz w:val="20"/>
                <w:szCs w:val="20"/>
                <w:rFonts w:ascii="Times New Roman" w:eastAsia="黑体" w:hAnsi="黑体" w:hint="default"/>
              </w:rPr>
              <w:t>期结果一致</w:t>
            </w:r>
          </w:p>
        </w:tc>
      </w:tr>
      <w:tr>
        <w:trPr>
          <w:hidden w:val="0"/>
        </w:trPr>
        <w:tc>
          <w:tcPr>
            <w:tcW w:type="dxa" w:w="1584"/>
            <w:vAlign w:val="center"/>
            <w:vMerge/>
          </w:tcPr>
          <w:p/>
        </w:tc>
        <w:tc>
          <w:tcPr>
            <w:tcW w:type="dxa" w:w="1076"/>
            <w:vAlign w:val="center"/>
          </w:tcPr>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color w:val="auto"/>
                <w:position w:val="0"/>
                <w:sz w:val="20"/>
                <w:szCs w:val="20"/>
                <w:rFonts w:ascii="Times New Roman" w:eastAsia="黑体" w:hAnsi="黑体" w:hint="default"/>
              </w:rPr>
              <w:t>4</w:t>
            </w:r>
          </w:p>
        </w:tc>
        <w:tc>
          <w:tcPr>
            <w:tcW w:type="dxa" w:w="2387"/>
            <w:vAlign w:val="center"/>
          </w:tcPr>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color w:val="auto"/>
                <w:position w:val="0"/>
                <w:sz w:val="20"/>
                <w:szCs w:val="20"/>
                <w:rFonts w:ascii="Times New Roman" w:eastAsia="黑体" w:hAnsi="黑体" w:hint="default"/>
              </w:rPr>
              <w:t>选择“困难”模式</w:t>
            </w:r>
          </w:p>
        </w:tc>
        <w:tc>
          <w:tcPr>
            <w:tcW w:type="dxa" w:w="2741"/>
            <w:vAlign w:val="center"/>
          </w:tcPr>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color w:val="auto"/>
                <w:position w:val="0"/>
                <w:sz w:val="20"/>
                <w:szCs w:val="20"/>
                <w:rFonts w:ascii="Times New Roman" w:eastAsia="黑体" w:hAnsi="黑体" w:hint="default"/>
              </w:rPr>
              <w:t>初始化游戏，游戏界面中的</w:t>
            </w:r>
            <w:r>
              <w:rPr>
                <w:color w:val="auto"/>
                <w:position w:val="0"/>
                <w:sz w:val="20"/>
                <w:szCs w:val="20"/>
                <w:rFonts w:ascii="Times New Roman" w:eastAsia="黑体" w:hAnsi="黑体" w:hint="default"/>
              </w:rPr>
              <w:t>图片有十二种，包含“简单”、</w:t>
            </w:r>
            <w:r>
              <w:rPr>
                <w:color w:val="auto"/>
                <w:position w:val="0"/>
                <w:sz w:val="20"/>
                <w:szCs w:val="20"/>
                <w:rFonts w:ascii="Times New Roman" w:eastAsia="黑体" w:hAnsi="黑体" w:hint="default"/>
              </w:rPr>
              <w:t>“中等”模式下的八种图片，</w:t>
            </w:r>
            <w:r>
              <w:rPr>
                <w:color w:val="auto"/>
                <w:position w:val="0"/>
                <w:sz w:val="20"/>
                <w:szCs w:val="20"/>
                <w:rFonts w:ascii="Times New Roman" w:eastAsia="黑体" w:hAnsi="黑体" w:hint="default"/>
              </w:rPr>
              <w:t>且图片成对出现</w:t>
            </w:r>
          </w:p>
        </w:tc>
        <w:tc>
          <w:tcPr>
            <w:tcW w:type="dxa" w:w="1442"/>
            <w:vAlign w:val="center"/>
          </w:tcPr>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color w:val="auto"/>
                <w:position w:val="0"/>
                <w:sz w:val="20"/>
                <w:szCs w:val="20"/>
                <w:rFonts w:ascii="Times New Roman" w:eastAsia="黑体" w:hAnsi="黑体" w:hint="default"/>
              </w:rPr>
              <w:t>多次试验与预</w:t>
            </w:r>
            <w:r>
              <w:rPr>
                <w:color w:val="auto"/>
                <w:position w:val="0"/>
                <w:sz w:val="20"/>
                <w:szCs w:val="20"/>
                <w:rFonts w:ascii="Times New Roman" w:eastAsia="黑体" w:hAnsi="黑体" w:hint="default"/>
              </w:rPr>
              <w:t>期结果一致</w:t>
            </w:r>
          </w:p>
        </w:tc>
      </w:tr>
    </w:tbl>
    <w:p>
      <w:pPr>
        <w:numPr>
          <w:ilvl w:val="0"/>
          <w:numId w:val="0"/>
        </w:numPr>
        <w:jc w:val="left"/>
        <w:spacing w:lineRule="auto" w:line="240" w:before="0" w:after="160"/>
        <w:ind w:right="0" w:firstLine="0"/>
        <w:rPr>
          <w:color w:val="auto"/>
          <w:position w:val="0"/>
          <w:sz w:val="24"/>
          <w:szCs w:val="24"/>
          <w:rFonts w:ascii="Times New Roman" w:eastAsia="Times New Roman" w:hAnsi="Times New Roman" w:hint="default"/>
          <w:ins w:id="557" w:author="HeYang" w:date="2017-06-03T21:46:00Z"/>
        </w:rPr>
        <w:autoSpaceDE w:val="1"/>
        <w:autoSpaceDN w:val="1"/>
      </w:pPr>
    </w:p>
    <w:p>
      <w:pPr>
        <w:numPr>
          <w:ilvl w:val="0"/>
          <w:numId w:val="0"/>
        </w:numPr>
        <w:jc w:val="left"/>
        <w:spacing w:lineRule="auto" w:line="240" w:before="0" w:after="160"/>
        <w:ind w:left="0" w:hanging="0"/>
        <w:rPr>
          <w:color w:val="auto"/>
          <w:position w:val="0"/>
          <w:sz w:val="24"/>
          <w:szCs w:val="24"/>
          <w:rFonts w:ascii="Times New Roman" w:eastAsia="Times New Roman" w:hAnsi="Times New Roman" w:hint="default"/>
        </w:rPr>
        <w:autoSpaceDE w:val="1"/>
        <w:autoSpaceDN w:val="1"/>
      </w:pPr>
    </w:p>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1"/>
        <w:autoSpaceDN w:val="1"/>
      </w:pPr>
      <w:r>
        <w:rPr>
          <w:color w:val="auto"/>
          <w:position w:val="0"/>
          <w:sz w:val="20"/>
          <w:szCs w:val="20"/>
          <w:rFonts w:ascii="黑体" w:eastAsia="黑体" w:hAnsi="黑体" w:hint="default"/>
        </w:rPr>
        <w:t>续表6</w:t>
      </w:r>
      <w:del w:id="558" w:author="HeYang" w:date="2017-06-03T21:44:00Z">
        <w:r>
          <w:rPr>
            <w:color w:val="auto"/>
            <w:position w:val="0"/>
            <w:sz w:val="20"/>
            <w:szCs w:val="20"/>
            <w:rFonts w:ascii="黑体" w:eastAsia="黑体" w:hAnsi="黑体" w:hint="default"/>
          </w:rPr>
          <w:delText>－</w:delText>
        </w:r>
      </w:del>
      <w:ins w:id="559" w:author="HeYang" w:date="2017-06-03T21:44:00Z">
        <w:r>
          <w:rPr>
            <w:color w:val="auto"/>
            <w:position w:val="0"/>
            <w:sz w:val="20"/>
            <w:szCs w:val="20"/>
            <w:rFonts w:ascii="黑体" w:eastAsia="黑体" w:hAnsi="黑体" w:hint="default"/>
          </w:rPr>
          <w:t>-</w:t>
        </w:r>
      </w:ins>
      <w:r>
        <w:rPr>
          <w:color w:val="auto"/>
          <w:position w:val="0"/>
          <w:sz w:val="20"/>
          <w:szCs w:val="20"/>
          <w:rFonts w:ascii="黑体" w:eastAsia="黑体" w:hAnsi="黑体" w:hint="default"/>
        </w:rPr>
        <w:t>1</w:t>
      </w:r>
    </w:p>
    <w:tbl>
      <w:tblID w:val="0"/>
      <w:tblPr>
        <w:tblStyle w:val="PO38"/>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8" w:type="dxa"/>
          <w:top w:w="0" w:type="dxa"/>
          <w:right w:w="108" w:type="dxa"/>
          <w:bottom w:w="0" w:type="dxa"/>
        </w:tblCellMar>
        <w:tblW w:w="9230" w:type="dxa"/>
        <w:jc w:val="center"/>
        <w:tblLook w:val="000000" w:firstRow="0" w:lastRow="0" w:firstColumn="0" w:lastColumn="0" w:noHBand="0" w:noVBand="0"/>
        <w:tblLayout w:type="fixed"/>
      </w:tblPr>
      <w:tblGrid>
        <w:gridCol w:w="1584"/>
        <w:gridCol w:w="1076"/>
        <w:gridCol w:w="2387"/>
        <w:gridCol w:w="2741"/>
        <w:gridCol w:w="1442"/>
      </w:tblGrid>
      <w:tr>
        <w:trPr>
          <w:hidden w:val="0"/>
        </w:trPr>
        <w:tc>
          <w:tcPr>
            <w:tcW w:type="dxa" w:w="1584"/>
            <w:vAlign w:val="center"/>
          </w:tcPr>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color w:val="auto"/>
                <w:position w:val="0"/>
                <w:sz w:val="20"/>
                <w:szCs w:val="20"/>
                <w:rFonts w:ascii="Times New Roman" w:eastAsia="黑体" w:hAnsi="黑体" w:hint="default"/>
              </w:rPr>
              <w:t>测试项</w:t>
            </w:r>
          </w:p>
        </w:tc>
        <w:tc>
          <w:tcPr>
            <w:tcW w:type="dxa" w:w="1076"/>
            <w:vAlign w:val="center"/>
          </w:tcPr>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color w:val="auto"/>
                <w:position w:val="0"/>
                <w:sz w:val="20"/>
                <w:szCs w:val="20"/>
                <w:rFonts w:ascii="Times New Roman" w:eastAsia="黑体" w:hAnsi="黑体" w:hint="default"/>
              </w:rPr>
              <w:t>用例编号</w:t>
            </w:r>
          </w:p>
        </w:tc>
        <w:tc>
          <w:tcPr>
            <w:tcW w:type="dxa" w:w="2387"/>
            <w:vAlign w:val="center"/>
          </w:tcPr>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color w:val="auto"/>
                <w:position w:val="0"/>
                <w:sz w:val="20"/>
                <w:szCs w:val="20"/>
                <w:rFonts w:ascii="Times New Roman" w:eastAsia="黑体" w:hAnsi="黑体" w:hint="default"/>
              </w:rPr>
              <w:t>操作步骤</w:t>
            </w:r>
          </w:p>
        </w:tc>
        <w:tc>
          <w:tcPr>
            <w:tcW w:type="dxa" w:w="2741"/>
            <w:vAlign w:val="center"/>
          </w:tcPr>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color w:val="auto"/>
                <w:position w:val="0"/>
                <w:sz w:val="20"/>
                <w:szCs w:val="20"/>
                <w:rFonts w:ascii="Times New Roman" w:eastAsia="黑体" w:hAnsi="黑体" w:hint="default"/>
              </w:rPr>
              <w:t>预期结果</w:t>
            </w:r>
          </w:p>
        </w:tc>
        <w:tc>
          <w:tcPr>
            <w:tcW w:type="dxa" w:w="1442"/>
            <w:vAlign w:val="center"/>
          </w:tcPr>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color w:val="auto"/>
                <w:position w:val="0"/>
                <w:sz w:val="20"/>
                <w:szCs w:val="20"/>
                <w:rFonts w:ascii="Times New Roman" w:eastAsia="黑体" w:hAnsi="黑体" w:hint="default"/>
              </w:rPr>
              <w:t>测试结果</w:t>
            </w:r>
          </w:p>
        </w:tc>
      </w:tr>
      <w:tr>
        <w:trPr>
          <w:hidden w:val="0"/>
        </w:trPr>
        <w:tc>
          <w:tcPr>
            <w:tcW w:type="dxa" w:w="1584"/>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1"/>
              <w:autoSpaceDN w:val="1"/>
            </w:pPr>
            <w:r>
              <w:rPr>
                <w:color w:val="auto"/>
                <w:position w:val="0"/>
                <w:sz w:val="20"/>
                <w:szCs w:val="20"/>
                <w:rFonts w:ascii="Times New Roman" w:eastAsia="黑体" w:hAnsi="黑体" w:hint="default"/>
              </w:rPr>
              <w:t>游戏功能</w:t>
            </w:r>
            <w:del w:id="560" w:author="HeYang" w:date="2017-06-03T21:44:00Z">
              <w:r>
                <w:rPr>
                  <w:color w:val="auto"/>
                  <w:position w:val="0"/>
                  <w:sz w:val="20"/>
                  <w:szCs w:val="20"/>
                  <w:rFonts w:ascii="Times New Roman" w:eastAsia="黑体" w:hAnsi="黑体" w:hint="default"/>
                </w:rPr>
                <w:delText>－</w:delText>
              </w:r>
            </w:del>
            <w:ins w:id="561" w:author="HeYang" w:date="2017-06-03T21:44:00Z">
              <w:r>
                <w:rPr>
                  <w:color w:val="auto"/>
                  <w:position w:val="0"/>
                  <w:sz w:val="20"/>
                  <w:szCs w:val="20"/>
                  <w:rFonts w:ascii="Times New Roman" w:eastAsia="黑体" w:hAnsi="黑体" w:hint="default"/>
                </w:rPr>
                <w:t>-</w:t>
              </w:r>
            </w:ins>
            <w:r>
              <w:rPr>
                <w:color w:val="auto"/>
                <w:position w:val="0"/>
                <w:sz w:val="20"/>
                <w:szCs w:val="20"/>
                <w:rFonts w:ascii="Times New Roman" w:eastAsia="黑体" w:hAnsi="黑体" w:hint="default"/>
              </w:rPr>
              <w:t>困难</w:t>
            </w:r>
            <w:r>
              <w:rPr>
                <w:color w:val="auto"/>
                <w:position w:val="0"/>
                <w:sz w:val="20"/>
                <w:szCs w:val="20"/>
                <w:rFonts w:ascii="Times New Roman" w:eastAsia="黑体" w:hAnsi="黑体" w:hint="default"/>
              </w:rPr>
              <w:t>选择功能</w:t>
            </w:r>
          </w:p>
        </w:tc>
        <w:tc>
          <w:tcPr>
            <w:tcW w:type="dxa" w:w="1076"/>
            <w:vAlign w:val="center"/>
          </w:tcPr>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color w:val="auto"/>
                <w:position w:val="0"/>
                <w:sz w:val="20"/>
                <w:szCs w:val="20"/>
                <w:rFonts w:ascii="Times New Roman" w:eastAsia="黑体" w:hAnsi="黑体" w:hint="default"/>
              </w:rPr>
              <w:t>5</w:t>
            </w:r>
          </w:p>
        </w:tc>
        <w:tc>
          <w:tcPr>
            <w:tcW w:type="dxa" w:w="2387"/>
            <w:vAlign w:val="center"/>
          </w:tcPr>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color w:val="auto"/>
                <w:position w:val="0"/>
                <w:sz w:val="20"/>
                <w:szCs w:val="20"/>
                <w:rFonts w:ascii="Times New Roman" w:eastAsia="黑体" w:hAnsi="黑体" w:hint="default"/>
              </w:rPr>
              <w:t>选择“变态”模式</w:t>
            </w:r>
          </w:p>
        </w:tc>
        <w:tc>
          <w:tcPr>
            <w:tcW w:type="dxa" w:w="2741"/>
            <w:vAlign w:val="center"/>
          </w:tcPr>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color w:val="auto"/>
                <w:position w:val="0"/>
                <w:sz w:val="20"/>
                <w:szCs w:val="20"/>
                <w:rFonts w:ascii="Times New Roman" w:eastAsia="黑体" w:hAnsi="黑体" w:hint="default"/>
              </w:rPr>
              <w:t>初始化游戏，游戏界面中的　</w:t>
            </w:r>
            <w:r>
              <w:rPr>
                <w:color w:val="auto"/>
                <w:position w:val="0"/>
                <w:sz w:val="20"/>
                <w:szCs w:val="20"/>
                <w:rFonts w:ascii="Times New Roman" w:eastAsia="黑体" w:hAnsi="黑体" w:hint="default"/>
              </w:rPr>
              <w:t>图片有十五种，包含“简单”、</w:t>
            </w:r>
            <w:r>
              <w:rPr>
                <w:color w:val="auto"/>
                <w:position w:val="0"/>
                <w:sz w:val="20"/>
                <w:szCs w:val="20"/>
                <w:rFonts w:ascii="Times New Roman" w:eastAsia="黑体" w:hAnsi="黑体" w:hint="default"/>
              </w:rPr>
              <w:t>“中等”、“困难”模式的十二种，</w:t>
            </w:r>
            <w:r>
              <w:rPr>
                <w:color w:val="auto"/>
                <w:position w:val="0"/>
                <w:sz w:val="20"/>
                <w:szCs w:val="20"/>
                <w:rFonts w:ascii="Times New Roman" w:eastAsia="黑体" w:hAnsi="黑体" w:hint="default"/>
              </w:rPr>
              <w:t>且图片成对出现</w:t>
            </w:r>
          </w:p>
        </w:tc>
        <w:tc>
          <w:tcPr>
            <w:tcW w:type="dxa" w:w="1442"/>
            <w:vAlign w:val="center"/>
          </w:tcPr>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color w:val="auto"/>
                <w:position w:val="0"/>
                <w:sz w:val="20"/>
                <w:szCs w:val="20"/>
                <w:rFonts w:ascii="Times New Roman" w:eastAsia="黑体" w:hAnsi="黑体" w:hint="default"/>
              </w:rPr>
              <w:t>多次试验与预</w:t>
            </w:r>
            <w:r>
              <w:rPr>
                <w:color w:val="auto"/>
                <w:position w:val="0"/>
                <w:sz w:val="20"/>
                <w:szCs w:val="20"/>
                <w:rFonts w:ascii="Times New Roman" w:eastAsia="黑体" w:hAnsi="黑体" w:hint="default"/>
              </w:rPr>
              <w:t>期结果一致</w:t>
            </w:r>
          </w:p>
        </w:tc>
      </w:tr>
      <w:tr>
        <w:trPr>
          <w:hidden w:val="0"/>
        </w:trPr>
        <w:tc>
          <w:tcPr>
            <w:tcW w:type="dxa" w:w="1584"/>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游戏功能</w:t>
            </w:r>
            <w:del w:id="562" w:author="HeYang" w:date="2017-06-03T21:44:00Z">
              <w:r>
                <w:rPr>
                  <w:color w:val="auto"/>
                  <w:position w:val="0"/>
                  <w:sz w:val="20"/>
                  <w:szCs w:val="20"/>
                  <w:rFonts w:ascii="黑体" w:eastAsia="黑体" w:hAnsi="黑体" w:hint="default"/>
                </w:rPr>
                <w:delText>－</w:delText>
              </w:r>
            </w:del>
            <w:ins w:id="563" w:author="HeYang" w:date="2017-06-03T21:44:00Z">
              <w:r>
                <w:rPr>
                  <w:color w:val="auto"/>
                  <w:position w:val="0"/>
                  <w:sz w:val="20"/>
                  <w:szCs w:val="20"/>
                  <w:rFonts w:ascii="黑体" w:eastAsia="黑体" w:hAnsi="黑体" w:hint="default"/>
                </w:rPr>
                <w:t>-</w:t>
              </w:r>
            </w:ins>
            <w:r>
              <w:rPr>
                <w:color w:val="auto"/>
                <w:position w:val="0"/>
                <w:sz w:val="20"/>
                <w:szCs w:val="20"/>
                <w:rFonts w:ascii="黑体" w:eastAsia="黑体" w:hAnsi="黑体" w:hint="default"/>
              </w:rPr>
              <w:t>选中</w:t>
            </w:r>
            <w:r>
              <w:rPr>
                <w:color w:val="auto"/>
                <w:position w:val="0"/>
                <w:sz w:val="20"/>
                <w:szCs w:val="20"/>
                <w:rFonts w:ascii="黑体" w:eastAsia="黑体" w:hAnsi="黑体" w:hint="default"/>
              </w:rPr>
              <w:t>图片功能</w:t>
            </w:r>
          </w:p>
        </w:tc>
        <w:tc>
          <w:tcPr>
            <w:tcW w:type="dxa" w:w="1076"/>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１</w:t>
            </w:r>
          </w:p>
        </w:tc>
        <w:tc>
          <w:tcPr>
            <w:tcW w:type="dxa" w:w="2387"/>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点击任意一张图片</w:t>
            </w:r>
          </w:p>
        </w:tc>
        <w:tc>
          <w:tcPr>
            <w:tcW w:type="dxa" w:w="2741"/>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图片被选中后，变暗，进入</w:t>
            </w:r>
            <w:r>
              <w:rPr>
                <w:color w:val="auto"/>
                <w:position w:val="0"/>
                <w:sz w:val="20"/>
                <w:szCs w:val="20"/>
                <w:rFonts w:ascii="黑体" w:eastAsia="黑体" w:hAnsi="黑体" w:hint="default"/>
              </w:rPr>
              <w:t>激活状态。</w:t>
            </w:r>
          </w:p>
        </w:tc>
        <w:tc>
          <w:tcPr>
            <w:tcW w:type="dxa" w:w="1442"/>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1"/>
              <w:autoSpaceDN w:val="1"/>
            </w:pPr>
            <w:r>
              <w:rPr>
                <w:color w:val="auto"/>
                <w:position w:val="0"/>
                <w:sz w:val="20"/>
                <w:szCs w:val="20"/>
                <w:rFonts w:ascii="黑体" w:eastAsia="黑体" w:hAnsi="黑体" w:hint="default"/>
              </w:rPr>
              <w:t>与预期结果一</w:t>
            </w:r>
            <w:r>
              <w:rPr>
                <w:color w:val="auto"/>
                <w:position w:val="0"/>
                <w:sz w:val="20"/>
                <w:szCs w:val="20"/>
                <w:rFonts w:ascii="黑体" w:eastAsia="黑体" w:hAnsi="黑体" w:hint="default"/>
              </w:rPr>
              <w:t>致</w:t>
            </w:r>
          </w:p>
        </w:tc>
      </w:tr>
      <w:tr>
        <w:trPr>
          <w:hidden w:val="0"/>
        </w:trPr>
        <w:tc>
          <w:tcPr>
            <w:tcW w:type="dxa" w:w="1584"/>
            <w:vAlign w:val="center"/>
            <w:vMerge w:val="restart"/>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游戏功能</w:t>
            </w:r>
            <w:del w:id="564" w:author="HeYang" w:date="2017-06-03T21:44:00Z">
              <w:r>
                <w:rPr>
                  <w:color w:val="auto"/>
                  <w:position w:val="0"/>
                  <w:sz w:val="20"/>
                  <w:szCs w:val="20"/>
                  <w:rFonts w:ascii="黑体" w:eastAsia="黑体" w:hAnsi="黑体" w:hint="default"/>
                </w:rPr>
                <w:delText>－</w:delText>
              </w:r>
            </w:del>
            <w:ins w:id="565" w:author="HeYang" w:date="2017-06-03T21:44:00Z">
              <w:r>
                <w:rPr>
                  <w:color w:val="auto"/>
                  <w:position w:val="0"/>
                  <w:sz w:val="20"/>
                  <w:szCs w:val="20"/>
                  <w:rFonts w:ascii="黑体" w:eastAsia="黑体" w:hAnsi="黑体" w:hint="default"/>
                </w:rPr>
                <w:t>-</w:t>
              </w:r>
            </w:ins>
            <w:r>
              <w:rPr>
                <w:color w:val="auto"/>
                <w:position w:val="0"/>
                <w:sz w:val="20"/>
                <w:szCs w:val="20"/>
                <w:rFonts w:ascii="黑体" w:eastAsia="黑体" w:hAnsi="黑体" w:hint="default"/>
              </w:rPr>
              <w:t>消除</w:t>
            </w:r>
            <w:r>
              <w:rPr>
                <w:color w:val="auto"/>
                <w:position w:val="0"/>
                <w:sz w:val="20"/>
                <w:szCs w:val="20"/>
                <w:rFonts w:ascii="黑体" w:eastAsia="黑体" w:hAnsi="黑体" w:hint="default"/>
              </w:rPr>
              <w:t>功能</w:t>
            </w:r>
            <w:del w:id="566" w:author="HeYang" w:date="2017-06-03T21:44:00Z">
              <w:r>
                <w:rPr>
                  <w:color w:val="auto"/>
                  <w:position w:val="0"/>
                  <w:sz w:val="20"/>
                  <w:szCs w:val="20"/>
                  <w:rFonts w:ascii="黑体" w:eastAsia="黑体" w:hAnsi="黑体" w:hint="default"/>
                </w:rPr>
                <w:delText>－</w:delText>
              </w:r>
            </w:del>
            <w:ins w:id="567" w:author="HeYang" w:date="2017-06-03T21:44:00Z">
              <w:r>
                <w:rPr>
                  <w:color w:val="auto"/>
                  <w:position w:val="0"/>
                  <w:sz w:val="20"/>
                  <w:szCs w:val="20"/>
                  <w:rFonts w:ascii="黑体" w:eastAsia="黑体" w:hAnsi="黑体" w:hint="default"/>
                </w:rPr>
                <w:t>-</w:t>
              </w:r>
            </w:ins>
            <w:r>
              <w:rPr>
                <w:color w:val="auto"/>
                <w:position w:val="0"/>
                <w:sz w:val="20"/>
                <w:szCs w:val="20"/>
                <w:rFonts w:ascii="黑体" w:eastAsia="黑体" w:hAnsi="黑体" w:hint="default"/>
              </w:rPr>
              <w:t>一条直线</w:t>
            </w:r>
            <w:r>
              <w:rPr>
                <w:color w:val="auto"/>
                <w:position w:val="0"/>
                <w:sz w:val="20"/>
                <w:szCs w:val="20"/>
                <w:rFonts w:ascii="黑体" w:eastAsia="黑体" w:hAnsi="黑体" w:hint="default"/>
              </w:rPr>
              <w:t>路径</w:t>
            </w:r>
          </w:p>
        </w:tc>
        <w:tc>
          <w:tcPr>
            <w:tcW w:type="dxa" w:w="1076"/>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1</w:t>
            </w:r>
          </w:p>
        </w:tc>
        <w:tc>
          <w:tcPr>
            <w:tcW w:type="dxa" w:w="2387"/>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依次选中两张相邻且相</w:t>
            </w:r>
            <w:r>
              <w:rPr>
                <w:color w:val="auto"/>
                <w:position w:val="0"/>
                <w:sz w:val="20"/>
                <w:szCs w:val="20"/>
                <w:rFonts w:ascii="黑体" w:eastAsia="黑体" w:hAnsi="黑体" w:hint="default"/>
              </w:rPr>
              <w:t>同图片按钮</w:t>
            </w:r>
          </w:p>
        </w:tc>
        <w:tc>
          <w:tcPr>
            <w:tcW w:type="dxa" w:w="2741"/>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第一个选中的图片变暗，选</w:t>
            </w:r>
            <w:r>
              <w:rPr>
                <w:color w:val="auto"/>
                <w:position w:val="0"/>
                <w:sz w:val="20"/>
                <w:szCs w:val="20"/>
                <w:rFonts w:ascii="黑体" w:eastAsia="黑体" w:hAnsi="黑体" w:hint="default"/>
              </w:rPr>
              <w:t>中第二张图片的同时两张图</w:t>
            </w:r>
            <w:r>
              <w:rPr>
                <w:color w:val="auto"/>
                <w:position w:val="0"/>
                <w:sz w:val="20"/>
                <w:szCs w:val="20"/>
                <w:rFonts w:ascii="黑体" w:eastAsia="黑体" w:hAnsi="黑体" w:hint="default"/>
              </w:rPr>
              <w:t>片同时消除</w:t>
            </w:r>
          </w:p>
        </w:tc>
        <w:tc>
          <w:tcPr>
            <w:tcW w:type="dxa" w:w="1442"/>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1"/>
              <w:autoSpaceDN w:val="1"/>
            </w:pPr>
            <w:r>
              <w:rPr>
                <w:color w:val="auto"/>
                <w:position w:val="0"/>
                <w:sz w:val="20"/>
                <w:szCs w:val="20"/>
                <w:rFonts w:ascii="黑体" w:eastAsia="黑体" w:hAnsi="黑体" w:hint="default"/>
              </w:rPr>
              <w:t>多次试验与预</w:t>
            </w:r>
            <w:r>
              <w:rPr>
                <w:color w:val="auto"/>
                <w:position w:val="0"/>
                <w:sz w:val="20"/>
                <w:szCs w:val="20"/>
                <w:rFonts w:ascii="黑体" w:eastAsia="黑体" w:hAnsi="黑体" w:hint="default"/>
              </w:rPr>
              <w:t>期结果一致</w:t>
            </w:r>
          </w:p>
        </w:tc>
      </w:tr>
      <w:tr>
        <w:trPr>
          <w:hidden w:val="0"/>
        </w:trPr>
        <w:tc>
          <w:tcPr>
            <w:tcW w:type="dxa" w:w="1584"/>
            <w:vAlign w:val="center"/>
            <w:vMerge/>
          </w:tcPr>
          <w:p/>
        </w:tc>
        <w:tc>
          <w:tcPr>
            <w:tcW w:type="dxa" w:w="1076"/>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2</w:t>
            </w:r>
          </w:p>
        </w:tc>
        <w:tc>
          <w:tcPr>
            <w:tcW w:type="dxa" w:w="2387"/>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依次选中两张相邻但不</w:t>
            </w:r>
            <w:r>
              <w:rPr>
                <w:color w:val="auto"/>
                <w:position w:val="0"/>
                <w:sz w:val="20"/>
                <w:szCs w:val="20"/>
                <w:rFonts w:ascii="黑体" w:eastAsia="黑体" w:hAnsi="黑体" w:hint="default"/>
              </w:rPr>
              <w:t>相同图片按钮</w:t>
            </w:r>
          </w:p>
        </w:tc>
        <w:tc>
          <w:tcPr>
            <w:tcW w:type="dxa" w:w="2741"/>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第一个选中的图片变暗，选</w:t>
            </w:r>
            <w:r>
              <w:rPr>
                <w:color w:val="auto"/>
                <w:position w:val="0"/>
                <w:sz w:val="20"/>
                <w:szCs w:val="20"/>
                <w:rFonts w:ascii="黑体" w:eastAsia="黑体" w:hAnsi="黑体" w:hint="default"/>
              </w:rPr>
              <w:t>中第二张图片的同时第一站</w:t>
            </w:r>
            <w:r>
              <w:rPr>
                <w:color w:val="auto"/>
                <w:position w:val="0"/>
                <w:sz w:val="20"/>
                <w:szCs w:val="20"/>
                <w:rFonts w:ascii="黑体" w:eastAsia="黑体" w:hAnsi="黑体" w:hint="default"/>
              </w:rPr>
              <w:t>图片变亮，第二张图片变暗，</w:t>
            </w:r>
            <w:r>
              <w:rPr>
                <w:color w:val="auto"/>
                <w:position w:val="0"/>
                <w:sz w:val="20"/>
                <w:szCs w:val="20"/>
                <w:rFonts w:ascii="黑体" w:eastAsia="黑体" w:hAnsi="黑体" w:hint="default"/>
              </w:rPr>
              <w:t>且两张图片没有消除</w:t>
            </w:r>
          </w:p>
        </w:tc>
        <w:tc>
          <w:tcPr>
            <w:tcW w:type="dxa" w:w="1442"/>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1"/>
              <w:autoSpaceDN w:val="1"/>
            </w:pPr>
            <w:r>
              <w:rPr>
                <w:color w:val="auto"/>
                <w:position w:val="0"/>
                <w:sz w:val="20"/>
                <w:szCs w:val="20"/>
                <w:rFonts w:ascii="黑体" w:eastAsia="黑体" w:hAnsi="黑体" w:hint="default"/>
              </w:rPr>
              <w:t>多次试验与预</w:t>
            </w:r>
            <w:r>
              <w:rPr>
                <w:color w:val="auto"/>
                <w:position w:val="0"/>
                <w:sz w:val="20"/>
                <w:szCs w:val="20"/>
                <w:rFonts w:ascii="黑体" w:eastAsia="黑体" w:hAnsi="黑体" w:hint="default"/>
              </w:rPr>
              <w:t>期结果一致</w:t>
            </w:r>
          </w:p>
        </w:tc>
      </w:tr>
      <w:tr>
        <w:trPr>
          <w:hidden w:val="0"/>
        </w:trPr>
        <w:tc>
          <w:tcPr>
            <w:tcW w:type="dxa" w:w="1584"/>
            <w:vAlign w:val="center"/>
            <w:vMerge w:val="restart"/>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游戏功能</w:t>
            </w:r>
            <w:del w:id="568" w:author="HeYang" w:date="2017-06-03T21:44:00Z">
              <w:r>
                <w:rPr>
                  <w:color w:val="auto"/>
                  <w:position w:val="0"/>
                  <w:sz w:val="20"/>
                  <w:szCs w:val="20"/>
                  <w:rFonts w:ascii="黑体" w:eastAsia="黑体" w:hAnsi="黑体" w:hint="default"/>
                </w:rPr>
                <w:delText>－</w:delText>
              </w:r>
            </w:del>
            <w:ins w:id="569" w:author="HeYang" w:date="2017-06-03T21:44:00Z">
              <w:r>
                <w:rPr>
                  <w:color w:val="auto"/>
                  <w:position w:val="0"/>
                  <w:sz w:val="20"/>
                  <w:szCs w:val="20"/>
                  <w:rFonts w:ascii="黑体" w:eastAsia="黑体" w:hAnsi="黑体" w:hint="default"/>
                </w:rPr>
                <w:t>-</w:t>
              </w:r>
            </w:ins>
            <w:r>
              <w:rPr>
                <w:color w:val="auto"/>
                <w:position w:val="0"/>
                <w:sz w:val="20"/>
                <w:szCs w:val="20"/>
                <w:rFonts w:ascii="黑体" w:eastAsia="黑体" w:hAnsi="黑体" w:hint="default"/>
              </w:rPr>
              <w:t>消除</w:t>
            </w:r>
            <w:r>
              <w:rPr>
                <w:color w:val="auto"/>
                <w:position w:val="0"/>
                <w:sz w:val="20"/>
                <w:szCs w:val="20"/>
                <w:rFonts w:ascii="黑体" w:eastAsia="黑体" w:hAnsi="黑体" w:hint="default"/>
              </w:rPr>
              <w:t>功能</w:t>
            </w:r>
            <w:del w:id="570" w:author="HeYang" w:date="2017-06-03T21:44:00Z">
              <w:r>
                <w:rPr>
                  <w:color w:val="auto"/>
                  <w:position w:val="0"/>
                  <w:sz w:val="20"/>
                  <w:szCs w:val="20"/>
                  <w:rFonts w:ascii="黑体" w:eastAsia="黑体" w:hAnsi="黑体" w:hint="default"/>
                </w:rPr>
                <w:delText>－</w:delText>
              </w:r>
            </w:del>
            <w:ins w:id="571" w:author="HeYang" w:date="2017-06-03T21:44:00Z">
              <w:r>
                <w:rPr>
                  <w:color w:val="auto"/>
                  <w:position w:val="0"/>
                  <w:sz w:val="20"/>
                  <w:szCs w:val="20"/>
                  <w:rFonts w:ascii="黑体" w:eastAsia="黑体" w:hAnsi="黑体" w:hint="default"/>
                </w:rPr>
                <w:t>-</w:t>
              </w:r>
            </w:ins>
            <w:r>
              <w:rPr>
                <w:color w:val="auto"/>
                <w:position w:val="0"/>
                <w:sz w:val="20"/>
                <w:szCs w:val="20"/>
                <w:rFonts w:ascii="黑体" w:eastAsia="黑体" w:hAnsi="黑体" w:hint="default"/>
              </w:rPr>
              <w:t>两条直线</w:t>
            </w:r>
            <w:r>
              <w:rPr>
                <w:color w:val="auto"/>
                <w:position w:val="0"/>
                <w:sz w:val="20"/>
                <w:szCs w:val="20"/>
                <w:rFonts w:ascii="黑体" w:eastAsia="黑体" w:hAnsi="黑体" w:hint="default"/>
              </w:rPr>
              <w:t>路径</w:t>
            </w:r>
          </w:p>
        </w:tc>
        <w:tc>
          <w:tcPr>
            <w:tcW w:type="dxa" w:w="1076"/>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1</w:t>
            </w:r>
          </w:p>
        </w:tc>
        <w:tc>
          <w:tcPr>
            <w:tcW w:type="dxa" w:w="2387"/>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依次选中两张图片相同</w:t>
            </w:r>
            <w:r>
              <w:rPr>
                <w:color w:val="auto"/>
                <w:position w:val="0"/>
                <w:sz w:val="20"/>
                <w:szCs w:val="20"/>
                <w:rFonts w:ascii="黑体" w:eastAsia="黑体" w:hAnsi="黑体" w:hint="default"/>
              </w:rPr>
              <w:t>且两张图片之间路径满</w:t>
            </w:r>
            <w:r>
              <w:rPr>
                <w:color w:val="auto"/>
                <w:position w:val="0"/>
                <w:sz w:val="20"/>
                <w:szCs w:val="20"/>
                <w:rFonts w:ascii="黑体" w:eastAsia="黑体" w:hAnsi="黑体" w:hint="default"/>
              </w:rPr>
              <w:t>足</w:t>
            </w:r>
            <w:r>
              <w:rPr>
                <w:sz w:val="20"/>
              </w:rPr>
              <w:drawing>
                <wp:inline distT="0" distB="0" distL="0" distR="0">
                  <wp:extent cx="422910" cy="378460"/>
                  <wp:effectExtent l="0" t="0" r="0" b="0"/>
                  <wp:docPr id="15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Users/Administrator/AppData/Roaming/JisuOffice/ETemp/7952_7660896/image41.png"/>
                          <pic:cNvPicPr>
                            <a:picLocks noChangeAspect="1" noChangeArrowheads="1"/>
                          </pic:cNvPicPr>
                        </pic:nvPicPr>
                        <pic:blipFill>
                          <a:blip r:embed="rId56" cstate="print"/>
                          <a:stretch>
                            <a:fillRect/>
                          </a:stretch>
                        </pic:blipFill>
                        <pic:spPr>
                          <a:xfrm>
                            <a:off x="0" y="0"/>
                            <a:ext cx="423545" cy="379095"/>
                          </a:xfrm>
                          <a:prstGeom prst="rect"/>
                          <a:ln cap="flat"/>
                        </pic:spPr>
                      </pic:pic>
                    </a:graphicData>
                  </a:graphic>
                </wp:inline>
              </w:drawing>
            </w:r>
          </w:p>
        </w:tc>
        <w:tc>
          <w:tcPr>
            <w:tcW w:type="dxa" w:w="2741"/>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第一个选中的图片变暗，选</w:t>
            </w:r>
            <w:r>
              <w:rPr>
                <w:color w:val="auto"/>
                <w:position w:val="0"/>
                <w:sz w:val="20"/>
                <w:szCs w:val="20"/>
                <w:rFonts w:ascii="黑体" w:eastAsia="黑体" w:hAnsi="黑体" w:hint="default"/>
              </w:rPr>
              <w:t>中第二张图片的同时两张图</w:t>
            </w:r>
            <w:r>
              <w:rPr>
                <w:color w:val="auto"/>
                <w:position w:val="0"/>
                <w:sz w:val="20"/>
                <w:szCs w:val="20"/>
                <w:rFonts w:ascii="黑体" w:eastAsia="黑体" w:hAnsi="黑体" w:hint="default"/>
              </w:rPr>
              <w:t>片同时消除</w:t>
            </w:r>
          </w:p>
        </w:tc>
        <w:tc>
          <w:tcPr>
            <w:tcW w:type="dxa" w:w="1442"/>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1"/>
              <w:autoSpaceDN w:val="1"/>
            </w:pPr>
            <w:r>
              <w:rPr>
                <w:color w:val="auto"/>
                <w:position w:val="0"/>
                <w:sz w:val="20"/>
                <w:szCs w:val="20"/>
                <w:rFonts w:ascii="黑体" w:eastAsia="黑体" w:hAnsi="黑体" w:hint="default"/>
              </w:rPr>
              <w:t>多次试验与预</w:t>
            </w:r>
            <w:r>
              <w:rPr>
                <w:color w:val="auto"/>
                <w:position w:val="0"/>
                <w:sz w:val="20"/>
                <w:szCs w:val="20"/>
                <w:rFonts w:ascii="黑体" w:eastAsia="黑体" w:hAnsi="黑体" w:hint="default"/>
              </w:rPr>
              <w:t>期结果一致</w:t>
            </w:r>
          </w:p>
        </w:tc>
      </w:tr>
      <w:tr>
        <w:trPr>
          <w:hidden w:val="0"/>
        </w:trPr>
        <w:tc>
          <w:tcPr>
            <w:tcW w:type="dxa" w:w="1584"/>
            <w:vAlign w:val="center"/>
            <w:vMerge/>
          </w:tcPr>
          <w:p/>
        </w:tc>
        <w:tc>
          <w:tcPr>
            <w:tcW w:type="dxa" w:w="1076"/>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2</w:t>
            </w:r>
          </w:p>
        </w:tc>
        <w:tc>
          <w:tcPr>
            <w:tcW w:type="dxa" w:w="2387"/>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依次选中两张图片相同</w:t>
            </w:r>
            <w:r>
              <w:rPr>
                <w:color w:val="auto"/>
                <w:position w:val="0"/>
                <w:sz w:val="20"/>
                <w:szCs w:val="20"/>
                <w:rFonts w:ascii="黑体" w:eastAsia="黑体" w:hAnsi="黑体" w:hint="default"/>
              </w:rPr>
              <w:t>且两张图片之间路径满</w:t>
            </w:r>
            <w:r>
              <w:rPr>
                <w:color w:val="auto"/>
                <w:position w:val="0"/>
                <w:sz w:val="20"/>
                <w:szCs w:val="20"/>
                <w:rFonts w:ascii="黑体" w:eastAsia="黑体" w:hAnsi="黑体" w:hint="default"/>
              </w:rPr>
              <w:t>足</w:t>
            </w:r>
            <w:r>
              <w:rPr>
                <w:sz w:val="20"/>
              </w:rPr>
              <w:drawing>
                <wp:inline distT="0" distB="0" distL="0" distR="0">
                  <wp:extent cx="422910" cy="378460"/>
                  <wp:effectExtent l="2540" t="0" r="0" b="0"/>
                  <wp:docPr id="15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Users/Administrator/AppData/Roaming/JisuOffice/ETemp/7952_7660896/image41.png"/>
                          <pic:cNvPicPr>
                            <a:picLocks noChangeAspect="1" noChangeArrowheads="1"/>
                          </pic:cNvPicPr>
                        </pic:nvPicPr>
                        <pic:blipFill>
                          <a:blip r:embed="rId57" cstate="print"/>
                          <a:stretch>
                            <a:fillRect/>
                          </a:stretch>
                        </pic:blipFill>
                        <pic:spPr>
                          <a:xfrm rot="16200000">
                            <a:off x="0" y="0"/>
                            <a:ext cx="423545" cy="379095"/>
                          </a:xfrm>
                          <a:prstGeom prst="rect"/>
                          <a:ln cap="flat"/>
                        </pic:spPr>
                      </pic:pic>
                    </a:graphicData>
                  </a:graphic>
                </wp:inline>
              </w:drawing>
            </w:r>
          </w:p>
        </w:tc>
        <w:tc>
          <w:tcPr>
            <w:tcW w:type="dxa" w:w="2741"/>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第一个选中的图片变暗，选</w:t>
            </w:r>
            <w:r>
              <w:rPr>
                <w:color w:val="auto"/>
                <w:position w:val="0"/>
                <w:sz w:val="20"/>
                <w:szCs w:val="20"/>
                <w:rFonts w:ascii="黑体" w:eastAsia="黑体" w:hAnsi="黑体" w:hint="default"/>
              </w:rPr>
              <w:t>中第二张图片的同时两张图</w:t>
            </w:r>
            <w:r>
              <w:rPr>
                <w:color w:val="auto"/>
                <w:position w:val="0"/>
                <w:sz w:val="20"/>
                <w:szCs w:val="20"/>
                <w:rFonts w:ascii="黑体" w:eastAsia="黑体" w:hAnsi="黑体" w:hint="default"/>
              </w:rPr>
              <w:t>片同时消除</w:t>
            </w:r>
          </w:p>
        </w:tc>
        <w:tc>
          <w:tcPr>
            <w:tcW w:type="dxa" w:w="1442"/>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1"/>
              <w:autoSpaceDN w:val="1"/>
            </w:pPr>
            <w:r>
              <w:rPr>
                <w:color w:val="auto"/>
                <w:position w:val="0"/>
                <w:sz w:val="20"/>
                <w:szCs w:val="20"/>
                <w:rFonts w:ascii="黑体" w:eastAsia="黑体" w:hAnsi="黑体" w:hint="default"/>
              </w:rPr>
              <w:t>多次试验与预</w:t>
            </w:r>
            <w:r>
              <w:rPr>
                <w:color w:val="auto"/>
                <w:position w:val="0"/>
                <w:sz w:val="20"/>
                <w:szCs w:val="20"/>
                <w:rFonts w:ascii="黑体" w:eastAsia="黑体" w:hAnsi="黑体" w:hint="default"/>
              </w:rPr>
              <w:t>期结果一致</w:t>
            </w:r>
          </w:p>
        </w:tc>
      </w:tr>
      <w:tr>
        <w:trPr>
          <w:hidden w:val="0"/>
        </w:trPr>
        <w:tc>
          <w:tcPr>
            <w:tcW w:type="dxa" w:w="1584"/>
            <w:vAlign w:val="center"/>
            <w:vMerge/>
          </w:tcPr>
          <w:p/>
        </w:tc>
        <w:tc>
          <w:tcPr>
            <w:tcW w:type="dxa" w:w="1076"/>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3</w:t>
            </w:r>
          </w:p>
        </w:tc>
        <w:tc>
          <w:tcPr>
            <w:tcW w:type="dxa" w:w="2387"/>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依次选中两张图片相同</w:t>
            </w:r>
            <w:r>
              <w:rPr>
                <w:color w:val="auto"/>
                <w:position w:val="0"/>
                <w:sz w:val="20"/>
                <w:szCs w:val="20"/>
                <w:rFonts w:ascii="黑体" w:eastAsia="黑体" w:hAnsi="黑体" w:hint="default"/>
              </w:rPr>
              <w:t>且两张图片之间路径满</w:t>
            </w:r>
            <w:r>
              <w:rPr>
                <w:color w:val="auto"/>
                <w:position w:val="0"/>
                <w:sz w:val="20"/>
                <w:szCs w:val="20"/>
                <w:rFonts w:ascii="黑体" w:eastAsia="黑体" w:hAnsi="黑体" w:hint="default"/>
              </w:rPr>
              <w:t>足</w:t>
            </w:r>
            <w:r>
              <w:rPr>
                <w:sz w:val="20"/>
              </w:rPr>
              <w:drawing>
                <wp:inline distT="0" distB="0" distL="0" distR="0">
                  <wp:extent cx="422910" cy="378460"/>
                  <wp:effectExtent l="0" t="0" r="0" b="0"/>
                  <wp:docPr id="15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Users/Administrator/AppData/Roaming/JisuOffice/ETemp/7952_7660896/image41.png"/>
                          <pic:cNvPicPr>
                            <a:picLocks noChangeAspect="1" noChangeArrowheads="1"/>
                          </pic:cNvPicPr>
                        </pic:nvPicPr>
                        <pic:blipFill>
                          <a:blip r:embed="rId58" cstate="print"/>
                          <a:stretch>
                            <a:fillRect/>
                          </a:stretch>
                        </pic:blipFill>
                        <pic:spPr>
                          <a:xfrm rot="10800000">
                            <a:off x="0" y="0"/>
                            <a:ext cx="423545" cy="379095"/>
                          </a:xfrm>
                          <a:prstGeom prst="rect"/>
                          <a:ln cap="flat"/>
                        </pic:spPr>
                      </pic:pic>
                    </a:graphicData>
                  </a:graphic>
                </wp:inline>
              </w:drawing>
            </w:r>
          </w:p>
        </w:tc>
        <w:tc>
          <w:tcPr>
            <w:tcW w:type="dxa" w:w="2741"/>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第一个选中的图片变暗，选</w:t>
            </w:r>
            <w:r>
              <w:rPr>
                <w:color w:val="auto"/>
                <w:position w:val="0"/>
                <w:sz w:val="20"/>
                <w:szCs w:val="20"/>
                <w:rFonts w:ascii="黑体" w:eastAsia="黑体" w:hAnsi="黑体" w:hint="default"/>
              </w:rPr>
              <w:t>中第二张图片的同时两张图</w:t>
            </w:r>
            <w:r>
              <w:rPr>
                <w:color w:val="auto"/>
                <w:position w:val="0"/>
                <w:sz w:val="20"/>
                <w:szCs w:val="20"/>
                <w:rFonts w:ascii="黑体" w:eastAsia="黑体" w:hAnsi="黑体" w:hint="default"/>
              </w:rPr>
              <w:t>片同时消除</w:t>
            </w:r>
          </w:p>
        </w:tc>
        <w:tc>
          <w:tcPr>
            <w:tcW w:type="dxa" w:w="1442"/>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1"/>
              <w:autoSpaceDN w:val="1"/>
            </w:pPr>
            <w:r>
              <w:rPr>
                <w:color w:val="auto"/>
                <w:position w:val="0"/>
                <w:sz w:val="20"/>
                <w:szCs w:val="20"/>
                <w:rFonts w:ascii="黑体" w:eastAsia="黑体" w:hAnsi="黑体" w:hint="default"/>
              </w:rPr>
              <w:t>多次试验与预</w:t>
            </w:r>
            <w:r>
              <w:rPr>
                <w:color w:val="auto"/>
                <w:position w:val="0"/>
                <w:sz w:val="20"/>
                <w:szCs w:val="20"/>
                <w:rFonts w:ascii="黑体" w:eastAsia="黑体" w:hAnsi="黑体" w:hint="default"/>
              </w:rPr>
              <w:t>期结果一致</w:t>
            </w:r>
          </w:p>
        </w:tc>
      </w:tr>
      <w:tr>
        <w:trPr>
          <w:hidden w:val="0"/>
        </w:trPr>
        <w:tc>
          <w:tcPr>
            <w:tcW w:type="dxa" w:w="1584"/>
            <w:vAlign w:val="center"/>
            <w:vMerge/>
          </w:tcPr>
          <w:p/>
        </w:tc>
        <w:tc>
          <w:tcPr>
            <w:tcW w:type="dxa" w:w="1076"/>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4</w:t>
            </w:r>
          </w:p>
        </w:tc>
        <w:tc>
          <w:tcPr>
            <w:tcW w:type="dxa" w:w="2387"/>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依次选中两张图片相同</w:t>
            </w:r>
            <w:r>
              <w:rPr>
                <w:color w:val="auto"/>
                <w:position w:val="0"/>
                <w:sz w:val="20"/>
                <w:szCs w:val="20"/>
                <w:rFonts w:ascii="黑体" w:eastAsia="黑体" w:hAnsi="黑体" w:hint="default"/>
              </w:rPr>
              <w:t>且两张图片之间路径满</w:t>
            </w:r>
            <w:r>
              <w:rPr>
                <w:color w:val="auto"/>
                <w:position w:val="0"/>
                <w:sz w:val="20"/>
                <w:szCs w:val="20"/>
                <w:rFonts w:ascii="黑体" w:eastAsia="黑体" w:hAnsi="黑体" w:hint="default"/>
              </w:rPr>
              <w:t>足</w:t>
            </w:r>
            <w:r>
              <w:rPr>
                <w:sz w:val="20"/>
              </w:rPr>
              <w:drawing>
                <wp:inline distT="0" distB="0" distL="0" distR="0">
                  <wp:extent cx="422910" cy="378460"/>
                  <wp:effectExtent l="2540" t="0" r="0" b="0"/>
                  <wp:docPr id="15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Users/Administrator/AppData/Roaming/JisuOffice/ETemp/7952_7660896/image41.png"/>
                          <pic:cNvPicPr>
                            <a:picLocks noChangeAspect="1" noChangeArrowheads="1"/>
                          </pic:cNvPicPr>
                        </pic:nvPicPr>
                        <pic:blipFill>
                          <a:blip r:embed="rId59" cstate="print"/>
                          <a:stretch>
                            <a:fillRect/>
                          </a:stretch>
                        </pic:blipFill>
                        <pic:spPr>
                          <a:xfrm rot="5400000">
                            <a:off x="0" y="0"/>
                            <a:ext cx="423545" cy="379095"/>
                          </a:xfrm>
                          <a:prstGeom prst="rect"/>
                          <a:ln cap="flat"/>
                        </pic:spPr>
                      </pic:pic>
                    </a:graphicData>
                  </a:graphic>
                </wp:inline>
              </w:drawing>
            </w:r>
          </w:p>
        </w:tc>
        <w:tc>
          <w:tcPr>
            <w:tcW w:type="dxa" w:w="2741"/>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第一个选中的图片变暗，选</w:t>
            </w:r>
            <w:r>
              <w:rPr>
                <w:color w:val="auto"/>
                <w:position w:val="0"/>
                <w:sz w:val="20"/>
                <w:szCs w:val="20"/>
                <w:rFonts w:ascii="黑体" w:eastAsia="黑体" w:hAnsi="黑体" w:hint="default"/>
              </w:rPr>
              <w:t>中第二张图片的同时两张图</w:t>
            </w:r>
            <w:r>
              <w:rPr>
                <w:color w:val="auto"/>
                <w:position w:val="0"/>
                <w:sz w:val="20"/>
                <w:szCs w:val="20"/>
                <w:rFonts w:ascii="黑体" w:eastAsia="黑体" w:hAnsi="黑体" w:hint="default"/>
              </w:rPr>
              <w:t>片同时消除</w:t>
            </w:r>
          </w:p>
        </w:tc>
        <w:tc>
          <w:tcPr>
            <w:tcW w:type="dxa" w:w="1442"/>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1"/>
              <w:autoSpaceDN w:val="1"/>
            </w:pPr>
            <w:r>
              <w:rPr>
                <w:color w:val="auto"/>
                <w:position w:val="0"/>
                <w:sz w:val="20"/>
                <w:szCs w:val="20"/>
                <w:rFonts w:ascii="黑体" w:eastAsia="黑体" w:hAnsi="黑体" w:hint="default"/>
              </w:rPr>
              <w:t>多次试验与预</w:t>
            </w:r>
            <w:r>
              <w:rPr>
                <w:color w:val="auto"/>
                <w:position w:val="0"/>
                <w:sz w:val="20"/>
                <w:szCs w:val="20"/>
                <w:rFonts w:ascii="黑体" w:eastAsia="黑体" w:hAnsi="黑体" w:hint="default"/>
              </w:rPr>
              <w:t>期结果一致</w:t>
            </w:r>
          </w:p>
        </w:tc>
      </w:tr>
      <w:tr>
        <w:trPr>
          <w:hidden w:val="0"/>
        </w:trPr>
        <w:tc>
          <w:tcPr>
            <w:tcW w:type="dxa" w:w="1584"/>
            <w:vAlign w:val="center"/>
            <w:vMerge/>
          </w:tcPr>
          <w:p/>
        </w:tc>
        <w:tc>
          <w:tcPr>
            <w:tcW w:type="dxa" w:w="1076"/>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1"/>
              <w:autoSpaceDN w:val="1"/>
            </w:pPr>
            <w:r>
              <w:rPr>
                <w:color w:val="auto"/>
                <w:position w:val="0"/>
                <w:sz w:val="20"/>
                <w:szCs w:val="20"/>
                <w:rFonts w:ascii="黑体" w:eastAsia="黑体" w:hAnsi="黑体" w:hint="default"/>
              </w:rPr>
              <w:t>5</w:t>
            </w:r>
          </w:p>
        </w:tc>
        <w:tc>
          <w:tcPr>
            <w:tcW w:type="dxa" w:w="2387"/>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依次选中两张相同图片</w:t>
            </w:r>
            <w:r>
              <w:rPr>
                <w:color w:val="auto"/>
                <w:position w:val="0"/>
                <w:sz w:val="20"/>
                <w:szCs w:val="20"/>
                <w:rFonts w:ascii="黑体" w:eastAsia="黑体" w:hAnsi="黑体" w:hint="default"/>
              </w:rPr>
              <w:t>且均不满足上述用例1、2、</w:t>
            </w:r>
            <w:r>
              <w:rPr>
                <w:color w:val="auto"/>
                <w:position w:val="0"/>
                <w:sz w:val="20"/>
                <w:szCs w:val="20"/>
                <w:rFonts w:ascii="黑体" w:eastAsia="黑体" w:hAnsi="黑体" w:hint="default"/>
              </w:rPr>
              <w:t>3、4的路径要求，即两条</w:t>
            </w:r>
            <w:r>
              <w:rPr>
                <w:color w:val="auto"/>
                <w:position w:val="0"/>
                <w:sz w:val="20"/>
                <w:szCs w:val="20"/>
                <w:rFonts w:ascii="黑体" w:eastAsia="黑体" w:hAnsi="黑体" w:hint="default"/>
              </w:rPr>
              <w:t>直线相连路径不通。</w:t>
            </w:r>
          </w:p>
        </w:tc>
        <w:tc>
          <w:tcPr>
            <w:tcW w:type="dxa" w:w="2741"/>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第一个选中的图片变暗，选</w:t>
            </w:r>
            <w:r>
              <w:rPr>
                <w:color w:val="auto"/>
                <w:position w:val="0"/>
                <w:sz w:val="20"/>
                <w:szCs w:val="20"/>
                <w:rFonts w:ascii="黑体" w:eastAsia="黑体" w:hAnsi="黑体" w:hint="default"/>
              </w:rPr>
              <w:t>中第二张图片的同时第一站</w:t>
            </w:r>
            <w:r>
              <w:rPr>
                <w:color w:val="auto"/>
                <w:position w:val="0"/>
                <w:sz w:val="20"/>
                <w:szCs w:val="20"/>
                <w:rFonts w:ascii="黑体" w:eastAsia="黑体" w:hAnsi="黑体" w:hint="default"/>
              </w:rPr>
              <w:t>图片变亮，第二张图片变暗，</w:t>
            </w:r>
            <w:r>
              <w:rPr>
                <w:color w:val="auto"/>
                <w:position w:val="0"/>
                <w:sz w:val="20"/>
                <w:szCs w:val="20"/>
                <w:rFonts w:ascii="黑体" w:eastAsia="黑体" w:hAnsi="黑体" w:hint="default"/>
              </w:rPr>
              <w:t>且两张图片没有消除</w:t>
            </w:r>
          </w:p>
        </w:tc>
        <w:tc>
          <w:tcPr>
            <w:tcW w:type="dxa" w:w="1442"/>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1"/>
              <w:autoSpaceDN w:val="1"/>
            </w:pPr>
            <w:r>
              <w:rPr>
                <w:color w:val="auto"/>
                <w:position w:val="0"/>
                <w:sz w:val="20"/>
                <w:szCs w:val="20"/>
                <w:rFonts w:ascii="黑体" w:eastAsia="黑体" w:hAnsi="黑体" w:hint="default"/>
              </w:rPr>
              <w:t>多次试验与预</w:t>
            </w:r>
            <w:r>
              <w:rPr>
                <w:color w:val="auto"/>
                <w:position w:val="0"/>
                <w:sz w:val="20"/>
                <w:szCs w:val="20"/>
                <w:rFonts w:ascii="黑体" w:eastAsia="黑体" w:hAnsi="黑体" w:hint="default"/>
              </w:rPr>
              <w:t>期结果一致</w:t>
            </w:r>
          </w:p>
        </w:tc>
      </w:tr>
    </w:tbl>
    <w:p>
      <w:pPr>
        <w:numPr>
          <w:ilvl w:val="0"/>
          <w:numId w:val="0"/>
        </w:numPr>
        <w:jc w:val="left"/>
        <w:spacing w:lineRule="auto" w:line="240" w:before="0" w:after="160"/>
        <w:ind w:left="0" w:hanging="0"/>
        <w:rPr>
          <w:color w:val="auto"/>
          <w:position w:val="0"/>
          <w:sz w:val="24"/>
          <w:szCs w:val="24"/>
          <w:rFonts w:ascii="Times New Roman" w:eastAsia="Times New Roman" w:hAnsi="Times New Roman" w:hint="default"/>
        </w:rPr>
        <w:autoSpaceDE w:val="1"/>
        <w:autoSpaceDN w:val="1"/>
      </w:pPr>
    </w:p>
    <w:p>
      <w:pPr>
        <w:numPr>
          <w:ilvl w:val="0"/>
          <w:numId w:val="0"/>
        </w:numPr>
        <w:jc w:val="left"/>
        <w:spacing w:lineRule="auto" w:line="240" w:before="0" w:after="160"/>
        <w:ind w:left="0" w:hanging="0"/>
        <w:rPr>
          <w:color w:val="auto"/>
          <w:position w:val="0"/>
          <w:sz w:val="24"/>
          <w:szCs w:val="24"/>
          <w:rFonts w:ascii="Times New Roman" w:eastAsia="Times New Roman" w:hAnsi="Times New Roman" w:hint="default"/>
        </w:rPr>
        <w:autoSpaceDE w:val="1"/>
        <w:autoSpaceDN w:val="1"/>
      </w:pPr>
    </w:p>
    <w:p>
      <w:pPr>
        <w:numPr>
          <w:ilvl w:val="0"/>
          <w:numId w:val="0"/>
        </w:numPr>
        <w:jc w:val="left"/>
        <w:spacing w:lineRule="auto" w:line="240" w:before="0" w:after="160"/>
        <w:ind w:left="0" w:hanging="0"/>
        <w:rPr>
          <w:color w:val="auto"/>
          <w:position w:val="0"/>
          <w:sz w:val="24"/>
          <w:szCs w:val="24"/>
          <w:rFonts w:ascii="Times New Roman" w:eastAsia="Times New Roman" w:hAnsi="Times New Roman" w:hint="default"/>
        </w:rPr>
        <w:autoSpaceDE w:val="1"/>
        <w:autoSpaceDN w:val="1"/>
      </w:pPr>
    </w:p>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1"/>
        <w:autoSpaceDN w:val="1"/>
      </w:pPr>
      <w:r>
        <w:rPr>
          <w:color w:val="auto"/>
          <w:position w:val="0"/>
          <w:sz w:val="20"/>
          <w:szCs w:val="20"/>
          <w:rFonts w:ascii="黑体" w:eastAsia="黑体" w:hAnsi="黑体" w:hint="default"/>
        </w:rPr>
        <w:t>续表6</w:t>
      </w:r>
      <w:del w:id="572" w:author="HeYang" w:date="2017-06-03T21:44:00Z">
        <w:r>
          <w:rPr>
            <w:color w:val="auto"/>
            <w:position w:val="0"/>
            <w:sz w:val="20"/>
            <w:szCs w:val="20"/>
            <w:rFonts w:ascii="黑体" w:eastAsia="黑体" w:hAnsi="黑体" w:hint="default"/>
          </w:rPr>
          <w:delText>－</w:delText>
        </w:r>
      </w:del>
      <w:ins w:id="573" w:author="HeYang" w:date="2017-06-03T21:44:00Z">
        <w:r>
          <w:rPr>
            <w:color w:val="auto"/>
            <w:position w:val="0"/>
            <w:sz w:val="20"/>
            <w:szCs w:val="20"/>
            <w:rFonts w:ascii="黑体" w:eastAsia="黑体" w:hAnsi="黑体" w:hint="default"/>
          </w:rPr>
          <w:t>-</w:t>
        </w:r>
      </w:ins>
      <w:r>
        <w:rPr>
          <w:color w:val="auto"/>
          <w:position w:val="0"/>
          <w:sz w:val="20"/>
          <w:szCs w:val="20"/>
          <w:rFonts w:ascii="黑体" w:eastAsia="黑体" w:hAnsi="黑体" w:hint="default"/>
        </w:rPr>
        <w:t>1</w:t>
      </w:r>
    </w:p>
    <w:tbl>
      <w:tblID w:val="0"/>
      <w:tblPr>
        <w:tblStyle w:val="PO38"/>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8" w:type="dxa"/>
          <w:top w:w="0" w:type="dxa"/>
          <w:right w:w="108" w:type="dxa"/>
          <w:bottom w:w="0" w:type="dxa"/>
        </w:tblCellMar>
        <w:tblW w:w="9230" w:type="dxa"/>
        <w:jc w:val="center"/>
        <w:tblLook w:val="000000" w:firstRow="0" w:lastRow="0" w:firstColumn="0" w:lastColumn="0" w:noHBand="0" w:noVBand="0"/>
        <w:tblLayout w:type="fixed"/>
      </w:tblPr>
      <w:tblGrid>
        <w:gridCol w:w="1584"/>
        <w:gridCol w:w="1076"/>
        <w:gridCol w:w="2387"/>
        <w:gridCol w:w="2741"/>
        <w:gridCol w:w="1442"/>
      </w:tblGrid>
      <w:tr>
        <w:trPr>
          <w:hidden w:val="0"/>
        </w:trPr>
        <w:tc>
          <w:tcPr>
            <w:tcW w:type="dxa" w:w="1584"/>
            <w:vAlign w:val="center"/>
          </w:tcPr>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color w:val="auto"/>
                <w:position w:val="0"/>
                <w:sz w:val="20"/>
                <w:szCs w:val="20"/>
                <w:rFonts w:ascii="Times New Roman" w:eastAsia="黑体" w:hAnsi="黑体" w:hint="default"/>
              </w:rPr>
              <w:t>测试项</w:t>
            </w:r>
          </w:p>
        </w:tc>
        <w:tc>
          <w:tcPr>
            <w:tcW w:type="dxa" w:w="1076"/>
            <w:vAlign w:val="center"/>
          </w:tcPr>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color w:val="auto"/>
                <w:position w:val="0"/>
                <w:sz w:val="20"/>
                <w:szCs w:val="20"/>
                <w:rFonts w:ascii="Times New Roman" w:eastAsia="黑体" w:hAnsi="黑体" w:hint="default"/>
              </w:rPr>
              <w:t>用例编号</w:t>
            </w:r>
          </w:p>
        </w:tc>
        <w:tc>
          <w:tcPr>
            <w:tcW w:type="dxa" w:w="2387"/>
            <w:vAlign w:val="center"/>
          </w:tcPr>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color w:val="auto"/>
                <w:position w:val="0"/>
                <w:sz w:val="20"/>
                <w:szCs w:val="20"/>
                <w:rFonts w:ascii="Times New Roman" w:eastAsia="黑体" w:hAnsi="黑体" w:hint="default"/>
              </w:rPr>
              <w:t>操作步骤</w:t>
            </w:r>
          </w:p>
        </w:tc>
        <w:tc>
          <w:tcPr>
            <w:tcW w:type="dxa" w:w="2741"/>
            <w:vAlign w:val="center"/>
          </w:tcPr>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color w:val="auto"/>
                <w:position w:val="0"/>
                <w:sz w:val="20"/>
                <w:szCs w:val="20"/>
                <w:rFonts w:ascii="Times New Roman" w:eastAsia="黑体" w:hAnsi="黑体" w:hint="default"/>
              </w:rPr>
              <w:t>预期结果</w:t>
            </w:r>
          </w:p>
        </w:tc>
        <w:tc>
          <w:tcPr>
            <w:tcW w:type="dxa" w:w="1442"/>
            <w:vAlign w:val="center"/>
          </w:tcPr>
          <w:p>
            <w:pPr>
              <w:numPr>
                <w:ilvl w:val="0"/>
                <w:numId w:val="0"/>
              </w:numPr>
              <w:jc w:val="left"/>
              <w:spacing w:lineRule="auto" w:line="240" w:before="0" w:after="160"/>
              <w:ind w:right="0" w:firstLine="0"/>
              <w:rPr>
                <w:color w:val="auto"/>
                <w:position w:val="0"/>
                <w:sz w:val="20"/>
                <w:szCs w:val="20"/>
                <w:rFonts w:ascii="Times New Roman" w:eastAsia="黑体" w:hAnsi="黑体" w:hint="default"/>
              </w:rPr>
              <w:autoSpaceDE w:val="1"/>
              <w:autoSpaceDN w:val="1"/>
            </w:pPr>
            <w:r>
              <w:rPr>
                <w:color w:val="auto"/>
                <w:position w:val="0"/>
                <w:sz w:val="20"/>
                <w:szCs w:val="20"/>
                <w:rFonts w:ascii="Times New Roman" w:eastAsia="黑体" w:hAnsi="黑体" w:hint="default"/>
              </w:rPr>
              <w:t>测试结果</w:t>
            </w:r>
          </w:p>
        </w:tc>
      </w:tr>
      <w:tr>
        <w:trPr>
          <w:hidden w:val="0"/>
        </w:trPr>
        <w:tc>
          <w:tcPr>
            <w:tcW w:type="dxa" w:w="1584"/>
            <w:vAlign w:val="center"/>
          </w:tcPr>
          <w:p>
            <w:pPr>
              <w:numPr>
                <w:ilvl w:val="0"/>
                <w:numId w:val="0"/>
              </w:numPr>
              <w:jc w:val="left"/>
              <w:spacing w:lineRule="auto" w:line="240" w:before="0" w:after="160"/>
              <w:ind w:right="0" w:firstLine="0"/>
              <w:rPr>
                <w:color w:val="auto"/>
                <w:position w:val="0"/>
                <w:sz w:val="20"/>
                <w:szCs w:val="20"/>
                <w:rFonts w:ascii="Times New Roman" w:eastAsia="Times New Roman" w:hAnsi="Times New Roman" w:hint="default"/>
              </w:rPr>
              <w:autoSpaceDE w:val="0"/>
              <w:autoSpaceDN w:val="0"/>
            </w:pPr>
          </w:p>
        </w:tc>
        <w:tc>
          <w:tcPr>
            <w:tcW w:type="dxa" w:w="1076"/>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1"/>
              <w:autoSpaceDN w:val="1"/>
            </w:pPr>
            <w:r>
              <w:rPr>
                <w:color w:val="auto"/>
                <w:position w:val="0"/>
                <w:sz w:val="20"/>
                <w:szCs w:val="20"/>
                <w:rFonts w:ascii="黑体" w:eastAsia="黑体" w:hAnsi="黑体" w:hint="default"/>
              </w:rPr>
              <w:t>6</w:t>
            </w:r>
          </w:p>
        </w:tc>
        <w:tc>
          <w:tcPr>
            <w:tcW w:type="dxa" w:w="2387"/>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依次选中两张不同图片</w:t>
            </w:r>
            <w:r>
              <w:rPr>
                <w:color w:val="auto"/>
                <w:position w:val="0"/>
                <w:sz w:val="20"/>
                <w:szCs w:val="20"/>
                <w:rFonts w:ascii="黑体" w:eastAsia="黑体" w:hAnsi="黑体" w:hint="default"/>
              </w:rPr>
              <w:t>且均不满足上述用例1、2、</w:t>
            </w:r>
            <w:r>
              <w:rPr>
                <w:color w:val="auto"/>
                <w:position w:val="0"/>
                <w:sz w:val="20"/>
                <w:szCs w:val="20"/>
                <w:rFonts w:ascii="黑体" w:eastAsia="黑体" w:hAnsi="黑体" w:hint="default"/>
              </w:rPr>
              <w:t>3、4的路径要求，即两条</w:t>
            </w:r>
            <w:r>
              <w:rPr>
                <w:color w:val="auto"/>
                <w:position w:val="0"/>
                <w:sz w:val="20"/>
                <w:szCs w:val="20"/>
                <w:rFonts w:ascii="黑体" w:eastAsia="黑体" w:hAnsi="黑体" w:hint="default"/>
              </w:rPr>
              <w:t>直线相连路径不通。</w:t>
            </w:r>
          </w:p>
        </w:tc>
        <w:tc>
          <w:tcPr>
            <w:tcW w:type="dxa" w:w="2741"/>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第一个选中的图片变暗，选</w:t>
            </w:r>
            <w:r>
              <w:rPr>
                <w:color w:val="auto"/>
                <w:position w:val="0"/>
                <w:sz w:val="20"/>
                <w:szCs w:val="20"/>
                <w:rFonts w:ascii="黑体" w:eastAsia="黑体" w:hAnsi="黑体" w:hint="default"/>
              </w:rPr>
              <w:t>中第二张图片的同时第一站</w:t>
            </w:r>
            <w:r>
              <w:rPr>
                <w:color w:val="auto"/>
                <w:position w:val="0"/>
                <w:sz w:val="20"/>
                <w:szCs w:val="20"/>
                <w:rFonts w:ascii="黑体" w:eastAsia="黑体" w:hAnsi="黑体" w:hint="default"/>
              </w:rPr>
              <w:t>图片变亮，第二张图片变暗，</w:t>
            </w:r>
            <w:r>
              <w:rPr>
                <w:color w:val="auto"/>
                <w:position w:val="0"/>
                <w:sz w:val="20"/>
                <w:szCs w:val="20"/>
                <w:rFonts w:ascii="黑体" w:eastAsia="黑体" w:hAnsi="黑体" w:hint="default"/>
              </w:rPr>
              <w:t>且两张图片没有消除</w:t>
            </w:r>
          </w:p>
        </w:tc>
        <w:tc>
          <w:tcPr>
            <w:tcW w:type="dxa" w:w="1442"/>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1"/>
              <w:autoSpaceDN w:val="1"/>
            </w:pPr>
            <w:r>
              <w:rPr>
                <w:color w:val="auto"/>
                <w:position w:val="0"/>
                <w:sz w:val="20"/>
                <w:szCs w:val="20"/>
                <w:rFonts w:ascii="黑体" w:eastAsia="黑体" w:hAnsi="黑体" w:hint="default"/>
              </w:rPr>
              <w:t>多次试验与预</w:t>
            </w:r>
            <w:r>
              <w:rPr>
                <w:color w:val="auto"/>
                <w:position w:val="0"/>
                <w:sz w:val="20"/>
                <w:szCs w:val="20"/>
                <w:rFonts w:ascii="黑体" w:eastAsia="黑体" w:hAnsi="黑体" w:hint="default"/>
              </w:rPr>
              <w:t>期结果一致</w:t>
            </w:r>
          </w:p>
        </w:tc>
      </w:tr>
      <w:tr>
        <w:trPr>
          <w:hidden w:val="0"/>
        </w:trPr>
        <w:tc>
          <w:tcPr>
            <w:tcW w:type="dxa" w:w="1584"/>
            <w:vAlign w:val="center"/>
            <w:vMerge w:val="restart"/>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p>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p>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p>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p>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p>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p>
          <w:p>
            <w:pPr>
              <w:numPr>
                <w:ilvl w:val="0"/>
                <w:numId w:val="0"/>
              </w:numPr>
              <w:jc w:val="left"/>
              <w:spacing w:lineRule="auto" w:line="240" w:before="0" w:after="160"/>
              <w:ind w:right="0" w:firstLine="0"/>
              <w:rPr>
                <w:color w:val="auto"/>
                <w:position w:val="0"/>
                <w:sz w:val="20"/>
                <w:szCs w:val="20"/>
                <w:rFonts w:ascii="Times New Roman" w:eastAsia="Times New Roman" w:hAnsi="Times New Roman" w:hint="default"/>
              </w:rPr>
              <w:autoSpaceDE w:val="0"/>
              <w:autoSpaceDN w:val="0"/>
            </w:pPr>
            <w:r>
              <w:rPr>
                <w:color w:val="auto"/>
                <w:position w:val="0"/>
                <w:sz w:val="20"/>
                <w:szCs w:val="20"/>
                <w:rFonts w:ascii="黑体" w:eastAsia="黑体" w:hAnsi="黑体" w:hint="default"/>
              </w:rPr>
              <w:t>游戏功能</w:t>
            </w:r>
            <w:del w:id="574" w:author="HeYang" w:date="2017-06-03T21:44:00Z">
              <w:r>
                <w:rPr>
                  <w:color w:val="auto"/>
                  <w:position w:val="0"/>
                  <w:sz w:val="20"/>
                  <w:szCs w:val="20"/>
                  <w:rFonts w:ascii="黑体" w:eastAsia="黑体" w:hAnsi="黑体" w:hint="default"/>
                </w:rPr>
                <w:delText>－</w:delText>
              </w:r>
            </w:del>
            <w:ins w:id="575" w:author="HeYang" w:date="2017-06-03T21:44:00Z">
              <w:r>
                <w:rPr>
                  <w:color w:val="auto"/>
                  <w:position w:val="0"/>
                  <w:sz w:val="20"/>
                  <w:szCs w:val="20"/>
                  <w:rFonts w:ascii="黑体" w:eastAsia="黑体" w:hAnsi="黑体" w:hint="default"/>
                </w:rPr>
                <w:t>-</w:t>
              </w:r>
            </w:ins>
            <w:r>
              <w:rPr>
                <w:color w:val="auto"/>
                <w:position w:val="0"/>
                <w:sz w:val="20"/>
                <w:szCs w:val="20"/>
                <w:rFonts w:ascii="黑体" w:eastAsia="黑体" w:hAnsi="黑体" w:hint="default"/>
              </w:rPr>
              <w:t>消除</w:t>
            </w:r>
            <w:r>
              <w:rPr>
                <w:color w:val="auto"/>
                <w:position w:val="0"/>
                <w:sz w:val="20"/>
                <w:szCs w:val="20"/>
                <w:rFonts w:ascii="黑体" w:eastAsia="黑体" w:hAnsi="黑体" w:hint="default"/>
              </w:rPr>
              <w:t>功能</w:t>
            </w:r>
            <w:del w:id="576" w:author="HeYang" w:date="2017-06-03T21:44:00Z">
              <w:r>
                <w:rPr>
                  <w:color w:val="auto"/>
                  <w:position w:val="0"/>
                  <w:sz w:val="20"/>
                  <w:szCs w:val="20"/>
                  <w:rFonts w:ascii="黑体" w:eastAsia="黑体" w:hAnsi="黑体" w:hint="default"/>
                </w:rPr>
                <w:delText>－</w:delText>
              </w:r>
            </w:del>
            <w:ins w:id="577" w:author="HeYang" w:date="2017-06-03T21:44:00Z">
              <w:r>
                <w:rPr>
                  <w:color w:val="auto"/>
                  <w:position w:val="0"/>
                  <w:sz w:val="20"/>
                  <w:szCs w:val="20"/>
                  <w:rFonts w:ascii="黑体" w:eastAsia="黑体" w:hAnsi="黑体" w:hint="default"/>
                </w:rPr>
                <w:t>-</w:t>
              </w:r>
            </w:ins>
            <w:r>
              <w:rPr>
                <w:color w:val="auto"/>
                <w:position w:val="0"/>
                <w:sz w:val="20"/>
                <w:szCs w:val="20"/>
                <w:rFonts w:ascii="黑体" w:eastAsia="黑体" w:hAnsi="黑体" w:hint="default"/>
              </w:rPr>
              <w:t>两条直线</w:t>
            </w:r>
            <w:r>
              <w:rPr>
                <w:color w:val="auto"/>
                <w:position w:val="0"/>
                <w:sz w:val="20"/>
                <w:szCs w:val="20"/>
                <w:rFonts w:ascii="黑体" w:eastAsia="黑体" w:hAnsi="黑体" w:hint="default"/>
              </w:rPr>
              <w:t>路径</w:t>
            </w:r>
          </w:p>
        </w:tc>
        <w:tc>
          <w:tcPr>
            <w:tcW w:type="dxa" w:w="1076"/>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7</w:t>
            </w:r>
          </w:p>
        </w:tc>
        <w:tc>
          <w:tcPr>
            <w:tcW w:type="dxa" w:w="2387"/>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依次选中两张不同图片</w:t>
            </w:r>
            <w:r>
              <w:rPr>
                <w:color w:val="auto"/>
                <w:position w:val="0"/>
                <w:sz w:val="20"/>
                <w:szCs w:val="20"/>
                <w:rFonts w:ascii="黑体" w:eastAsia="黑体" w:hAnsi="黑体" w:hint="default"/>
              </w:rPr>
              <w:t>且满足</w:t>
            </w:r>
            <w:r>
              <w:rPr>
                <w:sz w:val="20"/>
              </w:rPr>
              <w:drawing>
                <wp:inline distT="0" distB="0" distL="0" distR="0">
                  <wp:extent cx="422910" cy="378460"/>
                  <wp:effectExtent l="0" t="0" r="0" b="0"/>
                  <wp:docPr id="17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Users/Administrator/AppData/Roaming/JisuOffice/ETemp/7952_7660896/image41.png"/>
                          <pic:cNvPicPr>
                            <a:picLocks noChangeAspect="1" noChangeArrowheads="1"/>
                          </pic:cNvPicPr>
                        </pic:nvPicPr>
                        <pic:blipFill>
                          <a:blip r:embed="rId60" cstate="print"/>
                          <a:stretch>
                            <a:fillRect/>
                          </a:stretch>
                        </pic:blipFill>
                        <pic:spPr>
                          <a:xfrm>
                            <a:off x="0" y="0"/>
                            <a:ext cx="423545" cy="379095"/>
                          </a:xfrm>
                          <a:prstGeom prst="rect"/>
                          <a:ln cap="flat"/>
                        </pic:spPr>
                      </pic:pic>
                    </a:graphicData>
                  </a:graphic>
                </wp:inline>
              </w:drawing>
            </w:r>
          </w:p>
        </w:tc>
        <w:tc>
          <w:tcPr>
            <w:tcW w:type="dxa" w:w="2741"/>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第一个选中的图片变暗，选</w:t>
            </w:r>
            <w:r>
              <w:rPr>
                <w:color w:val="auto"/>
                <w:position w:val="0"/>
                <w:sz w:val="20"/>
                <w:szCs w:val="20"/>
                <w:rFonts w:ascii="黑体" w:eastAsia="黑体" w:hAnsi="黑体" w:hint="default"/>
              </w:rPr>
              <w:t>中第二张图片的同时第一站</w:t>
            </w:r>
            <w:r>
              <w:rPr>
                <w:color w:val="auto"/>
                <w:position w:val="0"/>
                <w:sz w:val="20"/>
                <w:szCs w:val="20"/>
                <w:rFonts w:ascii="黑体" w:eastAsia="黑体" w:hAnsi="黑体" w:hint="default"/>
              </w:rPr>
              <w:t>图片变亮，第二张图片变暗，</w:t>
            </w:r>
            <w:r>
              <w:rPr>
                <w:color w:val="auto"/>
                <w:position w:val="0"/>
                <w:sz w:val="20"/>
                <w:szCs w:val="20"/>
                <w:rFonts w:ascii="黑体" w:eastAsia="黑体" w:hAnsi="黑体" w:hint="default"/>
              </w:rPr>
              <w:t>且两张图片没有消除</w:t>
            </w:r>
          </w:p>
        </w:tc>
        <w:tc>
          <w:tcPr>
            <w:tcW w:type="dxa" w:w="1442"/>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1"/>
              <w:autoSpaceDN w:val="1"/>
            </w:pPr>
            <w:r>
              <w:rPr>
                <w:color w:val="auto"/>
                <w:position w:val="0"/>
                <w:sz w:val="20"/>
                <w:szCs w:val="20"/>
                <w:rFonts w:ascii="黑体" w:eastAsia="黑体" w:hAnsi="黑体" w:hint="default"/>
              </w:rPr>
              <w:t>多次试验与预</w:t>
            </w:r>
            <w:r>
              <w:rPr>
                <w:color w:val="auto"/>
                <w:position w:val="0"/>
                <w:sz w:val="20"/>
                <w:szCs w:val="20"/>
                <w:rFonts w:ascii="黑体" w:eastAsia="黑体" w:hAnsi="黑体" w:hint="default"/>
              </w:rPr>
              <w:t>期结果一致</w:t>
            </w:r>
          </w:p>
        </w:tc>
      </w:tr>
      <w:tr>
        <w:trPr>
          <w:hidden w:val="0"/>
        </w:trPr>
        <w:tc>
          <w:tcPr>
            <w:tcW w:type="dxa" w:w="1584"/>
            <w:vAlign w:val="center"/>
            <w:vMerge/>
          </w:tcPr>
          <w:p/>
        </w:tc>
        <w:tc>
          <w:tcPr>
            <w:tcW w:type="dxa" w:w="1076"/>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8</w:t>
            </w:r>
          </w:p>
        </w:tc>
        <w:tc>
          <w:tcPr>
            <w:tcW w:type="dxa" w:w="2387"/>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依次选中两张不同图片</w:t>
            </w:r>
            <w:r>
              <w:rPr>
                <w:color w:val="auto"/>
                <w:position w:val="0"/>
                <w:sz w:val="20"/>
                <w:szCs w:val="20"/>
                <w:rFonts w:ascii="黑体" w:eastAsia="黑体" w:hAnsi="黑体" w:hint="default"/>
              </w:rPr>
              <w:t>且满足</w:t>
            </w:r>
            <w:r>
              <w:rPr>
                <w:sz w:val="20"/>
              </w:rPr>
              <w:drawing>
                <wp:inline distT="0" distB="0" distL="0" distR="0">
                  <wp:extent cx="422910" cy="378460"/>
                  <wp:effectExtent l="2540" t="0" r="0" b="0"/>
                  <wp:docPr id="17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Users/Administrator/AppData/Roaming/JisuOffice/ETemp/7952_7660896/image41.png"/>
                          <pic:cNvPicPr>
                            <a:picLocks noChangeAspect="1" noChangeArrowheads="1"/>
                          </pic:cNvPicPr>
                        </pic:nvPicPr>
                        <pic:blipFill>
                          <a:blip r:embed="rId61" cstate="print"/>
                          <a:stretch>
                            <a:fillRect/>
                          </a:stretch>
                        </pic:blipFill>
                        <pic:spPr>
                          <a:xfrm rot="16200000">
                            <a:off x="0" y="0"/>
                            <a:ext cx="423545" cy="379095"/>
                          </a:xfrm>
                          <a:prstGeom prst="rect"/>
                          <a:ln cap="flat"/>
                        </pic:spPr>
                      </pic:pic>
                    </a:graphicData>
                  </a:graphic>
                </wp:inline>
              </w:drawing>
            </w:r>
          </w:p>
        </w:tc>
        <w:tc>
          <w:tcPr>
            <w:tcW w:type="dxa" w:w="2741"/>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第一个选中的图片变暗，选</w:t>
            </w:r>
            <w:r>
              <w:rPr>
                <w:color w:val="auto"/>
                <w:position w:val="0"/>
                <w:sz w:val="20"/>
                <w:szCs w:val="20"/>
                <w:rFonts w:ascii="黑体" w:eastAsia="黑体" w:hAnsi="黑体" w:hint="default"/>
              </w:rPr>
              <w:t>中第二张图片的同时第一站</w:t>
            </w:r>
            <w:r>
              <w:rPr>
                <w:color w:val="auto"/>
                <w:position w:val="0"/>
                <w:sz w:val="20"/>
                <w:szCs w:val="20"/>
                <w:rFonts w:ascii="黑体" w:eastAsia="黑体" w:hAnsi="黑体" w:hint="default"/>
              </w:rPr>
              <w:t>图片变亮，第二张图片变暗，</w:t>
            </w:r>
            <w:r>
              <w:rPr>
                <w:color w:val="auto"/>
                <w:position w:val="0"/>
                <w:sz w:val="20"/>
                <w:szCs w:val="20"/>
                <w:rFonts w:ascii="黑体" w:eastAsia="黑体" w:hAnsi="黑体" w:hint="default"/>
              </w:rPr>
              <w:t>且两张图片没有消除</w:t>
            </w:r>
          </w:p>
        </w:tc>
        <w:tc>
          <w:tcPr>
            <w:tcW w:type="dxa" w:w="1442"/>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1"/>
              <w:autoSpaceDN w:val="1"/>
            </w:pPr>
            <w:r>
              <w:rPr>
                <w:color w:val="auto"/>
                <w:position w:val="0"/>
                <w:sz w:val="20"/>
                <w:szCs w:val="20"/>
                <w:rFonts w:ascii="黑体" w:eastAsia="黑体" w:hAnsi="黑体" w:hint="default"/>
              </w:rPr>
              <w:t>多次试验与预</w:t>
            </w:r>
            <w:r>
              <w:rPr>
                <w:color w:val="auto"/>
                <w:position w:val="0"/>
                <w:sz w:val="20"/>
                <w:szCs w:val="20"/>
                <w:rFonts w:ascii="黑体" w:eastAsia="黑体" w:hAnsi="黑体" w:hint="default"/>
              </w:rPr>
              <w:t>期结果一致</w:t>
            </w:r>
          </w:p>
        </w:tc>
      </w:tr>
      <w:tr>
        <w:trPr>
          <w:hidden w:val="0"/>
        </w:trPr>
        <w:tc>
          <w:tcPr>
            <w:tcW w:type="dxa" w:w="1584"/>
            <w:vAlign w:val="center"/>
            <w:vMerge/>
          </w:tcPr>
          <w:p/>
        </w:tc>
        <w:tc>
          <w:tcPr>
            <w:tcW w:type="dxa" w:w="1076"/>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9</w:t>
            </w:r>
          </w:p>
        </w:tc>
        <w:tc>
          <w:tcPr>
            <w:tcW w:type="dxa" w:w="2387"/>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依次选中两张不同图片</w:t>
            </w:r>
            <w:r>
              <w:rPr>
                <w:color w:val="auto"/>
                <w:position w:val="0"/>
                <w:sz w:val="20"/>
                <w:szCs w:val="20"/>
                <w:rFonts w:ascii="黑体" w:eastAsia="黑体" w:hAnsi="黑体" w:hint="default"/>
              </w:rPr>
              <w:t>且满足</w:t>
            </w:r>
            <w:r>
              <w:rPr>
                <w:sz w:val="20"/>
              </w:rPr>
              <w:drawing>
                <wp:inline distT="0" distB="0" distL="0" distR="0">
                  <wp:extent cx="422910" cy="378460"/>
                  <wp:effectExtent l="0" t="0" r="0" b="0"/>
                  <wp:docPr id="17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Users/Administrator/AppData/Roaming/JisuOffice/ETemp/7952_7660896/image41.png"/>
                          <pic:cNvPicPr>
                            <a:picLocks noChangeAspect="1" noChangeArrowheads="1"/>
                          </pic:cNvPicPr>
                        </pic:nvPicPr>
                        <pic:blipFill>
                          <a:blip r:embed="rId62" cstate="print"/>
                          <a:stretch>
                            <a:fillRect/>
                          </a:stretch>
                        </pic:blipFill>
                        <pic:spPr>
                          <a:xfrm rot="10800000">
                            <a:off x="0" y="0"/>
                            <a:ext cx="423545" cy="379095"/>
                          </a:xfrm>
                          <a:prstGeom prst="rect"/>
                          <a:ln cap="flat"/>
                        </pic:spPr>
                      </pic:pic>
                    </a:graphicData>
                  </a:graphic>
                </wp:inline>
              </w:drawing>
            </w:r>
          </w:p>
        </w:tc>
        <w:tc>
          <w:tcPr>
            <w:tcW w:type="dxa" w:w="2741"/>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第一个选中的图片变暗，选</w:t>
            </w:r>
            <w:r>
              <w:rPr>
                <w:color w:val="auto"/>
                <w:position w:val="0"/>
                <w:sz w:val="20"/>
                <w:szCs w:val="20"/>
                <w:rFonts w:ascii="黑体" w:eastAsia="黑体" w:hAnsi="黑体" w:hint="default"/>
              </w:rPr>
              <w:t>中第二张图片的同时第一站</w:t>
            </w:r>
            <w:r>
              <w:rPr>
                <w:color w:val="auto"/>
                <w:position w:val="0"/>
                <w:sz w:val="20"/>
                <w:szCs w:val="20"/>
                <w:rFonts w:ascii="黑体" w:eastAsia="黑体" w:hAnsi="黑体" w:hint="default"/>
              </w:rPr>
              <w:t>图片变亮，第二张图片变暗，</w:t>
            </w:r>
            <w:r>
              <w:rPr>
                <w:color w:val="auto"/>
                <w:position w:val="0"/>
                <w:sz w:val="20"/>
                <w:szCs w:val="20"/>
                <w:rFonts w:ascii="黑体" w:eastAsia="黑体" w:hAnsi="黑体" w:hint="default"/>
              </w:rPr>
              <w:t>且两张图片没有消除</w:t>
            </w:r>
          </w:p>
        </w:tc>
        <w:tc>
          <w:tcPr>
            <w:tcW w:type="dxa" w:w="1442"/>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1"/>
              <w:autoSpaceDN w:val="1"/>
            </w:pPr>
            <w:r>
              <w:rPr>
                <w:color w:val="auto"/>
                <w:position w:val="0"/>
                <w:sz w:val="20"/>
                <w:szCs w:val="20"/>
                <w:rFonts w:ascii="黑体" w:eastAsia="黑体" w:hAnsi="黑体" w:hint="default"/>
              </w:rPr>
              <w:t>多次试验与预</w:t>
            </w:r>
            <w:r>
              <w:rPr>
                <w:color w:val="auto"/>
                <w:position w:val="0"/>
                <w:sz w:val="20"/>
                <w:szCs w:val="20"/>
                <w:rFonts w:ascii="黑体" w:eastAsia="黑体" w:hAnsi="黑体" w:hint="default"/>
              </w:rPr>
              <w:t>期结果一致</w:t>
            </w:r>
          </w:p>
        </w:tc>
      </w:tr>
      <w:tr>
        <w:trPr>
          <w:hidden w:val="0"/>
        </w:trPr>
        <w:tc>
          <w:tcPr>
            <w:tcW w:type="dxa" w:w="1584"/>
            <w:vAlign w:val="center"/>
            <w:vMerge/>
          </w:tcPr>
          <w:p/>
        </w:tc>
        <w:tc>
          <w:tcPr>
            <w:tcW w:type="dxa" w:w="1076"/>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10</w:t>
            </w:r>
          </w:p>
        </w:tc>
        <w:tc>
          <w:tcPr>
            <w:tcW w:type="dxa" w:w="2387"/>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依次选中两张不同图片</w:t>
            </w:r>
            <w:r>
              <w:rPr>
                <w:color w:val="auto"/>
                <w:position w:val="0"/>
                <w:sz w:val="20"/>
                <w:szCs w:val="20"/>
                <w:rFonts w:ascii="黑体" w:eastAsia="黑体" w:hAnsi="黑体" w:hint="default"/>
              </w:rPr>
              <w:t>且满足</w:t>
            </w:r>
            <w:r>
              <w:rPr>
                <w:sz w:val="20"/>
              </w:rPr>
              <w:drawing>
                <wp:inline distT="0" distB="0" distL="0" distR="0">
                  <wp:extent cx="422910" cy="378460"/>
                  <wp:effectExtent l="2540" t="0" r="0" b="0"/>
                  <wp:docPr id="176"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Users/Administrator/AppData/Roaming/JisuOffice/ETemp/7952_7660896/image41.png"/>
                          <pic:cNvPicPr>
                            <a:picLocks noChangeAspect="1" noChangeArrowheads="1"/>
                          </pic:cNvPicPr>
                        </pic:nvPicPr>
                        <pic:blipFill>
                          <a:blip r:embed="rId63" cstate="print"/>
                          <a:stretch>
                            <a:fillRect/>
                          </a:stretch>
                        </pic:blipFill>
                        <pic:spPr>
                          <a:xfrm rot="5400000">
                            <a:off x="0" y="0"/>
                            <a:ext cx="423545" cy="379095"/>
                          </a:xfrm>
                          <a:prstGeom prst="rect"/>
                          <a:ln cap="flat"/>
                        </pic:spPr>
                      </pic:pic>
                    </a:graphicData>
                  </a:graphic>
                </wp:inline>
              </w:drawing>
            </w:r>
          </w:p>
        </w:tc>
        <w:tc>
          <w:tcPr>
            <w:tcW w:type="dxa" w:w="2741"/>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第一个选中的图片变暗，选</w:t>
            </w:r>
            <w:r>
              <w:rPr>
                <w:color w:val="auto"/>
                <w:position w:val="0"/>
                <w:sz w:val="20"/>
                <w:szCs w:val="20"/>
                <w:rFonts w:ascii="黑体" w:eastAsia="黑体" w:hAnsi="黑体" w:hint="default"/>
              </w:rPr>
              <w:t>中第二张图片的同时第一站</w:t>
            </w:r>
            <w:r>
              <w:rPr>
                <w:color w:val="auto"/>
                <w:position w:val="0"/>
                <w:sz w:val="20"/>
                <w:szCs w:val="20"/>
                <w:rFonts w:ascii="黑体" w:eastAsia="黑体" w:hAnsi="黑体" w:hint="default"/>
              </w:rPr>
              <w:t>图片变亮，第二张图片变暗，</w:t>
            </w:r>
            <w:r>
              <w:rPr>
                <w:color w:val="auto"/>
                <w:position w:val="0"/>
                <w:sz w:val="20"/>
                <w:szCs w:val="20"/>
                <w:rFonts w:ascii="黑体" w:eastAsia="黑体" w:hAnsi="黑体" w:hint="default"/>
              </w:rPr>
              <w:t>且两张图片没有消除</w:t>
            </w:r>
          </w:p>
        </w:tc>
        <w:tc>
          <w:tcPr>
            <w:tcW w:type="dxa" w:w="1442"/>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1"/>
              <w:autoSpaceDN w:val="1"/>
            </w:pPr>
            <w:r>
              <w:rPr>
                <w:color w:val="auto"/>
                <w:position w:val="0"/>
                <w:sz w:val="20"/>
                <w:szCs w:val="20"/>
                <w:rFonts w:ascii="黑体" w:eastAsia="黑体" w:hAnsi="黑体" w:hint="default"/>
              </w:rPr>
              <w:t>多次试验与预</w:t>
            </w:r>
            <w:r>
              <w:rPr>
                <w:color w:val="auto"/>
                <w:position w:val="0"/>
                <w:sz w:val="20"/>
                <w:szCs w:val="20"/>
                <w:rFonts w:ascii="黑体" w:eastAsia="黑体" w:hAnsi="黑体" w:hint="default"/>
              </w:rPr>
              <w:t>期结果一致</w:t>
            </w:r>
          </w:p>
        </w:tc>
      </w:tr>
      <w:tr>
        <w:trPr>
          <w:hidden w:val="0"/>
        </w:trPr>
        <w:tc>
          <w:tcPr>
            <w:tcW w:type="dxa" w:w="1584"/>
            <w:vAlign w:val="center"/>
            <w:vMerge w:val="restart"/>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游戏功能</w:t>
            </w:r>
            <w:del w:id="578" w:author="HeYang" w:date="2017-06-03T21:44:00Z">
              <w:r>
                <w:rPr>
                  <w:color w:val="auto"/>
                  <w:position w:val="0"/>
                  <w:sz w:val="20"/>
                  <w:szCs w:val="20"/>
                  <w:rFonts w:ascii="黑体" w:eastAsia="黑体" w:hAnsi="黑体" w:hint="default"/>
                </w:rPr>
                <w:delText>－</w:delText>
              </w:r>
            </w:del>
            <w:ins w:id="579" w:author="HeYang" w:date="2017-06-03T21:44:00Z">
              <w:r>
                <w:rPr>
                  <w:color w:val="auto"/>
                  <w:position w:val="0"/>
                  <w:sz w:val="20"/>
                  <w:szCs w:val="20"/>
                  <w:rFonts w:ascii="黑体" w:eastAsia="黑体" w:hAnsi="黑体" w:hint="default"/>
                </w:rPr>
                <w:t>-</w:t>
              </w:r>
            </w:ins>
            <w:r>
              <w:rPr>
                <w:color w:val="auto"/>
                <w:position w:val="0"/>
                <w:sz w:val="20"/>
                <w:szCs w:val="20"/>
                <w:rFonts w:ascii="黑体" w:eastAsia="黑体" w:hAnsi="黑体" w:hint="default"/>
              </w:rPr>
              <w:t>消除</w:t>
            </w:r>
            <w:r>
              <w:rPr>
                <w:color w:val="auto"/>
                <w:position w:val="0"/>
                <w:sz w:val="20"/>
                <w:szCs w:val="20"/>
                <w:rFonts w:ascii="黑体" w:eastAsia="黑体" w:hAnsi="黑体" w:hint="default"/>
              </w:rPr>
              <w:t>功能</w:t>
            </w:r>
            <w:del w:id="580" w:author="HeYang" w:date="2017-06-03T21:44:00Z">
              <w:r>
                <w:rPr>
                  <w:color w:val="auto"/>
                  <w:position w:val="0"/>
                  <w:sz w:val="20"/>
                  <w:szCs w:val="20"/>
                  <w:rFonts w:ascii="黑体" w:eastAsia="黑体" w:hAnsi="黑体" w:hint="default"/>
                </w:rPr>
                <w:delText>－</w:delText>
              </w:r>
            </w:del>
            <w:ins w:id="581" w:author="HeYang" w:date="2017-06-03T21:44:00Z">
              <w:r>
                <w:rPr>
                  <w:color w:val="auto"/>
                  <w:position w:val="0"/>
                  <w:sz w:val="20"/>
                  <w:szCs w:val="20"/>
                  <w:rFonts w:ascii="黑体" w:eastAsia="黑体" w:hAnsi="黑体" w:hint="default"/>
                </w:rPr>
                <w:t>-</w:t>
              </w:r>
            </w:ins>
            <w:r>
              <w:rPr>
                <w:color w:val="auto"/>
                <w:position w:val="0"/>
                <w:sz w:val="20"/>
                <w:szCs w:val="20"/>
                <w:rFonts w:ascii="黑体" w:eastAsia="黑体" w:hAnsi="黑体" w:hint="default"/>
              </w:rPr>
              <w:t>三条直线</w:t>
            </w:r>
            <w:r>
              <w:rPr>
                <w:color w:val="auto"/>
                <w:position w:val="0"/>
                <w:sz w:val="20"/>
                <w:szCs w:val="20"/>
                <w:rFonts w:ascii="黑体" w:eastAsia="黑体" w:hAnsi="黑体" w:hint="default"/>
              </w:rPr>
              <w:t>路径</w:t>
            </w:r>
          </w:p>
        </w:tc>
        <w:tc>
          <w:tcPr>
            <w:tcW w:type="dxa" w:w="1076"/>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1</w:t>
            </w:r>
          </w:p>
        </w:tc>
        <w:tc>
          <w:tcPr>
            <w:tcW w:type="dxa" w:w="2387"/>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依次选中两张相同图片，</w:t>
            </w:r>
            <w:r>
              <w:rPr>
                <w:color w:val="auto"/>
                <w:position w:val="0"/>
                <w:sz w:val="20"/>
                <w:szCs w:val="20"/>
                <w:rFonts w:ascii="黑体" w:eastAsia="黑体" w:hAnsi="黑体" w:hint="default"/>
              </w:rPr>
              <w:t>且连接路径满足</w:t>
            </w:r>
            <w:r>
              <w:rPr>
                <w:sz w:val="20"/>
              </w:rPr>
              <w:drawing>
                <wp:inline distT="0" distB="0" distL="0" distR="0">
                  <wp:extent cx="391160" cy="369570"/>
                  <wp:effectExtent l="0" t="0" r="6350" b="8255"/>
                  <wp:docPr id="17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Users/Administrator/AppData/Roaming/JisuOffice/ETemp/7952_7660896/image42.png"/>
                          <pic:cNvPicPr>
                            <a:picLocks noChangeAspect="1" noChangeArrowheads="1"/>
                          </pic:cNvPicPr>
                        </pic:nvPicPr>
                        <pic:blipFill>
                          <a:blip r:embed="rId64" cstate="print"/>
                          <a:stretch>
                            <a:fillRect/>
                          </a:stretch>
                        </pic:blipFill>
                        <pic:spPr>
                          <a:xfrm>
                            <a:off x="0" y="0"/>
                            <a:ext cx="391795" cy="370205"/>
                          </a:xfrm>
                          <a:prstGeom prst="rect"/>
                          <a:ln cap="flat"/>
                        </pic:spPr>
                      </pic:pic>
                    </a:graphicData>
                  </a:graphic>
                </wp:inline>
              </w:drawing>
            </w:r>
          </w:p>
        </w:tc>
        <w:tc>
          <w:tcPr>
            <w:tcW w:type="dxa" w:w="2741"/>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第一个选中的图片变暗，选</w:t>
            </w:r>
            <w:r>
              <w:rPr>
                <w:color w:val="auto"/>
                <w:position w:val="0"/>
                <w:sz w:val="20"/>
                <w:szCs w:val="20"/>
                <w:rFonts w:ascii="黑体" w:eastAsia="黑体" w:hAnsi="黑体" w:hint="default"/>
              </w:rPr>
              <w:t>中第二张图片的同时两张图</w:t>
            </w:r>
            <w:r>
              <w:rPr>
                <w:color w:val="auto"/>
                <w:position w:val="0"/>
                <w:sz w:val="20"/>
                <w:szCs w:val="20"/>
                <w:rFonts w:ascii="黑体" w:eastAsia="黑体" w:hAnsi="黑体" w:hint="default"/>
              </w:rPr>
              <w:t>片同时消除</w:t>
            </w:r>
          </w:p>
        </w:tc>
        <w:tc>
          <w:tcPr>
            <w:tcW w:type="dxa" w:w="1442"/>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1"/>
              <w:autoSpaceDN w:val="1"/>
            </w:pPr>
            <w:r>
              <w:rPr>
                <w:color w:val="auto"/>
                <w:position w:val="0"/>
                <w:sz w:val="20"/>
                <w:szCs w:val="20"/>
                <w:rFonts w:ascii="黑体" w:eastAsia="黑体" w:hAnsi="黑体" w:hint="default"/>
              </w:rPr>
              <w:t>多次试验与预</w:t>
            </w:r>
            <w:r>
              <w:rPr>
                <w:color w:val="auto"/>
                <w:position w:val="0"/>
                <w:sz w:val="20"/>
                <w:szCs w:val="20"/>
                <w:rFonts w:ascii="黑体" w:eastAsia="黑体" w:hAnsi="黑体" w:hint="default"/>
              </w:rPr>
              <w:t>期结果一致</w:t>
            </w:r>
          </w:p>
        </w:tc>
      </w:tr>
      <w:tr>
        <w:trPr>
          <w:hidden w:val="0"/>
        </w:trPr>
        <w:tc>
          <w:tcPr>
            <w:tcW w:type="dxa" w:w="1584"/>
            <w:vAlign w:val="center"/>
            <w:vMerge/>
          </w:tcPr>
          <w:p/>
        </w:tc>
        <w:tc>
          <w:tcPr>
            <w:tcW w:type="dxa" w:w="1076"/>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2</w:t>
            </w:r>
          </w:p>
        </w:tc>
        <w:tc>
          <w:tcPr>
            <w:tcW w:type="dxa" w:w="2387"/>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依次选中两张相同图片，</w:t>
            </w:r>
            <w:r>
              <w:rPr>
                <w:color w:val="auto"/>
                <w:position w:val="0"/>
                <w:sz w:val="20"/>
                <w:szCs w:val="20"/>
                <w:rFonts w:ascii="黑体" w:eastAsia="黑体" w:hAnsi="黑体" w:hint="default"/>
              </w:rPr>
              <w:t>且连接路径满足</w:t>
            </w:r>
            <w:r>
              <w:rPr>
                <w:sz w:val="20"/>
              </w:rPr>
              <w:drawing>
                <wp:inline distT="0" distB="0" distL="0" distR="0">
                  <wp:extent cx="391160" cy="369570"/>
                  <wp:effectExtent l="0" t="0" r="6350" b="8255"/>
                  <wp:docPr id="17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Users/Administrator/AppData/Roaming/JisuOffice/ETemp/7952_7660896/image42.png"/>
                          <pic:cNvPicPr>
                            <a:picLocks noChangeAspect="1" noChangeArrowheads="1"/>
                          </pic:cNvPicPr>
                        </pic:nvPicPr>
                        <pic:blipFill>
                          <a:blip r:embed="rId65" cstate="print"/>
                          <a:stretch>
                            <a:fillRect/>
                          </a:stretch>
                        </pic:blipFill>
                        <pic:spPr>
                          <a:xfrm rot="10800000">
                            <a:off x="0" y="0"/>
                            <a:ext cx="391795" cy="370205"/>
                          </a:xfrm>
                          <a:prstGeom prst="rect"/>
                          <a:ln cap="flat"/>
                        </pic:spPr>
                      </pic:pic>
                    </a:graphicData>
                  </a:graphic>
                </wp:inline>
              </w:drawing>
            </w:r>
          </w:p>
        </w:tc>
        <w:tc>
          <w:tcPr>
            <w:tcW w:type="dxa" w:w="2741"/>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第一个选中的图片变暗，选</w:t>
            </w:r>
            <w:r>
              <w:rPr>
                <w:color w:val="auto"/>
                <w:position w:val="0"/>
                <w:sz w:val="20"/>
                <w:szCs w:val="20"/>
                <w:rFonts w:ascii="黑体" w:eastAsia="黑体" w:hAnsi="黑体" w:hint="default"/>
              </w:rPr>
              <w:t>中第二张图片的同时两张图</w:t>
            </w:r>
            <w:r>
              <w:rPr>
                <w:color w:val="auto"/>
                <w:position w:val="0"/>
                <w:sz w:val="20"/>
                <w:szCs w:val="20"/>
                <w:rFonts w:ascii="黑体" w:eastAsia="黑体" w:hAnsi="黑体" w:hint="default"/>
              </w:rPr>
              <w:t>片同时消除</w:t>
            </w:r>
          </w:p>
        </w:tc>
        <w:tc>
          <w:tcPr>
            <w:tcW w:type="dxa" w:w="1442"/>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1"/>
              <w:autoSpaceDN w:val="1"/>
            </w:pPr>
            <w:r>
              <w:rPr>
                <w:color w:val="auto"/>
                <w:position w:val="0"/>
                <w:sz w:val="20"/>
                <w:szCs w:val="20"/>
                <w:rFonts w:ascii="黑体" w:eastAsia="黑体" w:hAnsi="黑体" w:hint="default"/>
              </w:rPr>
              <w:t>多次试验与预</w:t>
            </w:r>
            <w:r>
              <w:rPr>
                <w:color w:val="auto"/>
                <w:position w:val="0"/>
                <w:sz w:val="20"/>
                <w:szCs w:val="20"/>
                <w:rFonts w:ascii="黑体" w:eastAsia="黑体" w:hAnsi="黑体" w:hint="default"/>
              </w:rPr>
              <w:t>期结果一致</w:t>
            </w:r>
          </w:p>
        </w:tc>
      </w:tr>
      <w:tr>
        <w:trPr>
          <w:hidden w:val="0"/>
        </w:trPr>
        <w:tc>
          <w:tcPr>
            <w:tcW w:type="dxa" w:w="1584"/>
            <w:vAlign w:val="center"/>
            <w:vMerge/>
          </w:tcPr>
          <w:p/>
        </w:tc>
        <w:tc>
          <w:tcPr>
            <w:tcW w:type="dxa" w:w="1076"/>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3</w:t>
            </w:r>
          </w:p>
        </w:tc>
        <w:tc>
          <w:tcPr>
            <w:tcW w:type="dxa" w:w="2387"/>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依次选中两张相同图片，</w:t>
            </w:r>
            <w:r>
              <w:rPr>
                <w:color w:val="auto"/>
                <w:position w:val="0"/>
                <w:sz w:val="20"/>
                <w:szCs w:val="20"/>
                <w:rFonts w:ascii="黑体" w:eastAsia="黑体" w:hAnsi="黑体" w:hint="default"/>
              </w:rPr>
              <w:t>且连接路径满足</w:t>
            </w:r>
            <w:r>
              <w:rPr>
                <w:sz w:val="20"/>
              </w:rPr>
              <w:drawing>
                <wp:inline distT="0" distB="0" distL="0" distR="0">
                  <wp:extent cx="391160" cy="369570"/>
                  <wp:effectExtent l="0" t="8890" r="0" b="0"/>
                  <wp:docPr id="17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Users/Administrator/AppData/Roaming/JisuOffice/ETemp/7952_7660896/image42.png"/>
                          <pic:cNvPicPr>
                            <a:picLocks noChangeAspect="1" noChangeArrowheads="1"/>
                          </pic:cNvPicPr>
                        </pic:nvPicPr>
                        <pic:blipFill>
                          <a:blip r:embed="rId66" cstate="print"/>
                          <a:stretch>
                            <a:fillRect/>
                          </a:stretch>
                        </pic:blipFill>
                        <pic:spPr>
                          <a:xfrm rot="16200000">
                            <a:off x="0" y="0"/>
                            <a:ext cx="391795" cy="370205"/>
                          </a:xfrm>
                          <a:prstGeom prst="rect"/>
                          <a:ln cap="flat"/>
                        </pic:spPr>
                      </pic:pic>
                    </a:graphicData>
                  </a:graphic>
                </wp:inline>
              </w:drawing>
            </w:r>
          </w:p>
        </w:tc>
        <w:tc>
          <w:tcPr>
            <w:tcW w:type="dxa" w:w="2741"/>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第一个选中的图片变暗，选</w:t>
            </w:r>
            <w:r>
              <w:rPr>
                <w:color w:val="auto"/>
                <w:position w:val="0"/>
                <w:sz w:val="20"/>
                <w:szCs w:val="20"/>
                <w:rFonts w:ascii="黑体" w:eastAsia="黑体" w:hAnsi="黑体" w:hint="default"/>
              </w:rPr>
              <w:t>中第二张图片的同时两张图</w:t>
            </w:r>
            <w:r>
              <w:rPr>
                <w:color w:val="auto"/>
                <w:position w:val="0"/>
                <w:sz w:val="20"/>
                <w:szCs w:val="20"/>
                <w:rFonts w:ascii="黑体" w:eastAsia="黑体" w:hAnsi="黑体" w:hint="default"/>
              </w:rPr>
              <w:t>片同时消除</w:t>
            </w:r>
          </w:p>
        </w:tc>
        <w:tc>
          <w:tcPr>
            <w:tcW w:type="dxa" w:w="1442"/>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1"/>
              <w:autoSpaceDN w:val="1"/>
            </w:pPr>
            <w:r>
              <w:rPr>
                <w:color w:val="auto"/>
                <w:position w:val="0"/>
                <w:sz w:val="20"/>
                <w:szCs w:val="20"/>
                <w:rFonts w:ascii="黑体" w:eastAsia="黑体" w:hAnsi="黑体" w:hint="default"/>
              </w:rPr>
              <w:t>多次试验与预</w:t>
            </w:r>
            <w:r>
              <w:rPr>
                <w:color w:val="auto"/>
                <w:position w:val="0"/>
                <w:sz w:val="20"/>
                <w:szCs w:val="20"/>
                <w:rFonts w:ascii="黑体" w:eastAsia="黑体" w:hAnsi="黑体" w:hint="default"/>
              </w:rPr>
              <w:t>期结果一致</w:t>
            </w:r>
          </w:p>
        </w:tc>
      </w:tr>
      <w:tr>
        <w:trPr>
          <w:hidden w:val="0"/>
        </w:trPr>
        <w:tc>
          <w:tcPr>
            <w:tcW w:type="dxa" w:w="1584"/>
            <w:vAlign w:val="center"/>
            <w:vMerge/>
          </w:tcPr>
          <w:p/>
        </w:tc>
        <w:tc>
          <w:tcPr>
            <w:tcW w:type="dxa" w:w="1076"/>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4</w:t>
            </w:r>
          </w:p>
        </w:tc>
        <w:tc>
          <w:tcPr>
            <w:tcW w:type="dxa" w:w="2387"/>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依次选中两张相同图片，</w:t>
            </w:r>
            <w:r>
              <w:rPr>
                <w:color w:val="auto"/>
                <w:position w:val="0"/>
                <w:sz w:val="20"/>
                <w:szCs w:val="20"/>
                <w:rFonts w:ascii="黑体" w:eastAsia="黑体" w:hAnsi="黑体" w:hint="default"/>
              </w:rPr>
              <w:t>且连接路径满足</w:t>
            </w:r>
            <w:r>
              <w:rPr>
                <w:sz w:val="20"/>
              </w:rPr>
              <w:drawing>
                <wp:inline distT="0" distB="0" distL="0" distR="0">
                  <wp:extent cx="391160" cy="369570"/>
                  <wp:effectExtent l="0" t="8890" r="0" b="0"/>
                  <wp:docPr id="18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Users/Administrator/AppData/Roaming/JisuOffice/ETemp/7952_7660896/image42.png"/>
                          <pic:cNvPicPr>
                            <a:picLocks noChangeAspect="1" noChangeArrowheads="1"/>
                          </pic:cNvPicPr>
                        </pic:nvPicPr>
                        <pic:blipFill>
                          <a:blip r:embed="rId67" cstate="print"/>
                          <a:stretch>
                            <a:fillRect/>
                          </a:stretch>
                        </pic:blipFill>
                        <pic:spPr>
                          <a:xfrm rot="5400000">
                            <a:off x="0" y="0"/>
                            <a:ext cx="391795" cy="370205"/>
                          </a:xfrm>
                          <a:prstGeom prst="rect"/>
                          <a:ln cap="flat"/>
                        </pic:spPr>
                      </pic:pic>
                    </a:graphicData>
                  </a:graphic>
                </wp:inline>
              </w:drawing>
            </w:r>
          </w:p>
        </w:tc>
        <w:tc>
          <w:tcPr>
            <w:tcW w:type="dxa" w:w="2741"/>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第一个选中的图片变暗，选</w:t>
            </w:r>
            <w:r>
              <w:rPr>
                <w:color w:val="auto"/>
                <w:position w:val="0"/>
                <w:sz w:val="20"/>
                <w:szCs w:val="20"/>
                <w:rFonts w:ascii="黑体" w:eastAsia="黑体" w:hAnsi="黑体" w:hint="default"/>
              </w:rPr>
              <w:t>中第二张图片的同时两张图</w:t>
            </w:r>
            <w:r>
              <w:rPr>
                <w:color w:val="auto"/>
                <w:position w:val="0"/>
                <w:sz w:val="20"/>
                <w:szCs w:val="20"/>
                <w:rFonts w:ascii="黑体" w:eastAsia="黑体" w:hAnsi="黑体" w:hint="default"/>
              </w:rPr>
              <w:t>片同时消除</w:t>
            </w:r>
          </w:p>
        </w:tc>
        <w:tc>
          <w:tcPr>
            <w:tcW w:type="dxa" w:w="1442"/>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1"/>
              <w:autoSpaceDN w:val="1"/>
            </w:pPr>
            <w:r>
              <w:rPr>
                <w:color w:val="auto"/>
                <w:position w:val="0"/>
                <w:sz w:val="20"/>
                <w:szCs w:val="20"/>
                <w:rFonts w:ascii="黑体" w:eastAsia="黑体" w:hAnsi="黑体" w:hint="default"/>
              </w:rPr>
              <w:t>多次试验与预</w:t>
            </w:r>
            <w:r>
              <w:rPr>
                <w:color w:val="auto"/>
                <w:position w:val="0"/>
                <w:sz w:val="20"/>
                <w:szCs w:val="20"/>
                <w:rFonts w:ascii="黑体" w:eastAsia="黑体" w:hAnsi="黑体" w:hint="default"/>
              </w:rPr>
              <w:t>期结果一致</w:t>
            </w:r>
          </w:p>
        </w:tc>
      </w:tr>
      <w:tr>
        <w:trPr>
          <w:hidden w:val="0"/>
        </w:trPr>
        <w:tc>
          <w:tcPr>
            <w:tcW w:type="dxa" w:w="1584"/>
            <w:vAlign w:val="center"/>
            <w:vMerge/>
          </w:tcPr>
          <w:p/>
        </w:tc>
        <w:tc>
          <w:tcPr>
            <w:tcW w:type="dxa" w:w="1076"/>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5</w:t>
            </w:r>
          </w:p>
        </w:tc>
        <w:tc>
          <w:tcPr>
            <w:tcW w:type="dxa" w:w="2387"/>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依次选中两张相同图片，</w:t>
            </w:r>
            <w:r>
              <w:rPr>
                <w:color w:val="auto"/>
                <w:position w:val="0"/>
                <w:sz w:val="20"/>
                <w:szCs w:val="20"/>
                <w:rFonts w:ascii="黑体" w:eastAsia="黑体" w:hAnsi="黑体" w:hint="default"/>
              </w:rPr>
              <w:t>且连接路径满足</w:t>
            </w:r>
            <w:r>
              <w:rPr>
                <w:sz w:val="20"/>
              </w:rPr>
              <w:drawing>
                <wp:inline distT="0" distB="0" distL="0" distR="0">
                  <wp:extent cx="444500" cy="454025"/>
                  <wp:effectExtent l="0" t="0" r="0" b="0"/>
                  <wp:docPr id="18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Users/Administrator/AppData/Roaming/JisuOffice/ETemp/7952_7660896/image43.png"/>
                          <pic:cNvPicPr>
                            <a:picLocks noChangeAspect="1" noChangeArrowheads="1"/>
                          </pic:cNvPicPr>
                        </pic:nvPicPr>
                        <pic:blipFill>
                          <a:blip r:embed="rId68" cstate="print"/>
                          <a:stretch>
                            <a:fillRect/>
                          </a:stretch>
                        </pic:blipFill>
                        <pic:spPr>
                          <a:xfrm>
                            <a:off x="0" y="0"/>
                            <a:ext cx="445135" cy="454660"/>
                          </a:xfrm>
                          <a:prstGeom prst="rect"/>
                          <a:ln cap="flat"/>
                        </pic:spPr>
                      </pic:pic>
                    </a:graphicData>
                  </a:graphic>
                </wp:inline>
              </w:drawing>
            </w:r>
          </w:p>
        </w:tc>
        <w:tc>
          <w:tcPr>
            <w:tcW w:type="dxa" w:w="2741"/>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第一个选中的图片变暗，选</w:t>
            </w:r>
            <w:r>
              <w:rPr>
                <w:color w:val="auto"/>
                <w:position w:val="0"/>
                <w:sz w:val="20"/>
                <w:szCs w:val="20"/>
                <w:rFonts w:ascii="黑体" w:eastAsia="黑体" w:hAnsi="黑体" w:hint="default"/>
              </w:rPr>
              <w:t>中第二张图片的同时两张图</w:t>
            </w:r>
            <w:r>
              <w:rPr>
                <w:color w:val="auto"/>
                <w:position w:val="0"/>
                <w:sz w:val="20"/>
                <w:szCs w:val="20"/>
                <w:rFonts w:ascii="黑体" w:eastAsia="黑体" w:hAnsi="黑体" w:hint="default"/>
              </w:rPr>
              <w:t>片同时消除</w:t>
            </w:r>
          </w:p>
        </w:tc>
        <w:tc>
          <w:tcPr>
            <w:tcW w:type="dxa" w:w="1442"/>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1"/>
              <w:autoSpaceDN w:val="1"/>
            </w:pPr>
            <w:r>
              <w:rPr>
                <w:color w:val="auto"/>
                <w:position w:val="0"/>
                <w:sz w:val="20"/>
                <w:szCs w:val="20"/>
                <w:rFonts w:ascii="黑体" w:eastAsia="黑体" w:hAnsi="黑体" w:hint="default"/>
              </w:rPr>
              <w:t>多次试验与预</w:t>
            </w:r>
            <w:r>
              <w:rPr>
                <w:color w:val="auto"/>
                <w:position w:val="0"/>
                <w:sz w:val="20"/>
                <w:szCs w:val="20"/>
                <w:rFonts w:ascii="黑体" w:eastAsia="黑体" w:hAnsi="黑体" w:hint="default"/>
              </w:rPr>
              <w:t>期结果一致</w:t>
            </w:r>
          </w:p>
        </w:tc>
      </w:tr>
    </w:tbl>
    <w:p>
      <w:pPr>
        <w:numPr>
          <w:ilvl w:val="0"/>
          <w:numId w:val="0"/>
        </w:numPr>
        <w:jc w:val="left"/>
        <w:spacing w:lineRule="auto" w:line="240" w:before="0" w:after="160"/>
        <w:ind w:right="0" w:firstLine="0"/>
        <w:rPr>
          <w:color w:val="auto"/>
          <w:position w:val="0"/>
          <w:sz w:val="24"/>
          <w:szCs w:val="24"/>
          <w:rFonts w:ascii="Times New Roman" w:eastAsia="Times New Roman" w:hAnsi="Times New Roman" w:hint="default"/>
        </w:rPr>
        <w:autoSpaceDE w:val="1"/>
        <w:autoSpaceDN w:val="1"/>
      </w:pPr>
      <w:r>
        <w:rPr>
          <w:color w:val="auto"/>
          <w:position w:val="0"/>
          <w:sz w:val="20"/>
          <w:szCs w:val="20"/>
          <w:rFonts w:ascii="黑体" w:eastAsia="黑体" w:hAnsi="黑体" w:hint="default"/>
        </w:rPr>
        <w:t>续表6</w:t>
      </w:r>
      <w:del w:id="582" w:author="HeYang" w:date="2017-06-03T21:44:00Z">
        <w:r>
          <w:rPr>
            <w:color w:val="auto"/>
            <w:position w:val="0"/>
            <w:sz w:val="20"/>
            <w:szCs w:val="20"/>
            <w:rFonts w:ascii="黑体" w:eastAsia="黑体" w:hAnsi="黑体" w:hint="default"/>
          </w:rPr>
          <w:delText>－</w:delText>
        </w:r>
      </w:del>
      <w:ins w:id="583" w:author="HeYang" w:date="2017-06-03T21:44:00Z">
        <w:r>
          <w:rPr>
            <w:color w:val="auto"/>
            <w:position w:val="0"/>
            <w:sz w:val="20"/>
            <w:szCs w:val="20"/>
            <w:rFonts w:ascii="黑体" w:eastAsia="黑体" w:hAnsi="黑体" w:hint="default"/>
          </w:rPr>
          <w:t>-</w:t>
        </w:r>
      </w:ins>
      <w:r>
        <w:rPr>
          <w:color w:val="auto"/>
          <w:position w:val="0"/>
          <w:sz w:val="20"/>
          <w:szCs w:val="20"/>
          <w:rFonts w:ascii="黑体" w:eastAsia="黑体" w:hAnsi="黑体" w:hint="default"/>
        </w:rPr>
        <w:t>1</w:t>
      </w:r>
    </w:p>
    <w:tbl>
      <w:tblID w:val="0"/>
      <w:tblPr>
        <w:tblStyle w:val="PO38"/>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8" w:type="dxa"/>
          <w:top w:w="0" w:type="dxa"/>
          <w:right w:w="108" w:type="dxa"/>
          <w:bottom w:w="0" w:type="dxa"/>
        </w:tblCellMar>
        <w:tblW w:w="9230" w:type="dxa"/>
        <w:jc w:val="center"/>
        <w:tblLook w:val="000000" w:firstRow="0" w:lastRow="0" w:firstColumn="0" w:lastColumn="0" w:noHBand="0" w:noVBand="0"/>
        <w:tblLayout w:type="fixed"/>
      </w:tblPr>
      <w:tblGrid>
        <w:gridCol w:w="1584"/>
        <w:gridCol w:w="1076"/>
        <w:gridCol w:w="2387"/>
        <w:gridCol w:w="2741"/>
        <w:gridCol w:w="1442"/>
      </w:tblGrid>
      <w:tr>
        <w:trPr>
          <w:hidden w:val="0"/>
        </w:trPr>
        <w:tc>
          <w:tcPr>
            <w:tcW w:type="dxa" w:w="1584"/>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测试项</w:t>
            </w:r>
          </w:p>
        </w:tc>
        <w:tc>
          <w:tcPr>
            <w:tcW w:type="dxa" w:w="1076"/>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用例编号</w:t>
            </w:r>
          </w:p>
        </w:tc>
        <w:tc>
          <w:tcPr>
            <w:tcW w:type="dxa" w:w="2387"/>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操作步骤</w:t>
            </w:r>
          </w:p>
        </w:tc>
        <w:tc>
          <w:tcPr>
            <w:tcW w:type="dxa" w:w="2741"/>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预期结果</w:t>
            </w:r>
          </w:p>
        </w:tc>
        <w:tc>
          <w:tcPr>
            <w:tcW w:type="dxa" w:w="1442"/>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1"/>
              <w:autoSpaceDN w:val="1"/>
            </w:pPr>
            <w:r>
              <w:rPr>
                <w:color w:val="auto"/>
                <w:position w:val="0"/>
                <w:sz w:val="20"/>
                <w:szCs w:val="20"/>
                <w:rFonts w:ascii="黑体" w:eastAsia="黑体" w:hAnsi="黑体" w:hint="default"/>
              </w:rPr>
              <w:t>测试结果</w:t>
            </w:r>
          </w:p>
        </w:tc>
      </w:tr>
      <w:tr>
        <w:trPr>
          <w:hidden w:val="0"/>
        </w:trPr>
        <w:tc>
          <w:tcPr>
            <w:tcW w:type="dxa" w:w="1584"/>
            <w:vAlign w:val="center"/>
            <w:vMerge w:val="restart"/>
          </w:tcPr>
          <w:p>
            <w:pPr>
              <w:numPr>
                <w:ilvl w:val="0"/>
                <w:numId w:val="0"/>
              </w:numPr>
              <w:jc w:val="left"/>
              <w:spacing w:lineRule="auto" w:line="240" w:before="0" w:after="160"/>
              <w:ind w:right="0" w:firstLine="0"/>
              <w:rPr>
                <w:color w:val="auto"/>
                <w:position w:val="0"/>
                <w:sz w:val="20"/>
                <w:szCs w:val="20"/>
                <w:rFonts w:ascii="Times New Roman" w:eastAsia="Times New Roman" w:hAnsi="Times New Roman" w:hint="default"/>
              </w:rPr>
              <w:autoSpaceDE w:val="0"/>
              <w:autoSpaceDN w:val="0"/>
            </w:pPr>
            <w:r>
              <w:rPr>
                <w:color w:val="auto"/>
                <w:position w:val="0"/>
                <w:sz w:val="20"/>
                <w:szCs w:val="20"/>
                <w:rFonts w:ascii="黑体" w:eastAsia="黑体" w:hAnsi="黑体" w:hint="default"/>
              </w:rPr>
              <w:t>游戏功能</w:t>
            </w:r>
            <w:del w:id="584" w:author="HeYang" w:date="2017-06-03T21:44:00Z">
              <w:r>
                <w:rPr>
                  <w:color w:val="auto"/>
                  <w:position w:val="0"/>
                  <w:sz w:val="20"/>
                  <w:szCs w:val="20"/>
                  <w:rFonts w:ascii="黑体" w:eastAsia="黑体" w:hAnsi="黑体" w:hint="default"/>
                </w:rPr>
                <w:delText>－</w:delText>
              </w:r>
            </w:del>
            <w:ins w:id="585" w:author="HeYang" w:date="2017-06-03T21:44:00Z">
              <w:r>
                <w:rPr>
                  <w:color w:val="auto"/>
                  <w:position w:val="0"/>
                  <w:sz w:val="20"/>
                  <w:szCs w:val="20"/>
                  <w:rFonts w:ascii="黑体" w:eastAsia="黑体" w:hAnsi="黑体" w:hint="default"/>
                </w:rPr>
                <w:t>-</w:t>
              </w:r>
            </w:ins>
            <w:r>
              <w:rPr>
                <w:color w:val="auto"/>
                <w:position w:val="0"/>
                <w:sz w:val="20"/>
                <w:szCs w:val="20"/>
                <w:rFonts w:ascii="黑体" w:eastAsia="黑体" w:hAnsi="黑体" w:hint="default"/>
              </w:rPr>
              <w:t>消除</w:t>
            </w:r>
            <w:r>
              <w:rPr>
                <w:color w:val="auto"/>
                <w:position w:val="0"/>
                <w:sz w:val="20"/>
                <w:szCs w:val="20"/>
                <w:rFonts w:ascii="黑体" w:eastAsia="黑体" w:hAnsi="黑体" w:hint="default"/>
              </w:rPr>
              <w:t>功能</w:t>
            </w:r>
            <w:del w:id="586" w:author="HeYang" w:date="2017-06-03T21:44:00Z">
              <w:r>
                <w:rPr>
                  <w:color w:val="auto"/>
                  <w:position w:val="0"/>
                  <w:sz w:val="20"/>
                  <w:szCs w:val="20"/>
                  <w:rFonts w:ascii="黑体" w:eastAsia="黑体" w:hAnsi="黑体" w:hint="default"/>
                </w:rPr>
                <w:delText>－</w:delText>
              </w:r>
            </w:del>
            <w:ins w:id="587" w:author="HeYang" w:date="2017-06-03T21:44:00Z">
              <w:r>
                <w:rPr>
                  <w:color w:val="auto"/>
                  <w:position w:val="0"/>
                  <w:sz w:val="20"/>
                  <w:szCs w:val="20"/>
                  <w:rFonts w:ascii="黑体" w:eastAsia="黑体" w:hAnsi="黑体" w:hint="default"/>
                </w:rPr>
                <w:t>-</w:t>
              </w:r>
            </w:ins>
            <w:r>
              <w:rPr>
                <w:color w:val="auto"/>
                <w:position w:val="0"/>
                <w:sz w:val="20"/>
                <w:szCs w:val="20"/>
                <w:rFonts w:ascii="黑体" w:eastAsia="黑体" w:hAnsi="黑体" w:hint="default"/>
              </w:rPr>
              <w:t>三条直线</w:t>
            </w:r>
            <w:r>
              <w:rPr>
                <w:color w:val="auto"/>
                <w:position w:val="0"/>
                <w:sz w:val="20"/>
                <w:szCs w:val="20"/>
                <w:rFonts w:ascii="黑体" w:eastAsia="黑体" w:hAnsi="黑体" w:hint="default"/>
              </w:rPr>
              <w:t>路径</w:t>
            </w:r>
          </w:p>
        </w:tc>
        <w:tc>
          <w:tcPr>
            <w:tcW w:type="dxa" w:w="1076"/>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6</w:t>
            </w:r>
          </w:p>
        </w:tc>
        <w:tc>
          <w:tcPr>
            <w:tcW w:type="dxa" w:w="2387"/>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依次选中两张相同图片，</w:t>
            </w:r>
            <w:r>
              <w:rPr>
                <w:color w:val="auto"/>
                <w:position w:val="0"/>
                <w:sz w:val="20"/>
                <w:szCs w:val="20"/>
                <w:rFonts w:ascii="黑体" w:eastAsia="黑体" w:hAnsi="黑体" w:hint="default"/>
              </w:rPr>
              <w:t>且连接路径满足</w:t>
            </w:r>
            <w:r>
              <w:rPr>
                <w:sz w:val="20"/>
              </w:rPr>
              <w:drawing>
                <wp:inline distT="0" distB="0" distL="0" distR="0">
                  <wp:extent cx="444500" cy="454025"/>
                  <wp:effectExtent l="0" t="4445" r="0" b="0"/>
                  <wp:docPr id="18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Users/Administrator/AppData/Roaming/JisuOffice/ETemp/7952_7660896/image43.png"/>
                          <pic:cNvPicPr>
                            <a:picLocks noChangeAspect="1" noChangeArrowheads="1"/>
                          </pic:cNvPicPr>
                        </pic:nvPicPr>
                        <pic:blipFill>
                          <a:blip r:embed="rId69" cstate="print"/>
                          <a:stretch>
                            <a:fillRect/>
                          </a:stretch>
                        </pic:blipFill>
                        <pic:spPr>
                          <a:xfrm rot="16200000">
                            <a:off x="0" y="0"/>
                            <a:ext cx="445135" cy="454660"/>
                          </a:xfrm>
                          <a:prstGeom prst="rect"/>
                          <a:ln cap="flat"/>
                        </pic:spPr>
                      </pic:pic>
                    </a:graphicData>
                  </a:graphic>
                </wp:inline>
              </w:drawing>
            </w:r>
          </w:p>
        </w:tc>
        <w:tc>
          <w:tcPr>
            <w:tcW w:type="dxa" w:w="2741"/>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第一个选中的图片变暗，选</w:t>
            </w:r>
            <w:r>
              <w:rPr>
                <w:color w:val="auto"/>
                <w:position w:val="0"/>
                <w:sz w:val="20"/>
                <w:szCs w:val="20"/>
                <w:rFonts w:ascii="黑体" w:eastAsia="黑体" w:hAnsi="黑体" w:hint="default"/>
              </w:rPr>
              <w:t>中第二张图片的同时两张图</w:t>
            </w:r>
            <w:r>
              <w:rPr>
                <w:color w:val="auto"/>
                <w:position w:val="0"/>
                <w:sz w:val="20"/>
                <w:szCs w:val="20"/>
                <w:rFonts w:ascii="黑体" w:eastAsia="黑体" w:hAnsi="黑体" w:hint="default"/>
              </w:rPr>
              <w:t>片同时消除</w:t>
            </w:r>
          </w:p>
        </w:tc>
        <w:tc>
          <w:tcPr>
            <w:tcW w:type="dxa" w:w="1442"/>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1"/>
              <w:autoSpaceDN w:val="1"/>
            </w:pPr>
            <w:r>
              <w:rPr>
                <w:color w:val="auto"/>
                <w:position w:val="0"/>
                <w:sz w:val="20"/>
                <w:szCs w:val="20"/>
                <w:rFonts w:ascii="黑体" w:eastAsia="黑体" w:hAnsi="黑体" w:hint="default"/>
              </w:rPr>
              <w:t>多次试验与预</w:t>
            </w:r>
            <w:r>
              <w:rPr>
                <w:color w:val="auto"/>
                <w:position w:val="0"/>
                <w:sz w:val="20"/>
                <w:szCs w:val="20"/>
                <w:rFonts w:ascii="黑体" w:eastAsia="黑体" w:hAnsi="黑体" w:hint="default"/>
              </w:rPr>
              <w:t>期结果一致</w:t>
            </w:r>
          </w:p>
        </w:tc>
      </w:tr>
      <w:tr>
        <w:trPr>
          <w:hidden w:val="0"/>
        </w:trPr>
        <w:tc>
          <w:tcPr>
            <w:tcW w:type="dxa" w:w="1584"/>
            <w:vAlign w:val="center"/>
            <w:vMerge/>
          </w:tcPr>
          <w:p/>
        </w:tc>
        <w:tc>
          <w:tcPr>
            <w:tcW w:type="dxa" w:w="1076"/>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7</w:t>
            </w:r>
          </w:p>
        </w:tc>
        <w:tc>
          <w:tcPr>
            <w:tcW w:type="dxa" w:w="2387"/>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依次选中两张相同图片，</w:t>
            </w:r>
            <w:r>
              <w:rPr>
                <w:color w:val="auto"/>
                <w:position w:val="0"/>
                <w:sz w:val="20"/>
                <w:szCs w:val="20"/>
                <w:rFonts w:ascii="黑体" w:eastAsia="黑体" w:hAnsi="黑体" w:hint="default"/>
              </w:rPr>
              <w:t>且连接路径满足</w:t>
            </w:r>
            <w:r>
              <w:rPr>
                <w:sz w:val="20"/>
              </w:rPr>
              <w:drawing>
                <wp:inline distT="0" distB="0" distL="0" distR="0">
                  <wp:extent cx="444500" cy="454025"/>
                  <wp:effectExtent l="0" t="0" r="0" b="0"/>
                  <wp:docPr id="18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Users/Administrator/AppData/Roaming/JisuOffice/ETemp/7952_7660896/image43.png"/>
                          <pic:cNvPicPr>
                            <a:picLocks noChangeAspect="1" noChangeArrowheads="1"/>
                          </pic:cNvPicPr>
                        </pic:nvPicPr>
                        <pic:blipFill>
                          <a:blip r:embed="rId70" cstate="print"/>
                          <a:stretch>
                            <a:fillRect/>
                          </a:stretch>
                        </pic:blipFill>
                        <pic:spPr>
                          <a:xfrm rot="10800000" flipV="1">
                            <a:off x="0" y="0"/>
                            <a:ext cx="445135" cy="454660"/>
                          </a:xfrm>
                          <a:prstGeom prst="rect"/>
                          <a:ln cap="flat"/>
                        </pic:spPr>
                      </pic:pic>
                    </a:graphicData>
                  </a:graphic>
                </wp:inline>
              </w:drawing>
            </w:r>
          </w:p>
        </w:tc>
        <w:tc>
          <w:tcPr>
            <w:tcW w:type="dxa" w:w="2741"/>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第一个选中的图片变暗，选</w:t>
            </w:r>
            <w:r>
              <w:rPr>
                <w:color w:val="auto"/>
                <w:position w:val="0"/>
                <w:sz w:val="20"/>
                <w:szCs w:val="20"/>
                <w:rFonts w:ascii="黑体" w:eastAsia="黑体" w:hAnsi="黑体" w:hint="default"/>
              </w:rPr>
              <w:t>中第二张图片的同时两张图</w:t>
            </w:r>
            <w:r>
              <w:rPr>
                <w:color w:val="auto"/>
                <w:position w:val="0"/>
                <w:sz w:val="20"/>
                <w:szCs w:val="20"/>
                <w:rFonts w:ascii="黑体" w:eastAsia="黑体" w:hAnsi="黑体" w:hint="default"/>
              </w:rPr>
              <w:t>片同时消除</w:t>
            </w:r>
          </w:p>
        </w:tc>
        <w:tc>
          <w:tcPr>
            <w:tcW w:type="dxa" w:w="1442"/>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1"/>
              <w:autoSpaceDN w:val="1"/>
            </w:pPr>
            <w:r>
              <w:rPr>
                <w:color w:val="auto"/>
                <w:position w:val="0"/>
                <w:sz w:val="20"/>
                <w:szCs w:val="20"/>
                <w:rFonts w:ascii="黑体" w:eastAsia="黑体" w:hAnsi="黑体" w:hint="default"/>
              </w:rPr>
              <w:t>多次试验与预</w:t>
            </w:r>
            <w:r>
              <w:rPr>
                <w:color w:val="auto"/>
                <w:position w:val="0"/>
                <w:sz w:val="20"/>
                <w:szCs w:val="20"/>
                <w:rFonts w:ascii="黑体" w:eastAsia="黑体" w:hAnsi="黑体" w:hint="default"/>
              </w:rPr>
              <w:t>期结果一致</w:t>
            </w:r>
          </w:p>
        </w:tc>
      </w:tr>
      <w:tr>
        <w:trPr>
          <w:hidden w:val="0"/>
        </w:trPr>
        <w:tc>
          <w:tcPr>
            <w:tcW w:type="dxa" w:w="1584"/>
            <w:vAlign w:val="center"/>
            <w:vMerge w:val="restart"/>
          </w:tcPr>
          <w:p>
            <w:pPr>
              <w:numPr>
                <w:ilvl w:val="0"/>
                <w:numId w:val="0"/>
              </w:numPr>
              <w:jc w:val="left"/>
              <w:spacing w:lineRule="auto" w:line="240" w:before="0" w:after="160"/>
              <w:ind w:right="0" w:firstLine="0"/>
              <w:rPr>
                <w:color w:val="auto"/>
                <w:position w:val="0"/>
                <w:sz w:val="20"/>
                <w:szCs w:val="20"/>
                <w:rFonts w:ascii="Times New Roman" w:eastAsia="Times New Roman" w:hAnsi="Times New Roman" w:hint="default"/>
              </w:rPr>
              <w:autoSpaceDE w:val="0"/>
              <w:autoSpaceDN w:val="0"/>
            </w:pPr>
            <w:r>
              <w:rPr>
                <w:color w:val="auto"/>
                <w:position w:val="0"/>
                <w:sz w:val="20"/>
                <w:szCs w:val="20"/>
                <w:rFonts w:ascii="黑体" w:eastAsia="黑体" w:hAnsi="黑体" w:hint="default"/>
              </w:rPr>
              <w:t>游戏功能</w:t>
            </w:r>
            <w:del w:id="588" w:author="HeYang" w:date="2017-06-03T21:44:00Z">
              <w:r>
                <w:rPr>
                  <w:color w:val="auto"/>
                  <w:position w:val="0"/>
                  <w:sz w:val="20"/>
                  <w:szCs w:val="20"/>
                  <w:rFonts w:ascii="黑体" w:eastAsia="黑体" w:hAnsi="黑体" w:hint="default"/>
                </w:rPr>
                <w:delText>－</w:delText>
              </w:r>
            </w:del>
            <w:ins w:id="589" w:author="HeYang" w:date="2017-06-03T21:44:00Z">
              <w:r>
                <w:rPr>
                  <w:color w:val="auto"/>
                  <w:position w:val="0"/>
                  <w:sz w:val="20"/>
                  <w:szCs w:val="20"/>
                  <w:rFonts w:ascii="黑体" w:eastAsia="黑体" w:hAnsi="黑体" w:hint="default"/>
                </w:rPr>
                <w:t>-</w:t>
              </w:r>
            </w:ins>
            <w:r>
              <w:rPr>
                <w:color w:val="auto"/>
                <w:position w:val="0"/>
                <w:sz w:val="20"/>
                <w:szCs w:val="20"/>
                <w:rFonts w:ascii="黑体" w:eastAsia="黑体" w:hAnsi="黑体" w:hint="default"/>
              </w:rPr>
              <w:t>消除</w:t>
            </w:r>
            <w:r>
              <w:rPr>
                <w:color w:val="auto"/>
                <w:position w:val="0"/>
                <w:sz w:val="20"/>
                <w:szCs w:val="20"/>
                <w:rFonts w:ascii="黑体" w:eastAsia="黑体" w:hAnsi="黑体" w:hint="default"/>
              </w:rPr>
              <w:t>功能</w:t>
            </w:r>
            <w:del w:id="590" w:author="HeYang" w:date="2017-06-03T21:44:00Z">
              <w:r>
                <w:rPr>
                  <w:color w:val="auto"/>
                  <w:position w:val="0"/>
                  <w:sz w:val="20"/>
                  <w:szCs w:val="20"/>
                  <w:rFonts w:ascii="黑体" w:eastAsia="黑体" w:hAnsi="黑体" w:hint="default"/>
                </w:rPr>
                <w:delText>－</w:delText>
              </w:r>
            </w:del>
            <w:ins w:id="591" w:author="HeYang" w:date="2017-06-03T21:44:00Z">
              <w:r>
                <w:rPr>
                  <w:color w:val="auto"/>
                  <w:position w:val="0"/>
                  <w:sz w:val="20"/>
                  <w:szCs w:val="20"/>
                  <w:rFonts w:ascii="黑体" w:eastAsia="黑体" w:hAnsi="黑体" w:hint="default"/>
                </w:rPr>
                <w:t>-</w:t>
              </w:r>
            </w:ins>
            <w:r>
              <w:rPr>
                <w:color w:val="auto"/>
                <w:position w:val="0"/>
                <w:sz w:val="20"/>
                <w:szCs w:val="20"/>
                <w:rFonts w:ascii="黑体" w:eastAsia="黑体" w:hAnsi="黑体" w:hint="default"/>
              </w:rPr>
              <w:t>三条直线</w:t>
            </w:r>
            <w:r>
              <w:rPr>
                <w:color w:val="auto"/>
                <w:position w:val="0"/>
                <w:sz w:val="20"/>
                <w:szCs w:val="20"/>
                <w:rFonts w:ascii="黑体" w:eastAsia="黑体" w:hAnsi="黑体" w:hint="default"/>
              </w:rPr>
              <w:t>路径</w:t>
            </w:r>
          </w:p>
        </w:tc>
        <w:tc>
          <w:tcPr>
            <w:tcW w:type="dxa" w:w="1076"/>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8</w:t>
            </w:r>
          </w:p>
        </w:tc>
        <w:tc>
          <w:tcPr>
            <w:tcW w:type="dxa" w:w="2387"/>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依次选中两张相同图片，</w:t>
            </w:r>
            <w:r>
              <w:rPr>
                <w:color w:val="auto"/>
                <w:position w:val="0"/>
                <w:sz w:val="20"/>
                <w:szCs w:val="20"/>
                <w:rFonts w:ascii="黑体" w:eastAsia="黑体" w:hAnsi="黑体" w:hint="default"/>
              </w:rPr>
              <w:t>且连接路径满足</w:t>
            </w:r>
            <w:r>
              <w:rPr>
                <w:sz w:val="20"/>
              </w:rPr>
              <w:drawing>
                <wp:inline distT="0" distB="0" distL="0" distR="0">
                  <wp:extent cx="444500" cy="454025"/>
                  <wp:effectExtent l="0" t="4445" r="0" b="0"/>
                  <wp:docPr id="18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Users/Administrator/AppData/Roaming/JisuOffice/ETemp/7952_7660896/image43.png"/>
                          <pic:cNvPicPr>
                            <a:picLocks noChangeAspect="1" noChangeArrowheads="1"/>
                          </pic:cNvPicPr>
                        </pic:nvPicPr>
                        <pic:blipFill>
                          <a:blip r:embed="rId71" cstate="print"/>
                          <a:stretch>
                            <a:fillRect/>
                          </a:stretch>
                        </pic:blipFill>
                        <pic:spPr>
                          <a:xfrm rot="16200000" flipH="1">
                            <a:off x="0" y="0"/>
                            <a:ext cx="445135" cy="454660"/>
                          </a:xfrm>
                          <a:prstGeom prst="rect"/>
                          <a:ln cap="flat"/>
                        </pic:spPr>
                      </pic:pic>
                    </a:graphicData>
                  </a:graphic>
                </wp:inline>
              </w:drawing>
            </w:r>
          </w:p>
        </w:tc>
        <w:tc>
          <w:tcPr>
            <w:tcW w:type="dxa" w:w="2741"/>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第一个选中的图片变暗，选</w:t>
            </w:r>
            <w:r>
              <w:rPr>
                <w:color w:val="auto"/>
                <w:position w:val="0"/>
                <w:sz w:val="20"/>
                <w:szCs w:val="20"/>
                <w:rFonts w:ascii="黑体" w:eastAsia="黑体" w:hAnsi="黑体" w:hint="default"/>
              </w:rPr>
              <w:t>中第二张图片的同时两张图</w:t>
            </w:r>
            <w:r>
              <w:rPr>
                <w:color w:val="auto"/>
                <w:position w:val="0"/>
                <w:sz w:val="20"/>
                <w:szCs w:val="20"/>
                <w:rFonts w:ascii="黑体" w:eastAsia="黑体" w:hAnsi="黑体" w:hint="default"/>
              </w:rPr>
              <w:t>片同时消除</w:t>
            </w:r>
          </w:p>
        </w:tc>
        <w:tc>
          <w:tcPr>
            <w:tcW w:type="dxa" w:w="1442"/>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1"/>
              <w:autoSpaceDN w:val="1"/>
            </w:pPr>
            <w:r>
              <w:rPr>
                <w:color w:val="auto"/>
                <w:position w:val="0"/>
                <w:sz w:val="20"/>
                <w:szCs w:val="20"/>
                <w:rFonts w:ascii="黑体" w:eastAsia="黑体" w:hAnsi="黑体" w:hint="default"/>
              </w:rPr>
              <w:t>多次试验与预</w:t>
            </w:r>
            <w:r>
              <w:rPr>
                <w:color w:val="auto"/>
                <w:position w:val="0"/>
                <w:sz w:val="20"/>
                <w:szCs w:val="20"/>
                <w:rFonts w:ascii="黑体" w:eastAsia="黑体" w:hAnsi="黑体" w:hint="default"/>
              </w:rPr>
              <w:t>期结果一致</w:t>
            </w:r>
          </w:p>
        </w:tc>
      </w:tr>
      <w:tr>
        <w:trPr>
          <w:hidden w:val="0"/>
        </w:trPr>
        <w:tc>
          <w:tcPr>
            <w:tcW w:type="dxa" w:w="1584"/>
            <w:vAlign w:val="center"/>
            <w:vMerge/>
          </w:tcPr>
          <w:p/>
        </w:tc>
        <w:tc>
          <w:tcPr>
            <w:tcW w:type="dxa" w:w="1076"/>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9</w:t>
            </w:r>
          </w:p>
        </w:tc>
        <w:tc>
          <w:tcPr>
            <w:tcW w:type="dxa" w:w="2387"/>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依次选中两张不同图片</w:t>
            </w:r>
            <w:r>
              <w:rPr>
                <w:color w:val="auto"/>
                <w:position w:val="0"/>
                <w:sz w:val="20"/>
                <w:szCs w:val="20"/>
                <w:rFonts w:ascii="黑体" w:eastAsia="黑体" w:hAnsi="黑体" w:hint="default"/>
              </w:rPr>
              <w:t>且满足</w:t>
            </w:r>
            <w:r>
              <w:rPr>
                <w:sz w:val="20"/>
              </w:rPr>
              <w:drawing>
                <wp:inline distT="0" distB="0" distL="0" distR="0">
                  <wp:extent cx="391160" cy="369570"/>
                  <wp:effectExtent l="0" t="0" r="6350" b="8255"/>
                  <wp:docPr id="186"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Users/Administrator/AppData/Roaming/JisuOffice/ETemp/7952_7660896/image42.png"/>
                          <pic:cNvPicPr>
                            <a:picLocks noChangeAspect="1" noChangeArrowheads="1"/>
                          </pic:cNvPicPr>
                        </pic:nvPicPr>
                        <pic:blipFill>
                          <a:blip r:embed="rId72" cstate="print"/>
                          <a:stretch>
                            <a:fillRect/>
                          </a:stretch>
                        </pic:blipFill>
                        <pic:spPr>
                          <a:xfrm>
                            <a:off x="0" y="0"/>
                            <a:ext cx="391795" cy="370205"/>
                          </a:xfrm>
                          <a:prstGeom prst="rect"/>
                          <a:ln cap="flat"/>
                        </pic:spPr>
                      </pic:pic>
                    </a:graphicData>
                  </a:graphic>
                </wp:inline>
              </w:drawing>
            </w:r>
          </w:p>
        </w:tc>
        <w:tc>
          <w:tcPr>
            <w:tcW w:type="dxa" w:w="2741"/>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第一个选中的图片变暗，选</w:t>
            </w:r>
            <w:r>
              <w:rPr>
                <w:color w:val="auto"/>
                <w:position w:val="0"/>
                <w:sz w:val="20"/>
                <w:szCs w:val="20"/>
                <w:rFonts w:ascii="黑体" w:eastAsia="黑体" w:hAnsi="黑体" w:hint="default"/>
              </w:rPr>
              <w:t>中第二张图片的同时第一站</w:t>
            </w:r>
            <w:r>
              <w:rPr>
                <w:color w:val="auto"/>
                <w:position w:val="0"/>
                <w:sz w:val="20"/>
                <w:szCs w:val="20"/>
                <w:rFonts w:ascii="黑体" w:eastAsia="黑体" w:hAnsi="黑体" w:hint="default"/>
              </w:rPr>
              <w:t>图片变亮，第二张图片变暗，</w:t>
            </w:r>
            <w:r>
              <w:rPr>
                <w:color w:val="auto"/>
                <w:position w:val="0"/>
                <w:sz w:val="20"/>
                <w:szCs w:val="20"/>
                <w:rFonts w:ascii="黑体" w:eastAsia="黑体" w:hAnsi="黑体" w:hint="default"/>
              </w:rPr>
              <w:t>且两张图片没有消除</w:t>
            </w:r>
          </w:p>
        </w:tc>
        <w:tc>
          <w:tcPr>
            <w:tcW w:type="dxa" w:w="1442"/>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1"/>
              <w:autoSpaceDN w:val="1"/>
            </w:pPr>
            <w:r>
              <w:rPr>
                <w:color w:val="auto"/>
                <w:position w:val="0"/>
                <w:sz w:val="20"/>
                <w:szCs w:val="20"/>
                <w:rFonts w:ascii="黑体" w:eastAsia="黑体" w:hAnsi="黑体" w:hint="default"/>
              </w:rPr>
              <w:t>多次试验与预</w:t>
            </w:r>
            <w:r>
              <w:rPr>
                <w:color w:val="auto"/>
                <w:position w:val="0"/>
                <w:sz w:val="20"/>
                <w:szCs w:val="20"/>
                <w:rFonts w:ascii="黑体" w:eastAsia="黑体" w:hAnsi="黑体" w:hint="default"/>
              </w:rPr>
              <w:t>期结果一致</w:t>
            </w:r>
          </w:p>
        </w:tc>
      </w:tr>
      <w:tr>
        <w:trPr>
          <w:hidden w:val="0"/>
        </w:trPr>
        <w:tc>
          <w:tcPr>
            <w:tcW w:type="dxa" w:w="1584"/>
            <w:vAlign w:val="center"/>
            <w:vMerge/>
          </w:tcPr>
          <w:p/>
        </w:tc>
        <w:tc>
          <w:tcPr>
            <w:tcW w:type="dxa" w:w="1076"/>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10</w:t>
            </w:r>
          </w:p>
        </w:tc>
        <w:tc>
          <w:tcPr>
            <w:tcW w:type="dxa" w:w="2387"/>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依次选中两张不同图片</w:t>
            </w:r>
            <w:r>
              <w:rPr>
                <w:color w:val="auto"/>
                <w:position w:val="0"/>
                <w:sz w:val="20"/>
                <w:szCs w:val="20"/>
                <w:rFonts w:ascii="黑体" w:eastAsia="黑体" w:hAnsi="黑体" w:hint="default"/>
              </w:rPr>
              <w:t>且满足</w:t>
            </w:r>
            <w:r>
              <w:rPr>
                <w:sz w:val="20"/>
              </w:rPr>
              <w:drawing>
                <wp:inline distT="0" distB="0" distL="0" distR="0">
                  <wp:extent cx="391160" cy="369570"/>
                  <wp:effectExtent l="0" t="8890" r="0" b="0"/>
                  <wp:docPr id="187"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Users/Administrator/AppData/Roaming/JisuOffice/ETemp/7952_7660896/image42.png"/>
                          <pic:cNvPicPr>
                            <a:picLocks noChangeAspect="1" noChangeArrowheads="1"/>
                          </pic:cNvPicPr>
                        </pic:nvPicPr>
                        <pic:blipFill>
                          <a:blip r:embed="rId73" cstate="print"/>
                          <a:stretch>
                            <a:fillRect/>
                          </a:stretch>
                        </pic:blipFill>
                        <pic:spPr>
                          <a:xfrm rot="16200000">
                            <a:off x="0" y="0"/>
                            <a:ext cx="391795" cy="370205"/>
                          </a:xfrm>
                          <a:prstGeom prst="rect"/>
                          <a:ln cap="flat"/>
                        </pic:spPr>
                      </pic:pic>
                    </a:graphicData>
                  </a:graphic>
                </wp:inline>
              </w:drawing>
            </w:r>
          </w:p>
        </w:tc>
        <w:tc>
          <w:tcPr>
            <w:tcW w:type="dxa" w:w="2741"/>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第一个选中的图片变暗，选</w:t>
            </w:r>
            <w:r>
              <w:rPr>
                <w:color w:val="auto"/>
                <w:position w:val="0"/>
                <w:sz w:val="20"/>
                <w:szCs w:val="20"/>
                <w:rFonts w:ascii="黑体" w:eastAsia="黑体" w:hAnsi="黑体" w:hint="default"/>
              </w:rPr>
              <w:t>中第二张图片的同时第一站</w:t>
            </w:r>
            <w:r>
              <w:rPr>
                <w:color w:val="auto"/>
                <w:position w:val="0"/>
                <w:sz w:val="20"/>
                <w:szCs w:val="20"/>
                <w:rFonts w:ascii="黑体" w:eastAsia="黑体" w:hAnsi="黑体" w:hint="default"/>
              </w:rPr>
              <w:t>图片变亮，第二张图片变暗，</w:t>
            </w:r>
            <w:r>
              <w:rPr>
                <w:color w:val="auto"/>
                <w:position w:val="0"/>
                <w:sz w:val="20"/>
                <w:szCs w:val="20"/>
                <w:rFonts w:ascii="黑体" w:eastAsia="黑体" w:hAnsi="黑体" w:hint="default"/>
              </w:rPr>
              <w:t>且两张图片没有消除</w:t>
            </w:r>
          </w:p>
        </w:tc>
        <w:tc>
          <w:tcPr>
            <w:tcW w:type="dxa" w:w="1442"/>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1"/>
              <w:autoSpaceDN w:val="1"/>
            </w:pPr>
            <w:r>
              <w:rPr>
                <w:color w:val="auto"/>
                <w:position w:val="0"/>
                <w:sz w:val="20"/>
                <w:szCs w:val="20"/>
                <w:rFonts w:ascii="黑体" w:eastAsia="黑体" w:hAnsi="黑体" w:hint="default"/>
              </w:rPr>
              <w:t>多次试验与预</w:t>
            </w:r>
            <w:r>
              <w:rPr>
                <w:color w:val="auto"/>
                <w:position w:val="0"/>
                <w:sz w:val="20"/>
                <w:szCs w:val="20"/>
                <w:rFonts w:ascii="黑体" w:eastAsia="黑体" w:hAnsi="黑体" w:hint="default"/>
              </w:rPr>
              <w:t>期结果一致</w:t>
            </w:r>
          </w:p>
        </w:tc>
      </w:tr>
      <w:tr>
        <w:trPr>
          <w:hidden w:val="0"/>
        </w:trPr>
        <w:tc>
          <w:tcPr>
            <w:tcW w:type="dxa" w:w="1584"/>
            <w:vAlign w:val="center"/>
            <w:vMerge/>
          </w:tcPr>
          <w:p/>
        </w:tc>
        <w:tc>
          <w:tcPr>
            <w:tcW w:type="dxa" w:w="1076"/>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11</w:t>
            </w:r>
          </w:p>
        </w:tc>
        <w:tc>
          <w:tcPr>
            <w:tcW w:type="dxa" w:w="2387"/>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依次选中两张不同图片</w:t>
            </w:r>
            <w:r>
              <w:rPr>
                <w:color w:val="auto"/>
                <w:position w:val="0"/>
                <w:sz w:val="20"/>
                <w:szCs w:val="20"/>
                <w:rFonts w:ascii="黑体" w:eastAsia="黑体" w:hAnsi="黑体" w:hint="default"/>
              </w:rPr>
              <w:t>且满足</w:t>
            </w:r>
            <w:r>
              <w:rPr>
                <w:sz w:val="20"/>
              </w:rPr>
              <w:drawing>
                <wp:inline distT="0" distB="0" distL="0" distR="0">
                  <wp:extent cx="391160" cy="369570"/>
                  <wp:effectExtent l="0" t="8890" r="0" b="0"/>
                  <wp:docPr id="188"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Users/Administrator/AppData/Roaming/JisuOffice/ETemp/7952_7660896/image42.png"/>
                          <pic:cNvPicPr>
                            <a:picLocks noChangeAspect="1" noChangeArrowheads="1"/>
                          </pic:cNvPicPr>
                        </pic:nvPicPr>
                        <pic:blipFill>
                          <a:blip r:embed="rId74" cstate="print"/>
                          <a:stretch>
                            <a:fillRect/>
                          </a:stretch>
                        </pic:blipFill>
                        <pic:spPr>
                          <a:xfrm rot="5400000">
                            <a:off x="0" y="0"/>
                            <a:ext cx="391795" cy="370205"/>
                          </a:xfrm>
                          <a:prstGeom prst="rect"/>
                          <a:ln cap="flat"/>
                        </pic:spPr>
                      </pic:pic>
                    </a:graphicData>
                  </a:graphic>
                </wp:inline>
              </w:drawing>
            </w:r>
          </w:p>
        </w:tc>
        <w:tc>
          <w:tcPr>
            <w:tcW w:type="dxa" w:w="2741"/>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第一个选中的图片变暗，选</w:t>
            </w:r>
            <w:r>
              <w:rPr>
                <w:color w:val="auto"/>
                <w:position w:val="0"/>
                <w:sz w:val="20"/>
                <w:szCs w:val="20"/>
                <w:rFonts w:ascii="黑体" w:eastAsia="黑体" w:hAnsi="黑体" w:hint="default"/>
              </w:rPr>
              <w:t>中第二张图片的同时第一站</w:t>
            </w:r>
            <w:r>
              <w:rPr>
                <w:color w:val="auto"/>
                <w:position w:val="0"/>
                <w:sz w:val="20"/>
                <w:szCs w:val="20"/>
                <w:rFonts w:ascii="黑体" w:eastAsia="黑体" w:hAnsi="黑体" w:hint="default"/>
              </w:rPr>
              <w:t>图片变亮，第二张图片变暗，</w:t>
            </w:r>
            <w:r>
              <w:rPr>
                <w:color w:val="auto"/>
                <w:position w:val="0"/>
                <w:sz w:val="20"/>
                <w:szCs w:val="20"/>
                <w:rFonts w:ascii="黑体" w:eastAsia="黑体" w:hAnsi="黑体" w:hint="default"/>
              </w:rPr>
              <w:t>且两张图片没有消除</w:t>
            </w:r>
          </w:p>
        </w:tc>
        <w:tc>
          <w:tcPr>
            <w:tcW w:type="dxa" w:w="1442"/>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1"/>
              <w:autoSpaceDN w:val="1"/>
            </w:pPr>
            <w:r>
              <w:rPr>
                <w:color w:val="auto"/>
                <w:position w:val="0"/>
                <w:sz w:val="20"/>
                <w:szCs w:val="20"/>
                <w:rFonts w:ascii="黑体" w:eastAsia="黑体" w:hAnsi="黑体" w:hint="default"/>
              </w:rPr>
              <w:t>多次试验与预</w:t>
            </w:r>
            <w:r>
              <w:rPr>
                <w:color w:val="auto"/>
                <w:position w:val="0"/>
                <w:sz w:val="20"/>
                <w:szCs w:val="20"/>
                <w:rFonts w:ascii="黑体" w:eastAsia="黑体" w:hAnsi="黑体" w:hint="default"/>
              </w:rPr>
              <w:t>期结果一致</w:t>
            </w:r>
          </w:p>
        </w:tc>
      </w:tr>
      <w:tr>
        <w:trPr>
          <w:hidden w:val="0"/>
        </w:trPr>
        <w:tc>
          <w:tcPr>
            <w:tcW w:type="dxa" w:w="1584"/>
            <w:vAlign w:val="center"/>
            <w:vMerge/>
          </w:tcPr>
          <w:p/>
        </w:tc>
        <w:tc>
          <w:tcPr>
            <w:tcW w:type="dxa" w:w="1076"/>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12</w:t>
            </w:r>
          </w:p>
        </w:tc>
        <w:tc>
          <w:tcPr>
            <w:tcW w:type="dxa" w:w="2387"/>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依次选中两张不同图片</w:t>
            </w:r>
            <w:r>
              <w:rPr>
                <w:color w:val="auto"/>
                <w:position w:val="0"/>
                <w:sz w:val="20"/>
                <w:szCs w:val="20"/>
                <w:rFonts w:ascii="黑体" w:eastAsia="黑体" w:hAnsi="黑体" w:hint="default"/>
              </w:rPr>
              <w:t>且满足</w:t>
            </w:r>
            <w:r>
              <w:rPr>
                <w:sz w:val="20"/>
              </w:rPr>
              <w:drawing>
                <wp:inline distT="0" distB="0" distL="0" distR="0">
                  <wp:extent cx="391160" cy="369570"/>
                  <wp:effectExtent l="0" t="0" r="6350" b="8255"/>
                  <wp:docPr id="189"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Users/Administrator/AppData/Roaming/JisuOffice/ETemp/7952_7660896/image42.png"/>
                          <pic:cNvPicPr>
                            <a:picLocks noChangeAspect="1" noChangeArrowheads="1"/>
                          </pic:cNvPicPr>
                        </pic:nvPicPr>
                        <pic:blipFill>
                          <a:blip r:embed="rId75" cstate="print"/>
                          <a:stretch>
                            <a:fillRect/>
                          </a:stretch>
                        </pic:blipFill>
                        <pic:spPr>
                          <a:xfrm rot="10800000">
                            <a:off x="0" y="0"/>
                            <a:ext cx="391795" cy="370205"/>
                          </a:xfrm>
                          <a:prstGeom prst="rect"/>
                          <a:ln cap="flat"/>
                        </pic:spPr>
                      </pic:pic>
                    </a:graphicData>
                  </a:graphic>
                </wp:inline>
              </w:drawing>
            </w:r>
          </w:p>
        </w:tc>
        <w:tc>
          <w:tcPr>
            <w:tcW w:type="dxa" w:w="2741"/>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第一个选中的图片变暗，选</w:t>
            </w:r>
            <w:r>
              <w:rPr>
                <w:color w:val="auto"/>
                <w:position w:val="0"/>
                <w:sz w:val="20"/>
                <w:szCs w:val="20"/>
                <w:rFonts w:ascii="黑体" w:eastAsia="黑体" w:hAnsi="黑体" w:hint="default"/>
              </w:rPr>
              <w:t>中第二张图片的同时第一站</w:t>
            </w:r>
            <w:r>
              <w:rPr>
                <w:color w:val="auto"/>
                <w:position w:val="0"/>
                <w:sz w:val="20"/>
                <w:szCs w:val="20"/>
                <w:rFonts w:ascii="黑体" w:eastAsia="黑体" w:hAnsi="黑体" w:hint="default"/>
              </w:rPr>
              <w:t>图片变亮，第二张图片变暗，</w:t>
            </w:r>
            <w:r>
              <w:rPr>
                <w:color w:val="auto"/>
                <w:position w:val="0"/>
                <w:sz w:val="20"/>
                <w:szCs w:val="20"/>
                <w:rFonts w:ascii="黑体" w:eastAsia="黑体" w:hAnsi="黑体" w:hint="default"/>
              </w:rPr>
              <w:t>且两张图片没有消除</w:t>
            </w:r>
          </w:p>
        </w:tc>
        <w:tc>
          <w:tcPr>
            <w:tcW w:type="dxa" w:w="1442"/>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1"/>
              <w:autoSpaceDN w:val="1"/>
            </w:pPr>
            <w:r>
              <w:rPr>
                <w:color w:val="auto"/>
                <w:position w:val="0"/>
                <w:sz w:val="20"/>
                <w:szCs w:val="20"/>
                <w:rFonts w:ascii="黑体" w:eastAsia="黑体" w:hAnsi="黑体" w:hint="default"/>
              </w:rPr>
              <w:t>多次试验与预</w:t>
            </w:r>
            <w:r>
              <w:rPr>
                <w:color w:val="auto"/>
                <w:position w:val="0"/>
                <w:sz w:val="20"/>
                <w:szCs w:val="20"/>
                <w:rFonts w:ascii="黑体" w:eastAsia="黑体" w:hAnsi="黑体" w:hint="default"/>
              </w:rPr>
              <w:t>期结果一致</w:t>
            </w:r>
          </w:p>
        </w:tc>
      </w:tr>
      <w:tr>
        <w:trPr>
          <w:hidden w:val="0"/>
        </w:trPr>
        <w:tc>
          <w:tcPr>
            <w:tcW w:type="dxa" w:w="1584"/>
            <w:vAlign w:val="center"/>
            <w:vMerge/>
          </w:tcPr>
          <w:p/>
        </w:tc>
        <w:tc>
          <w:tcPr>
            <w:tcW w:type="dxa" w:w="1076"/>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13</w:t>
            </w:r>
          </w:p>
        </w:tc>
        <w:tc>
          <w:tcPr>
            <w:tcW w:type="dxa" w:w="2387"/>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依次选中两张不同图片</w:t>
            </w:r>
            <w:r>
              <w:rPr>
                <w:color w:val="auto"/>
                <w:position w:val="0"/>
                <w:sz w:val="20"/>
                <w:szCs w:val="20"/>
                <w:rFonts w:ascii="黑体" w:eastAsia="黑体" w:hAnsi="黑体" w:hint="default"/>
              </w:rPr>
              <w:t>且满足</w:t>
            </w:r>
            <w:r>
              <w:rPr>
                <w:sz w:val="20"/>
              </w:rPr>
              <w:drawing>
                <wp:inline distT="0" distB="0" distL="0" distR="0">
                  <wp:extent cx="444500" cy="454025"/>
                  <wp:effectExtent l="0" t="0" r="0" b="0"/>
                  <wp:docPr id="190"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Users/Administrator/AppData/Roaming/JisuOffice/ETemp/7952_7660896/image43.png"/>
                          <pic:cNvPicPr>
                            <a:picLocks noChangeAspect="1" noChangeArrowheads="1"/>
                          </pic:cNvPicPr>
                        </pic:nvPicPr>
                        <pic:blipFill>
                          <a:blip r:embed="rId76" cstate="print"/>
                          <a:stretch>
                            <a:fillRect/>
                          </a:stretch>
                        </pic:blipFill>
                        <pic:spPr>
                          <a:xfrm>
                            <a:off x="0" y="0"/>
                            <a:ext cx="445135" cy="454660"/>
                          </a:xfrm>
                          <a:prstGeom prst="rect"/>
                          <a:ln cap="flat"/>
                        </pic:spPr>
                      </pic:pic>
                    </a:graphicData>
                  </a:graphic>
                </wp:inline>
              </w:drawing>
            </w:r>
          </w:p>
        </w:tc>
        <w:tc>
          <w:tcPr>
            <w:tcW w:type="dxa" w:w="2741"/>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第一个选中的图片变暗，选</w:t>
            </w:r>
            <w:r>
              <w:rPr>
                <w:color w:val="auto"/>
                <w:position w:val="0"/>
                <w:sz w:val="20"/>
                <w:szCs w:val="20"/>
                <w:rFonts w:ascii="黑体" w:eastAsia="黑体" w:hAnsi="黑体" w:hint="default"/>
              </w:rPr>
              <w:t>中第二张图片的同时第一站</w:t>
            </w:r>
            <w:r>
              <w:rPr>
                <w:color w:val="auto"/>
                <w:position w:val="0"/>
                <w:sz w:val="20"/>
                <w:szCs w:val="20"/>
                <w:rFonts w:ascii="黑体" w:eastAsia="黑体" w:hAnsi="黑体" w:hint="default"/>
              </w:rPr>
              <w:t>图片变亮，第二张图片变暗，</w:t>
            </w:r>
            <w:r>
              <w:rPr>
                <w:color w:val="auto"/>
                <w:position w:val="0"/>
                <w:sz w:val="20"/>
                <w:szCs w:val="20"/>
                <w:rFonts w:ascii="黑体" w:eastAsia="黑体" w:hAnsi="黑体" w:hint="default"/>
              </w:rPr>
              <w:t>且两张图片没有消除</w:t>
            </w:r>
          </w:p>
        </w:tc>
        <w:tc>
          <w:tcPr>
            <w:tcW w:type="dxa" w:w="1442"/>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1"/>
              <w:autoSpaceDN w:val="1"/>
            </w:pPr>
            <w:r>
              <w:rPr>
                <w:color w:val="auto"/>
                <w:position w:val="0"/>
                <w:sz w:val="20"/>
                <w:szCs w:val="20"/>
                <w:rFonts w:ascii="黑体" w:eastAsia="黑体" w:hAnsi="黑体" w:hint="default"/>
              </w:rPr>
              <w:t>多次试验与预</w:t>
            </w:r>
            <w:r>
              <w:rPr>
                <w:color w:val="auto"/>
                <w:position w:val="0"/>
                <w:sz w:val="20"/>
                <w:szCs w:val="20"/>
                <w:rFonts w:ascii="黑体" w:eastAsia="黑体" w:hAnsi="黑体" w:hint="default"/>
              </w:rPr>
              <w:t>期结果一致</w:t>
            </w:r>
          </w:p>
        </w:tc>
      </w:tr>
      <w:tr>
        <w:trPr>
          <w:hidden w:val="0"/>
        </w:trPr>
        <w:tc>
          <w:tcPr>
            <w:tcW w:type="dxa" w:w="1584"/>
            <w:vAlign w:val="center"/>
            <w:vMerge/>
          </w:tcPr>
          <w:p/>
        </w:tc>
        <w:tc>
          <w:tcPr>
            <w:tcW w:type="dxa" w:w="1076"/>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14</w:t>
            </w:r>
          </w:p>
        </w:tc>
        <w:tc>
          <w:tcPr>
            <w:tcW w:type="dxa" w:w="2387"/>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依次选中两张不同图片</w:t>
            </w:r>
            <w:r>
              <w:rPr>
                <w:color w:val="auto"/>
                <w:position w:val="0"/>
                <w:sz w:val="20"/>
                <w:szCs w:val="20"/>
                <w:rFonts w:ascii="黑体" w:eastAsia="黑体" w:hAnsi="黑体" w:hint="default"/>
              </w:rPr>
              <w:t>且满足</w:t>
            </w:r>
            <w:r>
              <w:rPr>
                <w:sz w:val="20"/>
              </w:rPr>
              <w:drawing>
                <wp:inline distT="0" distB="0" distL="0" distR="0">
                  <wp:extent cx="444500" cy="454025"/>
                  <wp:effectExtent l="0" t="4445" r="0" b="0"/>
                  <wp:docPr id="191"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C:/Users/Administrator/AppData/Roaming/JisuOffice/ETemp/7952_7660896/image43.png"/>
                          <pic:cNvPicPr>
                            <a:picLocks noChangeAspect="1" noChangeArrowheads="1"/>
                          </pic:cNvPicPr>
                        </pic:nvPicPr>
                        <pic:blipFill>
                          <a:blip r:embed="rId77" cstate="print"/>
                          <a:stretch>
                            <a:fillRect/>
                          </a:stretch>
                        </pic:blipFill>
                        <pic:spPr>
                          <a:xfrm rot="16200000">
                            <a:off x="0" y="0"/>
                            <a:ext cx="445135" cy="454660"/>
                          </a:xfrm>
                          <a:prstGeom prst="rect"/>
                          <a:ln cap="flat"/>
                        </pic:spPr>
                      </pic:pic>
                    </a:graphicData>
                  </a:graphic>
                </wp:inline>
              </w:drawing>
            </w:r>
          </w:p>
        </w:tc>
        <w:tc>
          <w:tcPr>
            <w:tcW w:type="dxa" w:w="2741"/>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第一个选中的图片变暗，选</w:t>
            </w:r>
            <w:r>
              <w:rPr>
                <w:color w:val="auto"/>
                <w:position w:val="0"/>
                <w:sz w:val="20"/>
                <w:szCs w:val="20"/>
                <w:rFonts w:ascii="黑体" w:eastAsia="黑体" w:hAnsi="黑体" w:hint="default"/>
              </w:rPr>
              <w:t>中第二张图片的同时第一站</w:t>
            </w:r>
            <w:r>
              <w:rPr>
                <w:color w:val="auto"/>
                <w:position w:val="0"/>
                <w:sz w:val="20"/>
                <w:szCs w:val="20"/>
                <w:rFonts w:ascii="黑体" w:eastAsia="黑体" w:hAnsi="黑体" w:hint="default"/>
              </w:rPr>
              <w:t>图片变亮，第二张图片变暗，</w:t>
            </w:r>
            <w:r>
              <w:rPr>
                <w:color w:val="auto"/>
                <w:position w:val="0"/>
                <w:sz w:val="20"/>
                <w:szCs w:val="20"/>
                <w:rFonts w:ascii="黑体" w:eastAsia="黑体" w:hAnsi="黑体" w:hint="default"/>
              </w:rPr>
              <w:t>且两张图片没有消除</w:t>
            </w:r>
          </w:p>
        </w:tc>
        <w:tc>
          <w:tcPr>
            <w:tcW w:type="dxa" w:w="1442"/>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1"/>
              <w:autoSpaceDN w:val="1"/>
            </w:pPr>
            <w:r>
              <w:rPr>
                <w:color w:val="auto"/>
                <w:position w:val="0"/>
                <w:sz w:val="20"/>
                <w:szCs w:val="20"/>
                <w:rFonts w:ascii="黑体" w:eastAsia="黑体" w:hAnsi="黑体" w:hint="default"/>
              </w:rPr>
              <w:t>多次试验与预</w:t>
            </w:r>
            <w:r>
              <w:rPr>
                <w:color w:val="auto"/>
                <w:position w:val="0"/>
                <w:sz w:val="20"/>
                <w:szCs w:val="20"/>
                <w:rFonts w:ascii="黑体" w:eastAsia="黑体" w:hAnsi="黑体" w:hint="default"/>
              </w:rPr>
              <w:t>期结果一致</w:t>
            </w:r>
          </w:p>
        </w:tc>
      </w:tr>
      <w:tr>
        <w:trPr>
          <w:hidden w:val="0"/>
        </w:trPr>
        <w:tc>
          <w:tcPr>
            <w:tcW w:type="dxa" w:w="1584"/>
            <w:vAlign w:val="center"/>
            <w:vMerge/>
          </w:tcPr>
          <w:p/>
        </w:tc>
        <w:tc>
          <w:tcPr>
            <w:tcW w:type="dxa" w:w="1076"/>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15</w:t>
            </w:r>
          </w:p>
        </w:tc>
        <w:tc>
          <w:tcPr>
            <w:tcW w:type="dxa" w:w="2387"/>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依次选中两张不同图片</w:t>
            </w:r>
            <w:r>
              <w:rPr>
                <w:color w:val="auto"/>
                <w:position w:val="0"/>
                <w:sz w:val="20"/>
                <w:szCs w:val="20"/>
                <w:rFonts w:ascii="黑体" w:eastAsia="黑体" w:hAnsi="黑体" w:hint="default"/>
              </w:rPr>
              <w:t>且满足</w:t>
            </w:r>
            <w:r>
              <w:rPr>
                <w:sz w:val="20"/>
              </w:rPr>
              <w:drawing>
                <wp:inline distT="0" distB="0" distL="0" distR="0">
                  <wp:extent cx="444500" cy="454025"/>
                  <wp:effectExtent l="0" t="0" r="0" b="0"/>
                  <wp:docPr id="192"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C:/Users/Administrator/AppData/Roaming/JisuOffice/ETemp/7952_7660896/image43.png"/>
                          <pic:cNvPicPr>
                            <a:picLocks noChangeAspect="1" noChangeArrowheads="1"/>
                          </pic:cNvPicPr>
                        </pic:nvPicPr>
                        <pic:blipFill>
                          <a:blip r:embed="rId78" cstate="print"/>
                          <a:stretch>
                            <a:fillRect/>
                          </a:stretch>
                        </pic:blipFill>
                        <pic:spPr>
                          <a:xfrm flipH="1">
                            <a:off x="0" y="0"/>
                            <a:ext cx="445135" cy="454660"/>
                          </a:xfrm>
                          <a:prstGeom prst="rect"/>
                          <a:ln cap="flat"/>
                        </pic:spPr>
                      </pic:pic>
                    </a:graphicData>
                  </a:graphic>
                </wp:inline>
              </w:drawing>
            </w:r>
          </w:p>
        </w:tc>
        <w:tc>
          <w:tcPr>
            <w:tcW w:type="dxa" w:w="2741"/>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第一个选中的图片变暗，选</w:t>
            </w:r>
            <w:r>
              <w:rPr>
                <w:color w:val="auto"/>
                <w:position w:val="0"/>
                <w:sz w:val="20"/>
                <w:szCs w:val="20"/>
                <w:rFonts w:ascii="黑体" w:eastAsia="黑体" w:hAnsi="黑体" w:hint="default"/>
              </w:rPr>
              <w:t>中第二张图片的同时第一站</w:t>
            </w:r>
            <w:r>
              <w:rPr>
                <w:color w:val="auto"/>
                <w:position w:val="0"/>
                <w:sz w:val="20"/>
                <w:szCs w:val="20"/>
                <w:rFonts w:ascii="黑体" w:eastAsia="黑体" w:hAnsi="黑体" w:hint="default"/>
              </w:rPr>
              <w:t>图片变亮，第二张图片变暗，</w:t>
            </w:r>
            <w:r>
              <w:rPr>
                <w:color w:val="auto"/>
                <w:position w:val="0"/>
                <w:sz w:val="20"/>
                <w:szCs w:val="20"/>
                <w:rFonts w:ascii="黑体" w:eastAsia="黑体" w:hAnsi="黑体" w:hint="default"/>
              </w:rPr>
              <w:t>且两张图片没有消除</w:t>
            </w:r>
          </w:p>
        </w:tc>
        <w:tc>
          <w:tcPr>
            <w:tcW w:type="dxa" w:w="1442"/>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1"/>
              <w:autoSpaceDN w:val="1"/>
            </w:pPr>
            <w:r>
              <w:rPr>
                <w:color w:val="auto"/>
                <w:position w:val="0"/>
                <w:sz w:val="20"/>
                <w:szCs w:val="20"/>
                <w:rFonts w:ascii="黑体" w:eastAsia="黑体" w:hAnsi="黑体" w:hint="default"/>
              </w:rPr>
              <w:t>多次试验与预</w:t>
            </w:r>
            <w:r>
              <w:rPr>
                <w:color w:val="auto"/>
                <w:position w:val="0"/>
                <w:sz w:val="20"/>
                <w:szCs w:val="20"/>
                <w:rFonts w:ascii="黑体" w:eastAsia="黑体" w:hAnsi="黑体" w:hint="default"/>
              </w:rPr>
              <w:t>期结果一致</w:t>
            </w:r>
          </w:p>
        </w:tc>
      </w:tr>
    </w:tbl>
    <w:p>
      <w:pPr>
        <w:numPr>
          <w:ilvl w:val="0"/>
          <w:numId w:val="0"/>
        </w:numPr>
        <w:jc w:val="left"/>
        <w:spacing w:lineRule="auto" w:line="240" w:before="0" w:after="160"/>
        <w:ind w:right="0" w:firstLine="0"/>
        <w:rPr>
          <w:color w:val="auto"/>
          <w:position w:val="0"/>
          <w:sz w:val="24"/>
          <w:szCs w:val="24"/>
          <w:rFonts w:ascii="Times New Roman" w:eastAsia="Times New Roman" w:hAnsi="Times New Roman" w:hint="default"/>
        </w:rPr>
        <w:autoSpaceDE w:val="1"/>
        <w:autoSpaceDN w:val="1"/>
      </w:pPr>
      <w:r>
        <w:rPr>
          <w:color w:val="auto"/>
          <w:position w:val="0"/>
          <w:sz w:val="20"/>
          <w:szCs w:val="20"/>
          <w:rFonts w:ascii="黑体" w:eastAsia="黑体" w:hAnsi="黑体" w:hint="default"/>
        </w:rPr>
        <w:t>续表6</w:t>
      </w:r>
      <w:del w:id="592" w:author="HeYang" w:date="2017-06-03T21:44:00Z">
        <w:r>
          <w:rPr>
            <w:color w:val="auto"/>
            <w:position w:val="0"/>
            <w:sz w:val="20"/>
            <w:szCs w:val="20"/>
            <w:rFonts w:ascii="黑体" w:eastAsia="黑体" w:hAnsi="黑体" w:hint="default"/>
          </w:rPr>
          <w:delText>－</w:delText>
        </w:r>
      </w:del>
      <w:ins w:id="593" w:author="HeYang" w:date="2017-06-03T21:44:00Z">
        <w:r>
          <w:rPr>
            <w:color w:val="auto"/>
            <w:position w:val="0"/>
            <w:sz w:val="20"/>
            <w:szCs w:val="20"/>
            <w:rFonts w:ascii="黑体" w:eastAsia="黑体" w:hAnsi="黑体" w:hint="default"/>
          </w:rPr>
          <w:t>-</w:t>
        </w:r>
      </w:ins>
      <w:r>
        <w:rPr>
          <w:color w:val="auto"/>
          <w:position w:val="0"/>
          <w:sz w:val="20"/>
          <w:szCs w:val="20"/>
          <w:rFonts w:ascii="黑体" w:eastAsia="黑体" w:hAnsi="黑体" w:hint="default"/>
        </w:rPr>
        <w:t>1</w:t>
      </w:r>
    </w:p>
    <w:tbl>
      <w:tblID w:val="0"/>
      <w:tblPr>
        <w:tblStyle w:val="PO38"/>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8" w:type="dxa"/>
          <w:top w:w="0" w:type="dxa"/>
          <w:right w:w="108" w:type="dxa"/>
          <w:bottom w:w="0" w:type="dxa"/>
        </w:tblCellMar>
        <w:tblW w:w="9230" w:type="dxa"/>
        <w:jc w:val="center"/>
        <w:tblLook w:val="000000" w:firstRow="0" w:lastRow="0" w:firstColumn="0" w:lastColumn="0" w:noHBand="0" w:noVBand="0"/>
        <w:tblLayout w:type="fixed"/>
      </w:tblPr>
      <w:tblGrid>
        <w:gridCol w:w="1584"/>
        <w:gridCol w:w="1076"/>
        <w:gridCol w:w="2387"/>
        <w:gridCol w:w="2741"/>
        <w:gridCol w:w="1442"/>
      </w:tblGrid>
      <w:tr>
        <w:trPr>
          <w:hidden w:val="0"/>
        </w:trPr>
        <w:tc>
          <w:tcPr>
            <w:tcW w:type="dxa" w:w="1584"/>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测试项</w:t>
            </w:r>
          </w:p>
        </w:tc>
        <w:tc>
          <w:tcPr>
            <w:tcW w:type="dxa" w:w="1076"/>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用例编号</w:t>
            </w:r>
          </w:p>
        </w:tc>
        <w:tc>
          <w:tcPr>
            <w:tcW w:type="dxa" w:w="2387"/>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操作步骤</w:t>
            </w:r>
          </w:p>
        </w:tc>
        <w:tc>
          <w:tcPr>
            <w:tcW w:type="dxa" w:w="2741"/>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预期结果</w:t>
            </w:r>
          </w:p>
        </w:tc>
        <w:tc>
          <w:tcPr>
            <w:tcW w:type="dxa" w:w="1442"/>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1"/>
              <w:autoSpaceDN w:val="1"/>
            </w:pPr>
            <w:r>
              <w:rPr>
                <w:color w:val="auto"/>
                <w:position w:val="0"/>
                <w:sz w:val="20"/>
                <w:szCs w:val="20"/>
                <w:rFonts w:ascii="黑体" w:eastAsia="黑体" w:hAnsi="黑体" w:hint="default"/>
              </w:rPr>
              <w:t>测试结果</w:t>
            </w:r>
          </w:p>
        </w:tc>
      </w:tr>
      <w:tr>
        <w:trPr>
          <w:hidden w:val="0"/>
        </w:trPr>
        <w:tc>
          <w:tcPr>
            <w:tcW w:type="dxa" w:w="1584"/>
            <w:vAlign w:val="center"/>
            <w:vMerge w:val="restart"/>
          </w:tcPr>
          <w:p>
            <w:pPr>
              <w:numPr>
                <w:ilvl w:val="0"/>
                <w:numId w:val="0"/>
              </w:numPr>
              <w:jc w:val="left"/>
              <w:spacing w:lineRule="auto" w:line="240" w:before="0" w:after="160"/>
              <w:ind w:right="0" w:firstLine="0"/>
              <w:rPr>
                <w:color w:val="auto"/>
                <w:position w:val="0"/>
                <w:sz w:val="20"/>
                <w:szCs w:val="20"/>
                <w:rFonts w:ascii="Times New Roman" w:eastAsia="Times New Roman" w:hAnsi="Times New Roman" w:hint="default"/>
              </w:rPr>
              <w:autoSpaceDE w:val="0"/>
              <w:autoSpaceDN w:val="0"/>
            </w:pPr>
            <w:r>
              <w:rPr>
                <w:color w:val="auto"/>
                <w:position w:val="0"/>
                <w:sz w:val="20"/>
                <w:szCs w:val="20"/>
                <w:rFonts w:ascii="黑体" w:eastAsia="黑体" w:hAnsi="黑体" w:hint="default"/>
              </w:rPr>
              <w:t>游戏功能</w:t>
            </w:r>
            <w:del w:id="594" w:author="HeYang" w:date="2017-06-03T21:44:00Z">
              <w:r>
                <w:rPr>
                  <w:color w:val="auto"/>
                  <w:position w:val="0"/>
                  <w:sz w:val="20"/>
                  <w:szCs w:val="20"/>
                  <w:rFonts w:ascii="黑体" w:eastAsia="黑体" w:hAnsi="黑体" w:hint="default"/>
                </w:rPr>
                <w:delText>－</w:delText>
              </w:r>
            </w:del>
            <w:ins w:id="595" w:author="HeYang" w:date="2017-06-03T21:44:00Z">
              <w:r>
                <w:rPr>
                  <w:color w:val="auto"/>
                  <w:position w:val="0"/>
                  <w:sz w:val="20"/>
                  <w:szCs w:val="20"/>
                  <w:rFonts w:ascii="黑体" w:eastAsia="黑体" w:hAnsi="黑体" w:hint="default"/>
                </w:rPr>
                <w:t>-</w:t>
              </w:r>
            </w:ins>
            <w:r>
              <w:rPr>
                <w:color w:val="auto"/>
                <w:position w:val="0"/>
                <w:sz w:val="20"/>
                <w:szCs w:val="20"/>
                <w:rFonts w:ascii="黑体" w:eastAsia="黑体" w:hAnsi="黑体" w:hint="default"/>
              </w:rPr>
              <w:t>消除</w:t>
            </w:r>
            <w:r>
              <w:rPr>
                <w:color w:val="auto"/>
                <w:position w:val="0"/>
                <w:sz w:val="20"/>
                <w:szCs w:val="20"/>
                <w:rFonts w:ascii="黑体" w:eastAsia="黑体" w:hAnsi="黑体" w:hint="default"/>
              </w:rPr>
              <w:t>功能</w:t>
            </w:r>
            <w:del w:id="596" w:author="HeYang" w:date="2017-06-03T21:44:00Z">
              <w:r>
                <w:rPr>
                  <w:color w:val="auto"/>
                  <w:position w:val="0"/>
                  <w:sz w:val="20"/>
                  <w:szCs w:val="20"/>
                  <w:rFonts w:ascii="黑体" w:eastAsia="黑体" w:hAnsi="黑体" w:hint="default"/>
                </w:rPr>
                <w:delText>－</w:delText>
              </w:r>
            </w:del>
            <w:ins w:id="597" w:author="HeYang" w:date="2017-06-03T21:44:00Z">
              <w:r>
                <w:rPr>
                  <w:color w:val="auto"/>
                  <w:position w:val="0"/>
                  <w:sz w:val="20"/>
                  <w:szCs w:val="20"/>
                  <w:rFonts w:ascii="黑体" w:eastAsia="黑体" w:hAnsi="黑体" w:hint="default"/>
                </w:rPr>
                <w:t>-</w:t>
              </w:r>
            </w:ins>
            <w:r>
              <w:rPr>
                <w:color w:val="auto"/>
                <w:position w:val="0"/>
                <w:sz w:val="20"/>
                <w:szCs w:val="20"/>
                <w:rFonts w:ascii="黑体" w:eastAsia="黑体" w:hAnsi="黑体" w:hint="default"/>
              </w:rPr>
              <w:t>三条直线</w:t>
            </w:r>
            <w:r>
              <w:rPr>
                <w:color w:val="auto"/>
                <w:position w:val="0"/>
                <w:sz w:val="20"/>
                <w:szCs w:val="20"/>
                <w:rFonts w:ascii="黑体" w:eastAsia="黑体" w:hAnsi="黑体" w:hint="default"/>
              </w:rPr>
              <w:t>路径</w:t>
            </w:r>
          </w:p>
        </w:tc>
        <w:tc>
          <w:tcPr>
            <w:tcW w:type="dxa" w:w="1076"/>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16</w:t>
            </w:r>
          </w:p>
        </w:tc>
        <w:tc>
          <w:tcPr>
            <w:tcW w:type="dxa" w:w="2387"/>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依次选中两张不同图片</w:t>
            </w:r>
            <w:r>
              <w:rPr>
                <w:color w:val="auto"/>
                <w:position w:val="0"/>
                <w:sz w:val="20"/>
                <w:szCs w:val="20"/>
                <w:rFonts w:ascii="黑体" w:eastAsia="黑体" w:hAnsi="黑体" w:hint="default"/>
              </w:rPr>
              <w:t>且满足</w:t>
            </w:r>
            <w:r>
              <w:rPr>
                <w:sz w:val="20"/>
              </w:rPr>
              <w:drawing>
                <wp:inline distT="0" distB="0" distL="0" distR="0">
                  <wp:extent cx="444500" cy="454025"/>
                  <wp:effectExtent l="0" t="0" r="0" b="0"/>
                  <wp:docPr id="194"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C:/Users/Administrator/AppData/Roaming/JisuOffice/ETemp/7952_7660896/image43.png"/>
                          <pic:cNvPicPr>
                            <a:picLocks noChangeAspect="1" noChangeArrowheads="1"/>
                          </pic:cNvPicPr>
                        </pic:nvPicPr>
                        <pic:blipFill>
                          <a:blip r:embed="rId79" cstate="print"/>
                          <a:stretch>
                            <a:fillRect/>
                          </a:stretch>
                        </pic:blipFill>
                        <pic:spPr>
                          <a:xfrm flipH="1">
                            <a:off x="0" y="0"/>
                            <a:ext cx="445135" cy="454660"/>
                          </a:xfrm>
                          <a:prstGeom prst="rect"/>
                          <a:ln cap="flat"/>
                        </pic:spPr>
                      </pic:pic>
                    </a:graphicData>
                  </a:graphic>
                </wp:inline>
              </w:drawing>
            </w:r>
          </w:p>
        </w:tc>
        <w:tc>
          <w:tcPr>
            <w:tcW w:type="dxa" w:w="2741"/>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第一个选中的图片变暗，选</w:t>
            </w:r>
            <w:r>
              <w:rPr>
                <w:color w:val="auto"/>
                <w:position w:val="0"/>
                <w:sz w:val="20"/>
                <w:szCs w:val="20"/>
                <w:rFonts w:ascii="黑体" w:eastAsia="黑体" w:hAnsi="黑体" w:hint="default"/>
              </w:rPr>
              <w:t>中第二张图片的同时第一站</w:t>
            </w:r>
            <w:r>
              <w:rPr>
                <w:color w:val="auto"/>
                <w:position w:val="0"/>
                <w:sz w:val="20"/>
                <w:szCs w:val="20"/>
                <w:rFonts w:ascii="黑体" w:eastAsia="黑体" w:hAnsi="黑体" w:hint="default"/>
              </w:rPr>
              <w:t>图片变亮，第二张图片变暗，</w:t>
            </w:r>
            <w:r>
              <w:rPr>
                <w:color w:val="auto"/>
                <w:position w:val="0"/>
                <w:sz w:val="20"/>
                <w:szCs w:val="20"/>
                <w:rFonts w:ascii="黑体" w:eastAsia="黑体" w:hAnsi="黑体" w:hint="default"/>
              </w:rPr>
              <w:t>且两张图片没有消除</w:t>
            </w:r>
          </w:p>
        </w:tc>
        <w:tc>
          <w:tcPr>
            <w:tcW w:type="dxa" w:w="1442"/>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1"/>
              <w:autoSpaceDN w:val="1"/>
            </w:pPr>
            <w:r>
              <w:rPr>
                <w:color w:val="auto"/>
                <w:position w:val="0"/>
                <w:sz w:val="20"/>
                <w:szCs w:val="20"/>
                <w:rFonts w:ascii="黑体" w:eastAsia="黑体" w:hAnsi="黑体" w:hint="default"/>
              </w:rPr>
              <w:t>多次试验与预</w:t>
            </w:r>
            <w:r>
              <w:rPr>
                <w:color w:val="auto"/>
                <w:position w:val="0"/>
                <w:sz w:val="20"/>
                <w:szCs w:val="20"/>
                <w:rFonts w:ascii="黑体" w:eastAsia="黑体" w:hAnsi="黑体" w:hint="default"/>
              </w:rPr>
              <w:t>期结果一致</w:t>
            </w:r>
          </w:p>
        </w:tc>
      </w:tr>
      <w:tr>
        <w:trPr>
          <w:hidden w:val="0"/>
        </w:trPr>
        <w:tc>
          <w:tcPr>
            <w:tcW w:type="dxa" w:w="1584"/>
            <w:vAlign w:val="center"/>
            <w:vMerge/>
          </w:tcPr>
          <w:p/>
        </w:tc>
        <w:tc>
          <w:tcPr>
            <w:tcW w:type="dxa" w:w="1076"/>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17</w:t>
            </w:r>
          </w:p>
        </w:tc>
        <w:tc>
          <w:tcPr>
            <w:tcW w:type="dxa" w:w="2387"/>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依次选中两张相同图片，</w:t>
            </w:r>
            <w:r>
              <w:rPr>
                <w:color w:val="auto"/>
                <w:position w:val="0"/>
                <w:sz w:val="20"/>
                <w:szCs w:val="20"/>
                <w:rFonts w:ascii="黑体" w:eastAsia="黑体" w:hAnsi="黑体" w:hint="default"/>
              </w:rPr>
              <w:t>且均不满足用例1、2、3、</w:t>
            </w:r>
            <w:r>
              <w:rPr>
                <w:color w:val="auto"/>
                <w:position w:val="0"/>
                <w:sz w:val="20"/>
                <w:szCs w:val="20"/>
                <w:rFonts w:ascii="黑体" w:eastAsia="黑体" w:hAnsi="黑体" w:hint="default"/>
              </w:rPr>
              <w:t>4、5、6、7、8的路径要求，</w:t>
            </w:r>
            <w:r>
              <w:rPr>
                <w:color w:val="auto"/>
                <w:position w:val="0"/>
                <w:sz w:val="20"/>
                <w:szCs w:val="20"/>
                <w:rFonts w:ascii="黑体" w:eastAsia="黑体" w:hAnsi="黑体" w:hint="default"/>
              </w:rPr>
              <w:t>即三条直线相连路径不</w:t>
            </w:r>
            <w:r>
              <w:rPr>
                <w:color w:val="auto"/>
                <w:position w:val="0"/>
                <w:sz w:val="20"/>
                <w:szCs w:val="20"/>
                <w:rFonts w:ascii="黑体" w:eastAsia="黑体" w:hAnsi="黑体" w:hint="default"/>
              </w:rPr>
              <w:t>通</w:t>
            </w:r>
          </w:p>
        </w:tc>
        <w:tc>
          <w:tcPr>
            <w:tcW w:type="dxa" w:w="2741"/>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第一个选中的图片变暗，选</w:t>
            </w:r>
            <w:r>
              <w:rPr>
                <w:color w:val="auto"/>
                <w:position w:val="0"/>
                <w:sz w:val="20"/>
                <w:szCs w:val="20"/>
                <w:rFonts w:ascii="黑体" w:eastAsia="黑体" w:hAnsi="黑体" w:hint="default"/>
              </w:rPr>
              <w:t>中第二张图片的同时第一站</w:t>
            </w:r>
            <w:r>
              <w:rPr>
                <w:color w:val="auto"/>
                <w:position w:val="0"/>
                <w:sz w:val="20"/>
                <w:szCs w:val="20"/>
                <w:rFonts w:ascii="黑体" w:eastAsia="黑体" w:hAnsi="黑体" w:hint="default"/>
              </w:rPr>
              <w:t>图片变亮，第二张图片变暗，</w:t>
            </w:r>
            <w:r>
              <w:rPr>
                <w:color w:val="auto"/>
                <w:position w:val="0"/>
                <w:sz w:val="20"/>
                <w:szCs w:val="20"/>
                <w:rFonts w:ascii="黑体" w:eastAsia="黑体" w:hAnsi="黑体" w:hint="default"/>
              </w:rPr>
              <w:t>且两张图片没有消除</w:t>
            </w:r>
          </w:p>
        </w:tc>
        <w:tc>
          <w:tcPr>
            <w:tcW w:type="dxa" w:w="1442"/>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1"/>
              <w:autoSpaceDN w:val="1"/>
            </w:pPr>
            <w:r>
              <w:rPr>
                <w:color w:val="auto"/>
                <w:position w:val="0"/>
                <w:sz w:val="20"/>
                <w:szCs w:val="20"/>
                <w:rFonts w:ascii="黑体" w:eastAsia="黑体" w:hAnsi="黑体" w:hint="default"/>
              </w:rPr>
              <w:t>多次试验与预</w:t>
            </w:r>
            <w:r>
              <w:rPr>
                <w:color w:val="auto"/>
                <w:position w:val="0"/>
                <w:sz w:val="20"/>
                <w:szCs w:val="20"/>
                <w:rFonts w:ascii="黑体" w:eastAsia="黑体" w:hAnsi="黑体" w:hint="default"/>
              </w:rPr>
              <w:t>期结果一致</w:t>
            </w:r>
          </w:p>
        </w:tc>
      </w:tr>
      <w:tr>
        <w:trPr>
          <w:hidden w:val="0"/>
        </w:trPr>
        <w:tc>
          <w:tcPr>
            <w:tcW w:type="dxa" w:w="1584"/>
            <w:vAlign w:val="center"/>
            <w:vMerge/>
          </w:tcPr>
          <w:p/>
        </w:tc>
        <w:tc>
          <w:tcPr>
            <w:tcW w:type="dxa" w:w="1076"/>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18</w:t>
            </w:r>
          </w:p>
        </w:tc>
        <w:tc>
          <w:tcPr>
            <w:tcW w:type="dxa" w:w="2387"/>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依次选中两张不同图片，</w:t>
            </w:r>
            <w:r>
              <w:rPr>
                <w:color w:val="auto"/>
                <w:position w:val="0"/>
                <w:sz w:val="20"/>
                <w:szCs w:val="20"/>
                <w:rFonts w:ascii="黑体" w:eastAsia="黑体" w:hAnsi="黑体" w:hint="default"/>
              </w:rPr>
              <w:t>且均不满足用例1、2、3、</w:t>
            </w:r>
            <w:r>
              <w:rPr>
                <w:color w:val="auto"/>
                <w:position w:val="0"/>
                <w:sz w:val="20"/>
                <w:szCs w:val="20"/>
                <w:rFonts w:ascii="黑体" w:eastAsia="黑体" w:hAnsi="黑体" w:hint="default"/>
              </w:rPr>
              <w:t>4、5、6、7、8的路径要求，</w:t>
            </w:r>
            <w:r>
              <w:rPr>
                <w:color w:val="auto"/>
                <w:position w:val="0"/>
                <w:sz w:val="20"/>
                <w:szCs w:val="20"/>
                <w:rFonts w:ascii="黑体" w:eastAsia="黑体" w:hAnsi="黑体" w:hint="default"/>
              </w:rPr>
              <w:t>即三条直线相连路径不</w:t>
            </w:r>
            <w:r>
              <w:rPr>
                <w:color w:val="auto"/>
                <w:position w:val="0"/>
                <w:sz w:val="20"/>
                <w:szCs w:val="20"/>
                <w:rFonts w:ascii="黑体" w:eastAsia="黑体" w:hAnsi="黑体" w:hint="default"/>
              </w:rPr>
              <w:t>通</w:t>
            </w:r>
          </w:p>
        </w:tc>
        <w:tc>
          <w:tcPr>
            <w:tcW w:type="dxa" w:w="2741"/>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第一个选中的图片变暗，选</w:t>
            </w:r>
            <w:r>
              <w:rPr>
                <w:color w:val="auto"/>
                <w:position w:val="0"/>
                <w:sz w:val="20"/>
                <w:szCs w:val="20"/>
                <w:rFonts w:ascii="黑体" w:eastAsia="黑体" w:hAnsi="黑体" w:hint="default"/>
              </w:rPr>
              <w:t>中第二张图片的同时第一站</w:t>
            </w:r>
            <w:r>
              <w:rPr>
                <w:color w:val="auto"/>
                <w:position w:val="0"/>
                <w:sz w:val="20"/>
                <w:szCs w:val="20"/>
                <w:rFonts w:ascii="黑体" w:eastAsia="黑体" w:hAnsi="黑体" w:hint="default"/>
              </w:rPr>
              <w:t>图片变亮，第二张图片变暗，</w:t>
            </w:r>
            <w:r>
              <w:rPr>
                <w:color w:val="auto"/>
                <w:position w:val="0"/>
                <w:sz w:val="20"/>
                <w:szCs w:val="20"/>
                <w:rFonts w:ascii="黑体" w:eastAsia="黑体" w:hAnsi="黑体" w:hint="default"/>
              </w:rPr>
              <w:t>且两张图片没有消除</w:t>
            </w:r>
          </w:p>
        </w:tc>
        <w:tc>
          <w:tcPr>
            <w:tcW w:type="dxa" w:w="1442"/>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1"/>
              <w:autoSpaceDN w:val="1"/>
            </w:pPr>
            <w:r>
              <w:rPr>
                <w:color w:val="auto"/>
                <w:position w:val="0"/>
                <w:sz w:val="20"/>
                <w:szCs w:val="20"/>
                <w:rFonts w:ascii="黑体" w:eastAsia="黑体" w:hAnsi="黑体" w:hint="default"/>
              </w:rPr>
              <w:t>多次试验与预</w:t>
            </w:r>
            <w:r>
              <w:rPr>
                <w:color w:val="auto"/>
                <w:position w:val="0"/>
                <w:sz w:val="20"/>
                <w:szCs w:val="20"/>
                <w:rFonts w:ascii="黑体" w:eastAsia="黑体" w:hAnsi="黑体" w:hint="default"/>
              </w:rPr>
              <w:t>期结果一致</w:t>
            </w:r>
          </w:p>
        </w:tc>
      </w:tr>
      <w:tr>
        <w:trPr>
          <w:hidden w:val="0"/>
        </w:trPr>
        <w:tc>
          <w:tcPr>
            <w:tcW w:type="dxa" w:w="1584"/>
            <w:vAlign w:val="center"/>
            <w:vMerge w:val="restart"/>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游戏功能</w:t>
            </w:r>
            <w:del w:id="598" w:author="HeYang" w:date="2017-06-03T21:44:00Z">
              <w:r>
                <w:rPr>
                  <w:color w:val="auto"/>
                  <w:position w:val="0"/>
                  <w:sz w:val="20"/>
                  <w:szCs w:val="20"/>
                  <w:rFonts w:ascii="黑体" w:eastAsia="黑体" w:hAnsi="黑体" w:hint="default"/>
                </w:rPr>
                <w:delText>－</w:delText>
              </w:r>
            </w:del>
            <w:ins w:id="599" w:author="HeYang" w:date="2017-06-03T21:44:00Z">
              <w:r>
                <w:rPr>
                  <w:color w:val="auto"/>
                  <w:position w:val="0"/>
                  <w:sz w:val="20"/>
                  <w:szCs w:val="20"/>
                  <w:rFonts w:ascii="黑体" w:eastAsia="黑体" w:hAnsi="黑体" w:hint="default"/>
                </w:rPr>
                <w:t>-</w:t>
              </w:r>
            </w:ins>
            <w:r>
              <w:rPr>
                <w:color w:val="auto"/>
                <w:position w:val="0"/>
                <w:sz w:val="20"/>
                <w:szCs w:val="20"/>
                <w:rFonts w:ascii="黑体" w:eastAsia="黑体" w:hAnsi="黑体" w:hint="default"/>
              </w:rPr>
              <w:t>重新</w:t>
            </w:r>
            <w:r>
              <w:rPr>
                <w:color w:val="auto"/>
                <w:position w:val="0"/>
                <w:sz w:val="20"/>
                <w:szCs w:val="20"/>
                <w:rFonts w:ascii="黑体" w:eastAsia="黑体" w:hAnsi="黑体" w:hint="default"/>
              </w:rPr>
              <w:t>开始功能</w:t>
            </w:r>
          </w:p>
        </w:tc>
        <w:tc>
          <w:tcPr>
            <w:tcW w:type="dxa" w:w="1076"/>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1</w:t>
            </w:r>
          </w:p>
        </w:tc>
        <w:tc>
          <w:tcPr>
            <w:tcW w:type="dxa" w:w="2387"/>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不对图片做任何操作点</w:t>
            </w:r>
            <w:r>
              <w:rPr>
                <w:color w:val="auto"/>
                <w:position w:val="0"/>
                <w:sz w:val="20"/>
                <w:szCs w:val="20"/>
                <w:rFonts w:ascii="黑体" w:eastAsia="黑体" w:hAnsi="黑体" w:hint="default"/>
              </w:rPr>
              <w:t>击重新开始按钮</w:t>
            </w:r>
          </w:p>
        </w:tc>
        <w:tc>
          <w:tcPr>
            <w:tcW w:type="dxa" w:w="2741"/>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开始当前难度模式下的新一</w:t>
            </w:r>
            <w:r>
              <w:rPr>
                <w:color w:val="auto"/>
                <w:position w:val="0"/>
                <w:sz w:val="20"/>
                <w:szCs w:val="20"/>
                <w:rFonts w:ascii="黑体" w:eastAsia="黑体" w:hAnsi="黑体" w:hint="default"/>
              </w:rPr>
              <w:t>局游戏，重置记分、倒计时</w:t>
            </w:r>
          </w:p>
        </w:tc>
        <w:tc>
          <w:tcPr>
            <w:tcW w:type="dxa" w:w="1442"/>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1"/>
              <w:autoSpaceDN w:val="1"/>
            </w:pPr>
            <w:r>
              <w:rPr>
                <w:color w:val="auto"/>
                <w:position w:val="0"/>
                <w:sz w:val="20"/>
                <w:szCs w:val="20"/>
                <w:rFonts w:ascii="黑体" w:eastAsia="黑体" w:hAnsi="黑体" w:hint="default"/>
              </w:rPr>
              <w:t>多次试验与预</w:t>
            </w:r>
            <w:r>
              <w:rPr>
                <w:color w:val="auto"/>
                <w:position w:val="0"/>
                <w:sz w:val="20"/>
                <w:szCs w:val="20"/>
                <w:rFonts w:ascii="黑体" w:eastAsia="黑体" w:hAnsi="黑体" w:hint="default"/>
              </w:rPr>
              <w:t>期结果一致</w:t>
            </w:r>
          </w:p>
        </w:tc>
      </w:tr>
      <w:tr>
        <w:trPr>
          <w:hidden w:val="0"/>
        </w:trPr>
        <w:tc>
          <w:tcPr>
            <w:tcW w:type="dxa" w:w="1584"/>
            <w:vAlign w:val="center"/>
            <w:vMerge/>
          </w:tcPr>
          <w:p/>
        </w:tc>
        <w:tc>
          <w:tcPr>
            <w:tcW w:type="dxa" w:w="1076"/>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2</w:t>
            </w:r>
          </w:p>
        </w:tc>
        <w:tc>
          <w:tcPr>
            <w:tcW w:type="dxa" w:w="2387"/>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对图片做任意操作后点</w:t>
            </w:r>
            <w:r>
              <w:rPr>
                <w:color w:val="auto"/>
                <w:position w:val="0"/>
                <w:sz w:val="20"/>
                <w:szCs w:val="20"/>
                <w:rFonts w:ascii="黑体" w:eastAsia="黑体" w:hAnsi="黑体" w:hint="default"/>
              </w:rPr>
              <w:t>击重新开始按钮</w:t>
            </w:r>
          </w:p>
        </w:tc>
        <w:tc>
          <w:tcPr>
            <w:tcW w:type="dxa" w:w="2741"/>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开始当前难度模式下的新一</w:t>
            </w:r>
            <w:r>
              <w:rPr>
                <w:color w:val="auto"/>
                <w:position w:val="0"/>
                <w:sz w:val="20"/>
                <w:szCs w:val="20"/>
                <w:rFonts w:ascii="黑体" w:eastAsia="黑体" w:hAnsi="黑体" w:hint="default"/>
              </w:rPr>
              <w:t>局游戏，重置记分、倒计时</w:t>
            </w:r>
          </w:p>
        </w:tc>
        <w:tc>
          <w:tcPr>
            <w:tcW w:type="dxa" w:w="1442"/>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1"/>
              <w:autoSpaceDN w:val="1"/>
            </w:pPr>
            <w:r>
              <w:rPr>
                <w:color w:val="auto"/>
                <w:position w:val="0"/>
                <w:sz w:val="20"/>
                <w:szCs w:val="20"/>
                <w:rFonts w:ascii="黑体" w:eastAsia="黑体" w:hAnsi="黑体" w:hint="default"/>
              </w:rPr>
              <w:t>多次试验中小</w:t>
            </w:r>
            <w:r>
              <w:rPr>
                <w:color w:val="auto"/>
                <w:position w:val="0"/>
                <w:sz w:val="20"/>
                <w:szCs w:val="20"/>
                <w:rFonts w:ascii="黑体" w:eastAsia="黑体" w:hAnsi="黑体" w:hint="default"/>
              </w:rPr>
              <w:t>概率出现缺少</w:t>
            </w:r>
            <w:r>
              <w:rPr>
                <w:color w:val="auto"/>
                <w:position w:val="0"/>
                <w:sz w:val="20"/>
                <w:szCs w:val="20"/>
                <w:rFonts w:ascii="黑体" w:eastAsia="黑体" w:hAnsi="黑体" w:hint="default"/>
              </w:rPr>
              <w:t>图片现象</w:t>
            </w:r>
          </w:p>
        </w:tc>
      </w:tr>
      <w:tr>
        <w:trPr>
          <w:hidden w:val="0"/>
        </w:trPr>
        <w:tc>
          <w:tcPr>
            <w:tcW w:type="dxa" w:w="1584"/>
            <w:vAlign w:val="center"/>
            <w:vMerge w:val="restart"/>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游戏功能</w:t>
            </w:r>
            <w:del w:id="600" w:author="HeYang" w:date="2017-06-03T21:44:00Z">
              <w:r>
                <w:rPr>
                  <w:color w:val="auto"/>
                  <w:position w:val="0"/>
                  <w:sz w:val="20"/>
                  <w:szCs w:val="20"/>
                  <w:rFonts w:ascii="黑体" w:eastAsia="黑体" w:hAnsi="黑体" w:hint="default"/>
                </w:rPr>
                <w:delText>－</w:delText>
              </w:r>
            </w:del>
            <w:ins w:id="601" w:author="HeYang" w:date="2017-06-03T21:44:00Z">
              <w:r>
                <w:rPr>
                  <w:color w:val="auto"/>
                  <w:position w:val="0"/>
                  <w:sz w:val="20"/>
                  <w:szCs w:val="20"/>
                  <w:rFonts w:ascii="黑体" w:eastAsia="黑体" w:hAnsi="黑体" w:hint="default"/>
                </w:rPr>
                <w:t>-</w:t>
              </w:r>
            </w:ins>
            <w:r>
              <w:rPr>
                <w:color w:val="auto"/>
                <w:position w:val="0"/>
                <w:sz w:val="20"/>
                <w:szCs w:val="20"/>
                <w:rFonts w:ascii="黑体" w:eastAsia="黑体" w:hAnsi="黑体" w:hint="default"/>
              </w:rPr>
              <w:t>记分、</w:t>
            </w:r>
            <w:r>
              <w:rPr>
                <w:color w:val="auto"/>
                <w:position w:val="0"/>
                <w:sz w:val="20"/>
                <w:szCs w:val="20"/>
                <w:rFonts w:ascii="黑体" w:eastAsia="黑体" w:hAnsi="黑体" w:hint="default"/>
              </w:rPr>
              <w:t>关数功能</w:t>
            </w:r>
          </w:p>
        </w:tc>
        <w:tc>
          <w:tcPr>
            <w:tcW w:type="dxa" w:w="1076"/>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1</w:t>
            </w:r>
          </w:p>
        </w:tc>
        <w:tc>
          <w:tcPr>
            <w:tcW w:type="dxa" w:w="2387"/>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正确消除一对图片后查</w:t>
            </w:r>
            <w:r>
              <w:rPr>
                <w:color w:val="auto"/>
                <w:position w:val="0"/>
                <w:sz w:val="20"/>
                <w:szCs w:val="20"/>
                <w:rFonts w:ascii="黑体" w:eastAsia="黑体" w:hAnsi="黑体" w:hint="default"/>
              </w:rPr>
              <w:t>看记分情况和关数情况</w:t>
            </w:r>
          </w:p>
        </w:tc>
        <w:tc>
          <w:tcPr>
            <w:tcW w:type="dxa" w:w="2741"/>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消除一对加10分，未消除完</w:t>
            </w:r>
            <w:r>
              <w:rPr>
                <w:color w:val="auto"/>
                <w:position w:val="0"/>
                <w:sz w:val="20"/>
                <w:szCs w:val="20"/>
                <w:rFonts w:ascii="黑体" w:eastAsia="黑体" w:hAnsi="黑体" w:hint="default"/>
              </w:rPr>
              <w:t>关数不变</w:t>
            </w:r>
          </w:p>
        </w:tc>
        <w:tc>
          <w:tcPr>
            <w:tcW w:type="dxa" w:w="1442"/>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1"/>
              <w:autoSpaceDN w:val="1"/>
            </w:pPr>
            <w:r>
              <w:rPr>
                <w:color w:val="auto"/>
                <w:position w:val="0"/>
                <w:sz w:val="20"/>
                <w:szCs w:val="20"/>
                <w:rFonts w:ascii="黑体" w:eastAsia="黑体" w:hAnsi="黑体" w:hint="default"/>
              </w:rPr>
              <w:t>多次试验与预</w:t>
            </w:r>
            <w:r>
              <w:rPr>
                <w:color w:val="auto"/>
                <w:position w:val="0"/>
                <w:sz w:val="20"/>
                <w:szCs w:val="20"/>
                <w:rFonts w:ascii="黑体" w:eastAsia="黑体" w:hAnsi="黑体" w:hint="default"/>
              </w:rPr>
              <w:t>期结果一致</w:t>
            </w:r>
          </w:p>
        </w:tc>
      </w:tr>
      <w:tr>
        <w:trPr>
          <w:hidden w:val="0"/>
        </w:trPr>
        <w:tc>
          <w:tcPr>
            <w:tcW w:type="dxa" w:w="1584"/>
            <w:vAlign w:val="center"/>
            <w:vMerge/>
          </w:tcPr>
          <w:p/>
        </w:tc>
        <w:tc>
          <w:tcPr>
            <w:tcW w:type="dxa" w:w="1076"/>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2</w:t>
            </w:r>
          </w:p>
        </w:tc>
        <w:tc>
          <w:tcPr>
            <w:tcW w:type="dxa" w:w="2387"/>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正确消除所有图片</w:t>
            </w:r>
          </w:p>
        </w:tc>
        <w:tc>
          <w:tcPr>
            <w:tcW w:type="dxa" w:w="2741"/>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共得320分，且关数＋１</w:t>
            </w:r>
          </w:p>
        </w:tc>
        <w:tc>
          <w:tcPr>
            <w:tcW w:type="dxa" w:w="1442"/>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1"/>
              <w:autoSpaceDN w:val="1"/>
            </w:pPr>
            <w:r>
              <w:rPr>
                <w:color w:val="auto"/>
                <w:position w:val="0"/>
                <w:sz w:val="20"/>
                <w:szCs w:val="20"/>
                <w:rFonts w:ascii="黑体" w:eastAsia="黑体" w:hAnsi="黑体" w:hint="default"/>
              </w:rPr>
              <w:t>多次试验与预</w:t>
            </w:r>
            <w:r>
              <w:rPr>
                <w:color w:val="auto"/>
                <w:position w:val="0"/>
                <w:sz w:val="20"/>
                <w:szCs w:val="20"/>
                <w:rFonts w:ascii="黑体" w:eastAsia="黑体" w:hAnsi="黑体" w:hint="default"/>
              </w:rPr>
              <w:t>期结果一致</w:t>
            </w:r>
          </w:p>
        </w:tc>
      </w:tr>
      <w:tr>
        <w:trPr>
          <w:hidden w:val="0"/>
        </w:trPr>
        <w:tc>
          <w:tcPr>
            <w:tcW w:type="dxa" w:w="1584"/>
            <w:vAlign w:val="center"/>
            <w:vMerge/>
          </w:tcPr>
          <w:p/>
        </w:tc>
        <w:tc>
          <w:tcPr>
            <w:tcW w:type="dxa" w:w="1076"/>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3</w:t>
            </w:r>
          </w:p>
        </w:tc>
        <w:tc>
          <w:tcPr>
            <w:tcW w:type="dxa" w:w="2387"/>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未消除一对图片</w:t>
            </w:r>
          </w:p>
        </w:tc>
        <w:tc>
          <w:tcPr>
            <w:tcW w:type="dxa" w:w="2741"/>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分数、关数均不变</w:t>
            </w:r>
          </w:p>
        </w:tc>
        <w:tc>
          <w:tcPr>
            <w:tcW w:type="dxa" w:w="1442"/>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1"/>
              <w:autoSpaceDN w:val="1"/>
            </w:pPr>
            <w:r>
              <w:rPr>
                <w:color w:val="auto"/>
                <w:position w:val="0"/>
                <w:sz w:val="20"/>
                <w:szCs w:val="20"/>
                <w:rFonts w:ascii="黑体" w:eastAsia="黑体" w:hAnsi="黑体" w:hint="default"/>
              </w:rPr>
              <w:t>多次试验与预</w:t>
            </w:r>
            <w:r>
              <w:rPr>
                <w:color w:val="auto"/>
                <w:position w:val="0"/>
                <w:sz w:val="20"/>
                <w:szCs w:val="20"/>
                <w:rFonts w:ascii="黑体" w:eastAsia="黑体" w:hAnsi="黑体" w:hint="default"/>
              </w:rPr>
              <w:t>期结果一致</w:t>
            </w:r>
          </w:p>
        </w:tc>
      </w:tr>
      <w:tr>
        <w:trPr>
          <w:hidden w:val="0"/>
        </w:trPr>
        <w:tc>
          <w:tcPr>
            <w:tcW w:type="dxa" w:w="1584"/>
            <w:vAlign w:val="center"/>
            <w:vMerge w:val="restart"/>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游戏功能</w:t>
            </w:r>
            <w:del w:id="602" w:author="HeYang" w:date="2017-06-03T21:44:00Z">
              <w:r>
                <w:rPr>
                  <w:color w:val="auto"/>
                  <w:position w:val="0"/>
                  <w:sz w:val="20"/>
                  <w:szCs w:val="20"/>
                  <w:rFonts w:ascii="黑体" w:eastAsia="黑体" w:hAnsi="黑体" w:hint="default"/>
                </w:rPr>
                <w:delText>－</w:delText>
              </w:r>
            </w:del>
            <w:ins w:id="603" w:author="HeYang" w:date="2017-06-03T21:44:00Z">
              <w:r>
                <w:rPr>
                  <w:color w:val="auto"/>
                  <w:position w:val="0"/>
                  <w:sz w:val="20"/>
                  <w:szCs w:val="20"/>
                  <w:rFonts w:ascii="黑体" w:eastAsia="黑体" w:hAnsi="黑体" w:hint="default"/>
                </w:rPr>
                <w:t>-</w:t>
              </w:r>
            </w:ins>
            <w:r>
              <w:rPr>
                <w:color w:val="auto"/>
                <w:position w:val="0"/>
                <w:sz w:val="20"/>
                <w:szCs w:val="20"/>
                <w:rFonts w:ascii="黑体" w:eastAsia="黑体" w:hAnsi="黑体" w:hint="default"/>
              </w:rPr>
              <w:t>倒计</w:t>
            </w:r>
            <w:r>
              <w:rPr>
                <w:color w:val="auto"/>
                <w:position w:val="0"/>
                <w:sz w:val="20"/>
                <w:szCs w:val="20"/>
                <w:rFonts w:ascii="黑体" w:eastAsia="黑体" w:hAnsi="黑体" w:hint="default"/>
              </w:rPr>
              <w:t>时功能</w:t>
            </w:r>
          </w:p>
        </w:tc>
        <w:tc>
          <w:tcPr>
            <w:tcW w:type="dxa" w:w="1076"/>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1</w:t>
            </w:r>
          </w:p>
        </w:tc>
        <w:tc>
          <w:tcPr>
            <w:tcW w:type="dxa" w:w="2387"/>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不做任何操作</w:t>
            </w:r>
          </w:p>
        </w:tc>
        <w:tc>
          <w:tcPr>
            <w:tcW w:type="dxa" w:w="2741"/>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“流沙”从上到下流动，且</w:t>
            </w:r>
            <w:r>
              <w:rPr>
                <w:color w:val="auto"/>
                <w:position w:val="0"/>
                <w:sz w:val="20"/>
                <w:szCs w:val="20"/>
                <w:rFonts w:ascii="黑体" w:eastAsia="黑体" w:hAnsi="黑体" w:hint="default"/>
              </w:rPr>
              <w:t>最后五秒沙漏上方出现倒计</w:t>
            </w:r>
            <w:r>
              <w:rPr>
                <w:color w:val="auto"/>
                <w:position w:val="0"/>
                <w:sz w:val="20"/>
                <w:szCs w:val="20"/>
                <w:rFonts w:ascii="黑体" w:eastAsia="黑体" w:hAnsi="黑体" w:hint="default"/>
              </w:rPr>
              <w:t>时数秒字样，倒计时结束后，</w:t>
            </w:r>
            <w:r>
              <w:rPr>
                <w:color w:val="auto"/>
                <w:position w:val="0"/>
                <w:sz w:val="20"/>
                <w:szCs w:val="20"/>
                <w:rFonts w:ascii="黑体" w:eastAsia="黑体" w:hAnsi="黑体" w:hint="default"/>
              </w:rPr>
              <w:t>弹出对话框“时间到，游戏</w:t>
            </w:r>
            <w:r>
              <w:rPr>
                <w:color w:val="auto"/>
                <w:position w:val="0"/>
                <w:sz w:val="20"/>
                <w:szCs w:val="20"/>
                <w:rFonts w:ascii="黑体" w:eastAsia="黑体" w:hAnsi="黑体" w:hint="default"/>
              </w:rPr>
              <w:t xml:space="preserve">结束！” </w:t>
            </w:r>
          </w:p>
        </w:tc>
        <w:tc>
          <w:tcPr>
            <w:tcW w:type="dxa" w:w="1442"/>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1"/>
              <w:autoSpaceDN w:val="1"/>
            </w:pPr>
            <w:r>
              <w:rPr>
                <w:color w:val="auto"/>
                <w:position w:val="0"/>
                <w:sz w:val="20"/>
                <w:szCs w:val="20"/>
                <w:rFonts w:ascii="黑体" w:eastAsia="黑体" w:hAnsi="黑体" w:hint="default"/>
              </w:rPr>
              <w:t>提示文字显示</w:t>
            </w:r>
            <w:r>
              <w:rPr>
                <w:color w:val="auto"/>
                <w:position w:val="0"/>
                <w:sz w:val="20"/>
                <w:szCs w:val="20"/>
                <w:rFonts w:ascii="黑体" w:eastAsia="黑体" w:hAnsi="黑体" w:hint="default"/>
              </w:rPr>
              <w:t>不全</w:t>
            </w:r>
          </w:p>
        </w:tc>
      </w:tr>
      <w:tr>
        <w:trPr>
          <w:hidden w:val="0"/>
        </w:trPr>
        <w:tc>
          <w:tcPr>
            <w:tcW w:type="dxa" w:w="1584"/>
            <w:vAlign w:val="center"/>
            <w:vMerge/>
          </w:tcPr>
          <w:p/>
        </w:tc>
        <w:tc>
          <w:tcPr>
            <w:tcW w:type="dxa" w:w="1076"/>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2</w:t>
            </w:r>
          </w:p>
        </w:tc>
        <w:tc>
          <w:tcPr>
            <w:tcW w:type="dxa" w:w="2387"/>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规定时间内完成消除，</w:t>
            </w:r>
            <w:r>
              <w:rPr>
                <w:color w:val="auto"/>
                <w:position w:val="0"/>
                <w:sz w:val="20"/>
                <w:szCs w:val="20"/>
                <w:rFonts w:ascii="黑体" w:eastAsia="黑体" w:hAnsi="黑体" w:hint="default"/>
              </w:rPr>
              <w:t>开始下一关</w:t>
            </w:r>
          </w:p>
        </w:tc>
        <w:tc>
          <w:tcPr>
            <w:tcW w:type="dxa" w:w="2741"/>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倒计时装置重置</w:t>
            </w:r>
          </w:p>
        </w:tc>
        <w:tc>
          <w:tcPr>
            <w:tcW w:type="dxa" w:w="1442"/>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1"/>
              <w:autoSpaceDN w:val="1"/>
            </w:pPr>
            <w:r>
              <w:rPr>
                <w:color w:val="auto"/>
                <w:position w:val="0"/>
                <w:sz w:val="20"/>
                <w:szCs w:val="20"/>
                <w:rFonts w:ascii="黑体" w:eastAsia="黑体" w:hAnsi="黑体" w:hint="default"/>
              </w:rPr>
              <w:t>多次试验与预</w:t>
            </w:r>
            <w:r>
              <w:rPr>
                <w:color w:val="auto"/>
                <w:position w:val="0"/>
                <w:sz w:val="20"/>
                <w:szCs w:val="20"/>
                <w:rFonts w:ascii="黑体" w:eastAsia="黑体" w:hAnsi="黑体" w:hint="default"/>
              </w:rPr>
              <w:t>期结果一致</w:t>
            </w:r>
          </w:p>
        </w:tc>
      </w:tr>
      <w:tr>
        <w:trPr>
          <w:hidden w:val="0"/>
        </w:trPr>
        <w:tc>
          <w:tcPr>
            <w:tcW w:type="dxa" w:w="1584"/>
            <w:vAlign w:val="center"/>
            <w:vMerge/>
          </w:tcPr>
          <w:p/>
        </w:tc>
        <w:tc>
          <w:tcPr>
            <w:tcW w:type="dxa" w:w="1076"/>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3</w:t>
            </w:r>
          </w:p>
        </w:tc>
        <w:tc>
          <w:tcPr>
            <w:tcW w:type="dxa" w:w="2387"/>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点击“重新开始”按钮</w:t>
            </w:r>
            <w:r>
              <w:rPr>
                <w:color w:val="auto"/>
                <w:position w:val="0"/>
                <w:sz w:val="20"/>
                <w:szCs w:val="20"/>
                <w:rFonts w:ascii="黑体" w:eastAsia="黑体" w:hAnsi="黑体" w:hint="default"/>
              </w:rPr>
              <w:t>或“刷新”按钮，或者</w:t>
            </w:r>
            <w:r>
              <w:rPr>
                <w:color w:val="auto"/>
                <w:position w:val="0"/>
                <w:sz w:val="20"/>
                <w:szCs w:val="20"/>
                <w:rFonts w:ascii="黑体" w:eastAsia="黑体" w:hAnsi="黑体" w:hint="default"/>
              </w:rPr>
              <w:t>更换难度</w:t>
            </w:r>
          </w:p>
        </w:tc>
        <w:tc>
          <w:tcPr>
            <w:tcW w:type="dxa" w:w="2741"/>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倒计时装置重置</w:t>
            </w:r>
          </w:p>
        </w:tc>
        <w:tc>
          <w:tcPr>
            <w:tcW w:type="dxa" w:w="1442"/>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1"/>
              <w:autoSpaceDN w:val="1"/>
            </w:pPr>
            <w:r>
              <w:rPr>
                <w:color w:val="auto"/>
                <w:position w:val="0"/>
                <w:sz w:val="20"/>
                <w:szCs w:val="20"/>
                <w:rFonts w:ascii="黑体" w:eastAsia="黑体" w:hAnsi="黑体" w:hint="default"/>
              </w:rPr>
              <w:t>多次试验与预</w:t>
            </w:r>
            <w:r>
              <w:rPr>
                <w:color w:val="auto"/>
                <w:position w:val="0"/>
                <w:sz w:val="20"/>
                <w:szCs w:val="20"/>
                <w:rFonts w:ascii="黑体" w:eastAsia="黑体" w:hAnsi="黑体" w:hint="default"/>
              </w:rPr>
              <w:t>期结果一致</w:t>
            </w:r>
          </w:p>
        </w:tc>
      </w:tr>
      <w:tr>
        <w:trPr>
          <w:hidden w:val="0"/>
        </w:trPr>
        <w:tc>
          <w:tcPr>
            <w:tcW w:type="dxa" w:w="1584"/>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游戏功能</w:t>
            </w:r>
            <w:del w:id="604" w:author="HeYang" w:date="2017-06-03T21:44:00Z">
              <w:r>
                <w:rPr>
                  <w:color w:val="auto"/>
                  <w:position w:val="0"/>
                  <w:sz w:val="20"/>
                  <w:szCs w:val="20"/>
                  <w:rFonts w:ascii="黑体" w:eastAsia="黑体" w:hAnsi="黑体" w:hint="default"/>
                </w:rPr>
                <w:delText>－</w:delText>
              </w:r>
            </w:del>
            <w:ins w:id="605" w:author="HeYang" w:date="2017-06-03T21:44:00Z">
              <w:r>
                <w:rPr>
                  <w:color w:val="auto"/>
                  <w:position w:val="0"/>
                  <w:sz w:val="20"/>
                  <w:szCs w:val="20"/>
                  <w:rFonts w:ascii="黑体" w:eastAsia="黑体" w:hAnsi="黑体" w:hint="default"/>
                </w:rPr>
                <w:t>-</w:t>
              </w:r>
            </w:ins>
            <w:r>
              <w:rPr>
                <w:color w:val="auto"/>
                <w:position w:val="0"/>
                <w:sz w:val="20"/>
                <w:szCs w:val="20"/>
                <w:rFonts w:ascii="黑体" w:eastAsia="黑体" w:hAnsi="黑体" w:hint="default"/>
              </w:rPr>
              <w:t>刷新</w:t>
            </w:r>
            <w:r>
              <w:rPr>
                <w:color w:val="auto"/>
                <w:position w:val="0"/>
                <w:sz w:val="20"/>
                <w:szCs w:val="20"/>
                <w:rFonts w:ascii="黑体" w:eastAsia="黑体" w:hAnsi="黑体" w:hint="default"/>
              </w:rPr>
              <w:t>功能</w:t>
            </w:r>
          </w:p>
        </w:tc>
        <w:tc>
          <w:tcPr>
            <w:tcW w:type="dxa" w:w="1076"/>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p>
        </w:tc>
        <w:tc>
          <w:tcPr>
            <w:tcW w:type="dxa" w:w="2387"/>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点击刷新按钮</w:t>
            </w:r>
          </w:p>
        </w:tc>
        <w:tc>
          <w:tcPr>
            <w:tcW w:type="dxa" w:w="2741"/>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0"/>
              <w:autoSpaceDN w:val="0"/>
            </w:pPr>
            <w:r>
              <w:rPr>
                <w:color w:val="auto"/>
                <w:position w:val="0"/>
                <w:sz w:val="20"/>
                <w:szCs w:val="20"/>
                <w:rFonts w:ascii="黑体" w:eastAsia="黑体" w:hAnsi="黑体" w:hint="default"/>
              </w:rPr>
              <w:t>重新排列布局，显示操作前</w:t>
            </w:r>
            <w:r>
              <w:rPr>
                <w:color w:val="auto"/>
                <w:position w:val="0"/>
                <w:sz w:val="20"/>
                <w:szCs w:val="20"/>
                <w:rFonts w:ascii="黑体" w:eastAsia="黑体" w:hAnsi="黑体" w:hint="default"/>
              </w:rPr>
              <w:t>后个数相同种类不同的图片，</w:t>
            </w:r>
            <w:r>
              <w:rPr>
                <w:color w:val="auto"/>
                <w:position w:val="0"/>
                <w:sz w:val="20"/>
                <w:szCs w:val="20"/>
                <w:rFonts w:ascii="黑体" w:eastAsia="黑体" w:hAnsi="黑体" w:hint="default"/>
              </w:rPr>
              <w:t>图片种类符合当前难度要求，</w:t>
            </w:r>
            <w:r>
              <w:rPr>
                <w:color w:val="auto"/>
                <w:position w:val="0"/>
                <w:sz w:val="20"/>
                <w:szCs w:val="20"/>
                <w:rFonts w:ascii="黑体" w:eastAsia="黑体" w:hAnsi="黑体" w:hint="default"/>
              </w:rPr>
              <w:t>且图片成对出现，刷新按钮</w:t>
            </w:r>
            <w:r>
              <w:rPr>
                <w:color w:val="auto"/>
                <w:position w:val="0"/>
                <w:sz w:val="20"/>
                <w:szCs w:val="20"/>
                <w:rFonts w:ascii="黑体" w:eastAsia="黑体" w:hAnsi="黑体" w:hint="default"/>
              </w:rPr>
              <w:t>失效</w:t>
            </w:r>
          </w:p>
        </w:tc>
        <w:tc>
          <w:tcPr>
            <w:tcW w:type="dxa" w:w="1442"/>
            <w:vAlign w:val="center"/>
          </w:tcPr>
          <w:p>
            <w:pPr>
              <w:numPr>
                <w:ilvl w:val="0"/>
                <w:numId w:val="0"/>
              </w:numPr>
              <w:jc w:val="left"/>
              <w:spacing w:lineRule="auto" w:line="240" w:before="0" w:after="160"/>
              <w:ind w:right="0" w:firstLine="0"/>
              <w:rPr>
                <w:color w:val="auto"/>
                <w:position w:val="0"/>
                <w:sz w:val="20"/>
                <w:szCs w:val="20"/>
                <w:rFonts w:ascii="黑体" w:eastAsia="黑体" w:hAnsi="黑体" w:hint="default"/>
              </w:rPr>
              <w:autoSpaceDE w:val="1"/>
              <w:autoSpaceDN w:val="1"/>
            </w:pPr>
            <w:r>
              <w:rPr>
                <w:color w:val="auto"/>
                <w:position w:val="0"/>
                <w:sz w:val="20"/>
                <w:szCs w:val="20"/>
                <w:rFonts w:ascii="黑体" w:eastAsia="黑体" w:hAnsi="黑体" w:hint="default"/>
              </w:rPr>
              <w:t>多次试验与预</w:t>
            </w:r>
            <w:r>
              <w:rPr>
                <w:color w:val="auto"/>
                <w:position w:val="0"/>
                <w:sz w:val="20"/>
                <w:szCs w:val="20"/>
                <w:rFonts w:ascii="黑体" w:eastAsia="黑体" w:hAnsi="黑体" w:hint="default"/>
              </w:rPr>
              <w:t>期结果一致</w:t>
            </w:r>
          </w:p>
        </w:tc>
      </w:tr>
    </w:tbl>
    <w:p>
      <w:pPr>
        <w:numPr>
          <w:ilvl w:val="0"/>
          <w:numId w:val="0"/>
        </w:numPr>
        <w:jc w:val="left"/>
        <w:spacing w:lineRule="auto" w:line="240" w:before="0" w:after="160"/>
        <w:ind w:right="0" w:firstLine="0"/>
        <w:rPr>
          <w:color w:val="auto"/>
          <w:position w:val="0"/>
          <w:sz w:val="24"/>
          <w:szCs w:val="24"/>
          <w:rFonts w:ascii="Times New Roman" w:eastAsia="Times New Roman" w:hAnsi="Times New Roman" w:hint="default"/>
        </w:rPr>
        <w:autoSpaceDE w:val="0"/>
        <w:autoSpaceDN w:val="0"/>
      </w:pPr>
    </w:p>
    <w:p>
      <w:pPr>
        <w:bidi w:val="0"/>
        <w:numPr>
          <w:ilvl w:val="1"/>
          <w:numId w:val="1"/>
        </w:numPr>
        <w:jc w:val="left"/>
        <w:spacing w:lineRule="exact" w:line="440" w:before="240" w:after="240"/>
        <w:ind w:right="0" w:left="567" w:hanging="567"/>
        <w:rPr>
          <w:color w:val="auto"/>
          <w:position w:val="0"/>
          <w:sz w:val="30"/>
          <w:szCs w:val="30"/>
          <w:rFonts w:ascii="Times New Roman" w:eastAsia="黑体" w:hAnsi="黑体" w:hint="default"/>
        </w:rPr>
        <w:outlineLvl w:val="1"/>
        <w:autoSpaceDE w:val="1"/>
        <w:autoSpaceDN w:val="1"/>
      </w:pPr>
      <w:bookmarkStart w:id="203" w:name="OLE_LINK27"/>
      <w:bookmarkStart w:id="204" w:name="OLE_LINK28"/>
      <w:r>
        <w:rPr>
          <w:color w:val="auto"/>
          <w:position w:val="0"/>
          <w:sz w:val="30"/>
          <w:szCs w:val="30"/>
          <w:rFonts w:ascii="Times New Roman" w:eastAsia="黑体" w:hAnsi="黑体" w:hint="default"/>
        </w:rPr>
        <w:t>　　</w:t>
      </w:r>
      <w:bookmarkStart w:id="205" w:name="_Toc484464002"/>
      <w:r>
        <w:rPr>
          <w:color w:val="auto"/>
          <w:position w:val="0"/>
          <w:sz w:val="30"/>
          <w:szCs w:val="30"/>
          <w:rFonts w:ascii="Times New Roman" w:eastAsia="黑体" w:hAnsi="黑体" w:hint="default"/>
        </w:rPr>
        <w:t>测试结果</w:t>
      </w:r>
      <w:bookmarkEnd w:id="205"/>
      <w:bookmarkEnd w:id="203"/>
      <w:bookmarkEnd w:id="204"/>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本系统在测试和运行过程中，有以下几方面优点：界面友好，操作方便。系统界面</w:t>
      </w:r>
      <w:r>
        <w:rPr>
          <w:color w:val="auto"/>
          <w:position w:val="0"/>
          <w:sz w:val="24"/>
          <w:szCs w:val="24"/>
          <w:rFonts w:ascii="Times New Roman" w:eastAsia="Times New Roman" w:hAnsi="Times New Roman" w:hint="default"/>
        </w:rPr>
        <w:t>简单，功能较完善，易上手，可以激发玩家的乐趣；通用性好，扩展性强。本系统可以</w:t>
      </w:r>
      <w:r>
        <w:rPr>
          <w:color w:val="auto"/>
          <w:position w:val="0"/>
          <w:sz w:val="24"/>
          <w:szCs w:val="24"/>
          <w:rFonts w:ascii="Times New Roman" w:eastAsia="Times New Roman" w:hAnsi="Times New Roman" w:hint="default"/>
        </w:rPr>
        <w:t>适用于各种人群，具有优越的通用性能。但部分系统功能需完善，由于时间和技术因素，</w:t>
      </w:r>
      <w:r>
        <w:rPr>
          <w:color w:val="auto"/>
          <w:position w:val="0"/>
          <w:sz w:val="24"/>
          <w:szCs w:val="24"/>
          <w:rFonts w:ascii="Times New Roman" w:eastAsia="Times New Roman" w:hAnsi="Times New Roman" w:hint="default"/>
        </w:rPr>
        <w:t>交互入口等方面还有待拓展。</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第一，连连看基本游戏功能表现不错（即选择两个图形，判断是否满足一定条件，</w:t>
      </w:r>
      <w:r>
        <w:rPr>
          <w:color w:val="auto"/>
          <w:position w:val="0"/>
          <w:sz w:val="24"/>
          <w:szCs w:val="24"/>
          <w:rFonts w:ascii="Times New Roman" w:eastAsia="Times New Roman" w:hAnsi="Times New Roman" w:hint="default"/>
        </w:rPr>
        <w:t>条件即两个图形一致且二者之间存在转弯少于3的路径。当判定满足这一条件后，两张</w:t>
      </w:r>
      <w:r>
        <w:rPr>
          <w:color w:val="auto"/>
          <w:position w:val="0"/>
          <w:sz w:val="24"/>
          <w:szCs w:val="24"/>
          <w:rFonts w:ascii="Times New Roman" w:eastAsia="Times New Roman" w:hAnsi="Times New Roman" w:hint="default"/>
        </w:rPr>
        <w:t>图片被消除），在运行一次游戏过程中，点击两个不同的图片时，不会消除两个图片，</w:t>
      </w:r>
      <w:r>
        <w:rPr>
          <w:color w:val="auto"/>
          <w:position w:val="0"/>
          <w:sz w:val="24"/>
          <w:szCs w:val="24"/>
          <w:rFonts w:ascii="Times New Roman" w:eastAsia="Times New Roman" w:hAnsi="Times New Roman" w:hint="default"/>
        </w:rPr>
        <w:t>在点击第一个图片时图片变暗，点击第二个图片时因为图片不匹配，第二个图片变暗，</w:t>
      </w:r>
      <w:r>
        <w:rPr>
          <w:color w:val="auto"/>
          <w:position w:val="0"/>
          <w:sz w:val="24"/>
          <w:szCs w:val="24"/>
          <w:rFonts w:ascii="Times New Roman" w:eastAsia="Times New Roman" w:hAnsi="Times New Roman" w:hint="default"/>
        </w:rPr>
        <w:t>两张图片没有消失。在运行一次游戏过程中，点击满足存在多欲三个连接路径的两张图</w:t>
      </w:r>
      <w:r>
        <w:rPr>
          <w:color w:val="auto"/>
          <w:position w:val="0"/>
          <w:sz w:val="24"/>
          <w:szCs w:val="24"/>
          <w:rFonts w:ascii="Times New Roman" w:eastAsia="Times New Roman" w:hAnsi="Times New Roman" w:hint="default"/>
        </w:rPr>
        <w:t>片，同样也不能消除。</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第二，图片的排列正确。在开始新一局的游戏时，图片的排列清晰明了，满足随机</w:t>
      </w:r>
      <w:r>
        <w:rPr>
          <w:color w:val="auto"/>
          <w:position w:val="0"/>
          <w:sz w:val="24"/>
          <w:szCs w:val="24"/>
          <w:rFonts w:ascii="Times New Roman" w:eastAsia="Times New Roman" w:hAnsi="Times New Roman" w:hint="default"/>
        </w:rPr>
        <w:t>的同时，成对出现。</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第三，记分功能正确。没消除一对图片得分10。得分数在游戏界面上能明确标识，</w:t>
      </w:r>
      <w:r>
        <w:rPr>
          <w:color w:val="auto"/>
          <w:position w:val="0"/>
          <w:sz w:val="24"/>
          <w:szCs w:val="24"/>
          <w:rFonts w:ascii="Times New Roman" w:eastAsia="Times New Roman" w:hAnsi="Times New Roman" w:hint="default"/>
        </w:rPr>
        <w:t>直观的显示出当前的游戏状态，包括游戏得分情况和闯关关数情况。</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第四，沙漏计时功能有缺陷。沙漏状计时能正确，倒计时五秒时，提示问字有误，</w:t>
      </w:r>
      <w:r>
        <w:rPr>
          <w:color w:val="auto"/>
          <w:position w:val="0"/>
          <w:sz w:val="24"/>
          <w:szCs w:val="24"/>
          <w:rFonts w:ascii="Times New Roman" w:eastAsia="Times New Roman" w:hAnsi="Times New Roman" w:hint="default"/>
        </w:rPr>
        <w:t>该显示的内容显示不全。</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第五，游戏的开始和重新开始表现正确。在游戏开始前，弹出的提示框根据指示点</w:t>
      </w:r>
      <w:r>
        <w:rPr>
          <w:color w:val="auto"/>
          <w:position w:val="0"/>
          <w:sz w:val="24"/>
          <w:szCs w:val="24"/>
          <w:rFonts w:ascii="Times New Roman" w:eastAsia="Times New Roman" w:hAnsi="Times New Roman" w:hint="default"/>
        </w:rPr>
        <w:t>击确定后，能够开始新游戏，即开始记分、计时。重新开始游戏功能也表现正确，能中</w:t>
      </w:r>
      <w:r>
        <w:rPr>
          <w:color w:val="auto"/>
          <w:position w:val="0"/>
          <w:sz w:val="24"/>
          <w:szCs w:val="24"/>
          <w:rFonts w:ascii="Times New Roman" w:eastAsia="Times New Roman" w:hAnsi="Times New Roman" w:hint="default"/>
        </w:rPr>
        <w:t>断当前游戏，开始一局新的游戏，同样开始记分、计时，并且可以多次开始新游戏。</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第六，游戏关闭和结束有缺陷。窗口游戏在关闭时，可以直接点击窗口的关闭按钮。</w:t>
      </w:r>
      <w:r>
        <w:rPr>
          <w:color w:val="auto"/>
          <w:position w:val="0"/>
          <w:sz w:val="24"/>
          <w:szCs w:val="24"/>
          <w:rFonts w:ascii="Times New Roman" w:eastAsia="Times New Roman" w:hAnsi="Times New Roman" w:hint="default"/>
        </w:rPr>
        <w:t>游戏结束时，弹出的提速框表现正常，但是沙漏上方的JLabel表现异常，文字显示不</w:t>
      </w:r>
      <w:r>
        <w:rPr>
          <w:color w:val="auto"/>
          <w:position w:val="0"/>
          <w:sz w:val="24"/>
          <w:szCs w:val="24"/>
          <w:rFonts w:ascii="Times New Roman" w:eastAsia="Times New Roman" w:hAnsi="Times New Roman" w:hint="default"/>
        </w:rPr>
        <w:t>全。</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第七，游戏难度选择功能正常。游戏难度有4个等级，每个等级选择后，操作模块</w:t>
      </w:r>
      <w:r>
        <w:rPr>
          <w:color w:val="auto"/>
          <w:position w:val="0"/>
          <w:sz w:val="24"/>
          <w:szCs w:val="24"/>
          <w:rFonts w:ascii="Times New Roman" w:eastAsia="Times New Roman" w:hAnsi="Times New Roman" w:hint="default"/>
        </w:rPr>
        <w:t>的界面能显示总体个数相同但不同种类的图片，难度越高，种类越多。在选择了一个难</w:t>
      </w:r>
      <w:r>
        <w:rPr>
          <w:color w:val="auto"/>
          <w:position w:val="0"/>
          <w:sz w:val="24"/>
          <w:szCs w:val="24"/>
          <w:rFonts w:ascii="Times New Roman" w:eastAsia="Times New Roman" w:hAnsi="Times New Roman" w:hint="default"/>
        </w:rPr>
        <w:t>度模式之后，同时也开始一局新游戏。</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 xml:space="preserve">第八，每一个难度下可以有很多关卡，每一个关游戏过关后可以直接进入下一关。 </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第九，刷新功能（游戏提示功能）正常。在游戏过程中只可以使用一次刷新功能，</w:t>
      </w:r>
      <w:r>
        <w:rPr>
          <w:color w:val="auto"/>
          <w:position w:val="0"/>
          <w:sz w:val="24"/>
          <w:szCs w:val="24"/>
          <w:rFonts w:ascii="Times New Roman" w:eastAsia="Times New Roman" w:hAnsi="Times New Roman" w:hint="default"/>
        </w:rPr>
        <w:t>重新排列当前游戏未消除的图片个数的图片。</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第十一，游戏要最大限度地实现了易维护性和易操作性，游戏运行稳定、安全可靠。</w:t>
      </w:r>
    </w:p>
    <w:p>
      <w:pPr>
        <w:bidi w:val="0"/>
        <w:numPr>
          <w:ilvl w:val="1"/>
          <w:numId w:val="1"/>
        </w:numPr>
        <w:jc w:val="left"/>
        <w:spacing w:lineRule="exact" w:line="440" w:before="240" w:after="240"/>
        <w:ind w:right="0" w:left="567" w:hanging="567"/>
        <w:rPr>
          <w:color w:val="auto"/>
          <w:position w:val="0"/>
          <w:sz w:val="30"/>
          <w:szCs w:val="30"/>
          <w:rFonts w:ascii="Times New Roman" w:eastAsia="黑体" w:hAnsi="黑体" w:hint="default"/>
        </w:rPr>
        <w:outlineLvl w:val="1"/>
        <w:autoSpaceDE w:val="1"/>
        <w:autoSpaceDN w:val="1"/>
      </w:pPr>
      <w:r>
        <w:rPr>
          <w:color w:val="auto"/>
          <w:position w:val="0"/>
          <w:sz w:val="30"/>
          <w:szCs w:val="30"/>
          <w:rFonts w:ascii="Times New Roman" w:eastAsia="黑体" w:hAnsi="黑体" w:hint="default"/>
        </w:rPr>
        <w:t>　　</w:t>
      </w:r>
      <w:bookmarkStart w:id="206" w:name="_Toc484464003"/>
      <w:r>
        <w:rPr>
          <w:color w:val="auto"/>
          <w:position w:val="0"/>
          <w:sz w:val="30"/>
          <w:szCs w:val="30"/>
          <w:rFonts w:ascii="Times New Roman" w:eastAsia="黑体" w:hAnsi="黑体" w:hint="default"/>
        </w:rPr>
        <w:t>本章小结</w:t>
      </w:r>
      <w:bookmarkEnd w:id="206"/>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本章主要明确了测试的目的和测试的重要性，通过设计测试用例得出，游戏中的</w:t>
      </w:r>
      <w:r>
        <w:rPr>
          <w:color w:val="auto"/>
          <w:position w:val="0"/>
          <w:sz w:val="24"/>
          <w:szCs w:val="24"/>
          <w:rFonts w:ascii="Times New Roman" w:eastAsia="Times New Roman" w:hAnsi="Times New Roman" w:hint="default"/>
        </w:rPr>
        <w:t>消除功能、计时功能、记录得分和关数功能、重新开始功能、刷新功能基本实现。</w:t>
      </w:r>
      <w:bookmarkEnd w:id="161"/>
      <w:bookmarkEnd w:id="162"/>
      <w:bookmarkEnd w:id="186"/>
    </w:p>
    <w:p>
      <w:pPr>
        <w:numPr>
          <w:ilvl w:val="0"/>
          <w:numId w:val="0"/>
        </w:numPr>
        <w:jc w:val="left"/>
        <w:spacing w:lineRule="exact" w:line="440" w:before="240" w:after="240"/>
        <w:pageBreakBefore w:val="1"/>
        <w:ind w:left="425" w:right="0" w:firstLine="0"/>
        <w:rPr>
          <w:color w:val="auto"/>
          <w:position w:val="0"/>
          <w:sz w:val="36"/>
          <w:szCs w:val="36"/>
          <w:rFonts w:ascii="Times New Roman" w:eastAsia="黑体" w:hAnsi="黑体" w:hint="default"/>
        </w:rPr>
        <w:outlineLvl w:val="0"/>
        <w:autoSpaceDE w:val="1"/>
        <w:autoSpaceDN w:val="1"/>
      </w:pPr>
      <w:bookmarkStart w:id="207" w:name="_Toc484464004"/>
      <w:r>
        <w:rPr>
          <w:color w:val="auto"/>
          <w:position w:val="0"/>
          <w:sz w:val="36"/>
          <w:szCs w:val="36"/>
          <w:rFonts w:ascii="Times New Roman" w:eastAsia="黑体" w:hAnsi="黑体" w:hint="default"/>
        </w:rPr>
        <w:t xml:space="preserve">结  论</w:t>
      </w:r>
      <w:bookmarkEnd w:id="207"/>
    </w:p>
    <w:p>
      <w:pPr>
        <w:numPr>
          <w:ilvl w:val="0"/>
          <w:numId w:val="0"/>
        </w:numPr>
        <w:jc w:val="left"/>
        <w:spacing w:lineRule="auto" w:line="276" w:before="0" w:after="160"/>
        <w:ind w:right="0" w:firstLine="480"/>
        <w:rPr>
          <w:color w:val="auto"/>
          <w:position w:val="0"/>
          <w:sz w:val="24"/>
          <w:szCs w:val="24"/>
          <w:rFonts w:ascii="宋体" w:eastAsia="宋体" w:hAnsi="宋体" w:hint="default"/>
        </w:rPr>
        <w:autoSpaceDE w:val="1"/>
        <w:autoSpaceDN w:val="1"/>
      </w:pPr>
      <w:r>
        <w:rPr>
          <w:color w:val="auto"/>
          <w:position w:val="0"/>
          <w:sz w:val="24"/>
          <w:szCs w:val="24"/>
          <w:rFonts w:ascii="宋体" w:eastAsia="宋体" w:hAnsi="宋体" w:hint="default"/>
        </w:rPr>
        <w:t>2017年二月底三月初确定了毕业设计课题至今，毕业设计总体完成情况良好，总</w:t>
      </w:r>
      <w:r>
        <w:rPr>
          <w:color w:val="auto"/>
          <w:position w:val="0"/>
          <w:sz w:val="24"/>
          <w:szCs w:val="24"/>
          <w:rFonts w:ascii="宋体" w:eastAsia="宋体" w:hAnsi="宋体" w:hint="default"/>
        </w:rPr>
        <w:t>体达到了毕设任务书上的要求。</w:t>
      </w:r>
    </w:p>
    <w:p>
      <w:pPr>
        <w:numPr>
          <w:ilvl w:val="0"/>
          <w:numId w:val="0"/>
        </w:numPr>
        <w:jc w:val="left"/>
        <w:spacing w:lineRule="auto" w:line="276" w:before="0" w:after="160"/>
        <w:ind w:right="0" w:firstLine="480"/>
        <w:rPr>
          <w:color w:val="auto"/>
          <w:position w:val="0"/>
          <w:sz w:val="24"/>
          <w:szCs w:val="24"/>
          <w:rFonts w:ascii="宋体" w:eastAsia="宋体" w:hAnsi="宋体" w:hint="default"/>
        </w:rPr>
        <w:autoSpaceDE w:val="1"/>
        <w:autoSpaceDN w:val="1"/>
      </w:pPr>
      <w:r>
        <w:rPr>
          <w:color w:val="auto"/>
          <w:position w:val="0"/>
          <w:sz w:val="24"/>
          <w:szCs w:val="24"/>
          <w:rFonts w:ascii="宋体" w:eastAsia="宋体" w:hAnsi="宋体" w:hint="default"/>
        </w:rPr>
        <w:t>我的毕业设计课题是连连看游戏设计与实现，该项目通过Java语言实现，为此我</w:t>
      </w:r>
      <w:r>
        <w:rPr>
          <w:color w:val="auto"/>
          <w:position w:val="0"/>
          <w:sz w:val="24"/>
          <w:szCs w:val="24"/>
          <w:rFonts w:ascii="宋体" w:eastAsia="宋体" w:hAnsi="宋体" w:hint="default"/>
        </w:rPr>
        <w:t>在着手之前简单了解了Java游戏开发的现状和走向，决定通过桌面窗体的形式完成项</w:t>
      </w:r>
      <w:r>
        <w:rPr>
          <w:color w:val="auto"/>
          <w:position w:val="0"/>
          <w:sz w:val="24"/>
          <w:szCs w:val="24"/>
          <w:rFonts w:ascii="宋体" w:eastAsia="宋体" w:hAnsi="宋体" w:hint="default"/>
        </w:rPr>
        <w:t>目。在本科学习大纲中，AWT体系结构、Swing体系结构并不是Java语言学习的重点</w:t>
      </w:r>
      <w:r>
        <w:rPr>
          <w:color w:val="auto"/>
          <w:position w:val="0"/>
          <w:sz w:val="24"/>
          <w:szCs w:val="24"/>
          <w:rFonts w:ascii="宋体" w:eastAsia="宋体" w:hAnsi="宋体" w:hint="default"/>
        </w:rPr>
        <w:t>和难点，但我们曾在软件开发工具的课程上简单学习过C#语言，在某种程度上来说，</w:t>
      </w:r>
      <w:r>
        <w:rPr>
          <w:color w:val="auto"/>
          <w:position w:val="0"/>
          <w:sz w:val="24"/>
          <w:szCs w:val="24"/>
          <w:rFonts w:ascii="宋体" w:eastAsia="宋体" w:hAnsi="宋体" w:hint="default"/>
        </w:rPr>
        <w:t>这两种面向对象的编程语言有很多相通的地方，这恰恰能帮助我更好更深入地理解</w:t>
      </w:r>
      <w:r>
        <w:rPr>
          <w:color w:val="auto"/>
          <w:position w:val="0"/>
          <w:sz w:val="24"/>
          <w:szCs w:val="24"/>
          <w:rFonts w:ascii="宋体" w:eastAsia="宋体" w:hAnsi="宋体" w:hint="default"/>
        </w:rPr>
        <w:t xml:space="preserve">Java Swing基本体系结构，也更容易上手去实践这个项目。所以说毕业设计是对本科</w:t>
      </w:r>
      <w:r>
        <w:rPr>
          <w:color w:val="auto"/>
          <w:position w:val="0"/>
          <w:sz w:val="24"/>
          <w:szCs w:val="24"/>
          <w:rFonts w:ascii="宋体" w:eastAsia="宋体" w:hAnsi="宋体" w:hint="default"/>
        </w:rPr>
        <w:t>学习过程的总结和实践，之于我而言，本科学习带给我的更多的是思想。</w:t>
      </w:r>
    </w:p>
    <w:p>
      <w:pPr>
        <w:numPr>
          <w:ilvl w:val="0"/>
          <w:numId w:val="0"/>
        </w:numPr>
        <w:jc w:val="left"/>
        <w:spacing w:lineRule="auto" w:line="276" w:before="0" w:after="160"/>
        <w:ind w:right="0" w:firstLine="480"/>
        <w:rPr>
          <w:color w:val="auto"/>
          <w:position w:val="0"/>
          <w:sz w:val="24"/>
          <w:szCs w:val="24"/>
          <w:rFonts w:ascii="宋体" w:eastAsia="宋体" w:hAnsi="宋体" w:hint="default"/>
        </w:rPr>
        <w:autoSpaceDE w:val="1"/>
        <w:autoSpaceDN w:val="1"/>
      </w:pPr>
      <w:r>
        <w:rPr>
          <w:color w:val="auto"/>
          <w:position w:val="0"/>
          <w:sz w:val="24"/>
          <w:szCs w:val="24"/>
          <w:rFonts w:ascii="宋体" w:eastAsia="宋体" w:hAnsi="宋体" w:hint="default"/>
        </w:rPr>
        <w:t>连连看游戏并不陌生，基本要求是要完成两个相同图片的消除。首先要考虑的就是</w:t>
      </w:r>
      <w:r>
        <w:rPr>
          <w:color w:val="auto"/>
          <w:position w:val="0"/>
          <w:sz w:val="24"/>
          <w:szCs w:val="24"/>
          <w:rFonts w:ascii="宋体" w:eastAsia="宋体" w:hAnsi="宋体" w:hint="default"/>
        </w:rPr>
        <w:t>项目要实现的功能了，我在基础要求上增加了计时功能，重置功能，和一个重新排列</w:t>
      </w:r>
      <w:r>
        <w:rPr>
          <w:color w:val="auto"/>
          <w:position w:val="0"/>
          <w:sz w:val="24"/>
          <w:szCs w:val="24"/>
          <w:rFonts w:ascii="宋体" w:eastAsia="宋体" w:hAnsi="宋体" w:hint="default"/>
        </w:rPr>
        <w:t>当前图片的功能，这些功能都是比较常见也是很容易理解的功能，增加功能主要是丰</w:t>
      </w:r>
      <w:r>
        <w:rPr>
          <w:color w:val="auto"/>
          <w:position w:val="0"/>
          <w:sz w:val="24"/>
          <w:szCs w:val="24"/>
          <w:rFonts w:ascii="宋体" w:eastAsia="宋体" w:hAnsi="宋体" w:hint="default"/>
        </w:rPr>
        <w:t>富项目操作的娱乐性，也使得项目内容更加丰满。其次设计游戏界面，用到最多的是</w:t>
      </w:r>
      <w:r>
        <w:rPr>
          <w:color w:val="auto"/>
          <w:position w:val="0"/>
          <w:sz w:val="24"/>
          <w:szCs w:val="24"/>
          <w:rFonts w:ascii="宋体" w:eastAsia="宋体" w:hAnsi="宋体" w:hint="default"/>
        </w:rPr>
        <w:t>JButton，游戏界面中还需要有提示或标识状态用的窗口或者字符串（JDiolo、JLable</w:t>
      </w:r>
      <w:r>
        <w:rPr>
          <w:color w:val="auto"/>
          <w:position w:val="0"/>
          <w:sz w:val="24"/>
          <w:szCs w:val="24"/>
          <w:rFonts w:ascii="宋体" w:eastAsia="宋体" w:hAnsi="宋体" w:hint="default"/>
        </w:rPr>
        <w:t>等），为实现计时功能绘制了漏斗。游戏界面做到了简洁大方一目了然，在有一定逻辑</w:t>
      </w:r>
      <w:r>
        <w:rPr>
          <w:color w:val="auto"/>
          <w:position w:val="0"/>
          <w:sz w:val="24"/>
          <w:szCs w:val="24"/>
          <w:rFonts w:ascii="宋体" w:eastAsia="宋体" w:hAnsi="宋体" w:hint="default"/>
        </w:rPr>
        <w:t>的基础上能够带领游戏用户体验游戏过程，也是吸引用户很直观的原因。最核心的部分</w:t>
      </w:r>
      <w:r>
        <w:rPr>
          <w:color w:val="auto"/>
          <w:position w:val="0"/>
          <w:sz w:val="24"/>
          <w:szCs w:val="24"/>
          <w:rFonts w:ascii="宋体" w:eastAsia="宋体" w:hAnsi="宋体" w:hint="default"/>
        </w:rPr>
        <w:t>是实现连接消除的功能，在本项目中，我将这种连接规则具体地分情况讨论，在将这</w:t>
      </w:r>
      <w:r>
        <w:rPr>
          <w:color w:val="auto"/>
          <w:position w:val="0"/>
          <w:sz w:val="24"/>
          <w:szCs w:val="24"/>
          <w:rFonts w:ascii="宋体" w:eastAsia="宋体" w:hAnsi="宋体" w:hint="default"/>
        </w:rPr>
        <w:t>些情况所涉及的判断选择封装成一个个的方法，每种情况调用一个或多个这样的方法</w:t>
      </w:r>
      <w:r>
        <w:rPr>
          <w:color w:val="auto"/>
          <w:position w:val="0"/>
          <w:sz w:val="24"/>
          <w:szCs w:val="24"/>
          <w:rFonts w:ascii="宋体" w:eastAsia="宋体" w:hAnsi="宋体" w:hint="default"/>
        </w:rPr>
        <w:t>来判断是否可以在三条路径之内完成消除。在最后的测试阶段，所要求的功能已完成，</w:t>
      </w:r>
      <w:r>
        <w:rPr>
          <w:color w:val="auto"/>
          <w:position w:val="0"/>
          <w:sz w:val="24"/>
          <w:szCs w:val="24"/>
          <w:rFonts w:ascii="宋体" w:eastAsia="宋体" w:hAnsi="宋体" w:hint="default"/>
        </w:rPr>
        <w:t>游戏整体的逻辑感良好，整个项目不论在功能方面还是界面方面都还有很大的进步空</w:t>
      </w:r>
      <w:r>
        <w:rPr>
          <w:color w:val="auto"/>
          <w:position w:val="0"/>
          <w:sz w:val="24"/>
          <w:szCs w:val="24"/>
          <w:rFonts w:ascii="宋体" w:eastAsia="宋体" w:hAnsi="宋体" w:hint="default"/>
        </w:rPr>
        <w:t>间。论文方面是一次新的尝试，不同于平时的实验报告，论文有更严密的格式要求，也</w:t>
      </w:r>
      <w:r>
        <w:rPr>
          <w:color w:val="auto"/>
          <w:position w:val="0"/>
          <w:sz w:val="24"/>
          <w:szCs w:val="24"/>
          <w:rFonts w:ascii="宋体" w:eastAsia="宋体" w:hAnsi="宋体" w:hint="default"/>
        </w:rPr>
        <w:t>更需要我对项目有很层次化地理解，在完成论文的过程中，总结和体会一个项目完成</w:t>
      </w:r>
      <w:r>
        <w:rPr>
          <w:color w:val="auto"/>
          <w:position w:val="0"/>
          <w:sz w:val="24"/>
          <w:szCs w:val="24"/>
          <w:rFonts w:ascii="宋体" w:eastAsia="宋体" w:hAnsi="宋体" w:hint="default"/>
        </w:rPr>
        <w:t>的过程和在项目实现的过程中学习到的点点滴滴，将这些分层次，分主次的记录下来</w:t>
      </w:r>
      <w:r>
        <w:rPr>
          <w:color w:val="auto"/>
          <w:position w:val="0"/>
          <w:sz w:val="24"/>
          <w:szCs w:val="24"/>
          <w:rFonts w:ascii="宋体" w:eastAsia="宋体" w:hAnsi="宋体" w:hint="default"/>
        </w:rPr>
        <w:t>是对我论文撰写能力的锻炼更是对知识体系的完善和总结。</w:t>
      </w:r>
    </w:p>
    <w:p>
      <w:pPr>
        <w:numPr>
          <w:ilvl w:val="0"/>
          <w:numId w:val="0"/>
        </w:numPr>
        <w:jc w:val="left"/>
        <w:spacing w:lineRule="auto" w:line="276" w:before="0" w:after="160"/>
        <w:ind w:right="0" w:firstLine="480"/>
        <w:rPr>
          <w:color w:val="auto"/>
          <w:position w:val="0"/>
          <w:sz w:val="24"/>
          <w:szCs w:val="24"/>
          <w:rFonts w:ascii="宋体" w:eastAsia="宋体" w:hAnsi="宋体" w:hint="default"/>
        </w:rPr>
        <w:autoSpaceDE w:val="1"/>
        <w:autoSpaceDN w:val="1"/>
      </w:pPr>
      <w:r>
        <w:rPr>
          <w:color w:val="auto"/>
          <w:position w:val="0"/>
          <w:sz w:val="24"/>
          <w:szCs w:val="24"/>
          <w:rFonts w:ascii="宋体" w:eastAsia="宋体" w:hAnsi="宋体" w:hint="default"/>
        </w:rPr>
        <w:t>毕业设计是个很好的机会用于自我总结和进步，单纯的理论知识学习早已不能满</w:t>
      </w:r>
      <w:r>
        <w:rPr>
          <w:color w:val="auto"/>
          <w:position w:val="0"/>
          <w:sz w:val="24"/>
          <w:szCs w:val="24"/>
          <w:rFonts w:ascii="宋体" w:eastAsia="宋体" w:hAnsi="宋体" w:hint="default"/>
        </w:rPr>
        <w:t>足当下社会对于人才的要求，实践能力是大学生优秀素质的体现，也是对大学毕业生</w:t>
      </w:r>
      <w:r>
        <w:rPr>
          <w:color w:val="auto"/>
          <w:position w:val="0"/>
          <w:sz w:val="24"/>
          <w:szCs w:val="24"/>
          <w:rFonts w:ascii="宋体" w:eastAsia="宋体" w:hAnsi="宋体" w:hint="default"/>
        </w:rPr>
        <w:t>是否合格毕业的检验标准。四年的本科学习提供了很多实践条件和机会，在老师和小组</w:t>
      </w:r>
      <w:r>
        <w:rPr>
          <w:color w:val="auto"/>
          <w:position w:val="0"/>
          <w:sz w:val="24"/>
          <w:szCs w:val="24"/>
          <w:rFonts w:ascii="宋体" w:eastAsia="宋体" w:hAnsi="宋体" w:hint="default"/>
        </w:rPr>
        <w:t>团队的合作帮助下完成一些项目，用过C/C＋＋、C#、Wab也用过Java。这一次的毕业设</w:t>
      </w:r>
      <w:r>
        <w:rPr>
          <w:color w:val="auto"/>
          <w:position w:val="0"/>
          <w:sz w:val="24"/>
          <w:szCs w:val="24"/>
          <w:rFonts w:ascii="宋体" w:eastAsia="宋体" w:hAnsi="宋体" w:hint="default"/>
        </w:rPr>
        <w:t>计是比较完整的一次独立实践的过程，过程中也遇到过很多问题，从不懂到懂，这些</w:t>
      </w:r>
      <w:r>
        <w:rPr>
          <w:color w:val="auto"/>
          <w:position w:val="0"/>
          <w:sz w:val="24"/>
          <w:szCs w:val="24"/>
          <w:rFonts w:ascii="宋体" w:eastAsia="宋体" w:hAnsi="宋体" w:hint="default"/>
        </w:rPr>
        <w:t>问题需要我自己去学习去领悟去应用，解决这些问题的过程让我受益匪浅，如果自我</w:t>
      </w:r>
      <w:r>
        <w:rPr>
          <w:color w:val="auto"/>
          <w:position w:val="0"/>
          <w:sz w:val="24"/>
          <w:szCs w:val="24"/>
          <w:rFonts w:ascii="宋体" w:eastAsia="宋体" w:hAnsi="宋体" w:hint="default"/>
        </w:rPr>
        <w:t>评价的话项目按预期完成了，但其实还有很多可以改进的地方，对于本科学习的编程</w:t>
      </w:r>
      <w:r>
        <w:rPr>
          <w:color w:val="auto"/>
          <w:position w:val="0"/>
          <w:sz w:val="24"/>
          <w:szCs w:val="24"/>
          <w:rFonts w:ascii="宋体" w:eastAsia="宋体" w:hAnsi="宋体" w:hint="default"/>
        </w:rPr>
        <w:t>思想掌握良好，对于项目设计过程熟悉应用，总体来说较为满意，希望在今后的学习</w:t>
      </w:r>
      <w:r>
        <w:rPr>
          <w:color w:val="auto"/>
          <w:position w:val="0"/>
          <w:sz w:val="24"/>
          <w:szCs w:val="24"/>
          <w:rFonts w:ascii="宋体" w:eastAsia="宋体" w:hAnsi="宋体" w:hint="default"/>
        </w:rPr>
        <w:t>实践中能有创造性的设计和发展。</w:t>
      </w:r>
    </w:p>
    <w:p>
      <w:pPr>
        <w:numPr>
          <w:ilvl w:val="0"/>
          <w:numId w:val="0"/>
        </w:numPr>
        <w:jc w:val="left"/>
        <w:spacing w:lineRule="auto" w:line="240" w:before="0" w:after="160"/>
        <w:ind w:right="0" w:firstLine="0"/>
        <w:rPr>
          <w:color w:val="auto"/>
          <w:position w:val="0"/>
          <w:sz w:val="24"/>
          <w:szCs w:val="24"/>
          <w:rFonts w:ascii="Times New Roman" w:eastAsia="Times New Roman" w:hAnsi="Times New Roman" w:hint="default"/>
        </w:rPr>
        <w:autoSpaceDE w:val="1"/>
        <w:autoSpaceDN w:val="1"/>
      </w:pPr>
      <w:r>
        <w:rPr>
          <w:color w:val="auto"/>
          <w:position w:val="0"/>
          <w:sz w:val="24"/>
          <w:szCs w:val="24"/>
          <w:rFonts w:ascii="Times New Roman" w:eastAsia="Times New Roman" w:hAnsi="Times New Roman" w:hint="default"/>
        </w:rPr>
        <w:tab/>
      </w:r>
    </w:p>
    <w:p>
      <w:pPr>
        <w:numPr>
          <w:ilvl w:val="0"/>
          <w:numId w:val="0"/>
        </w:numPr>
        <w:jc w:val="left"/>
        <w:spacing w:lineRule="exact" w:line="440" w:before="240" w:after="240"/>
        <w:pageBreakBefore w:val="1"/>
        <w:ind w:left="425" w:right="0" w:firstLine="0"/>
        <w:rPr>
          <w:color w:val="auto"/>
          <w:position w:val="0"/>
          <w:sz w:val="36"/>
          <w:szCs w:val="36"/>
          <w:rFonts w:ascii="Times New Roman" w:eastAsia="黑体" w:hAnsi="黑体" w:hint="default"/>
        </w:rPr>
        <w:outlineLvl w:val="0"/>
        <w:autoSpaceDE w:val="1"/>
        <w:autoSpaceDN w:val="1"/>
      </w:pPr>
      <w:bookmarkStart w:id="208" w:name="_Toc484464005"/>
      <w:bookmarkStart w:id="209" w:name="_Toc421526432"/>
      <w:r>
        <w:rPr>
          <w:color w:val="auto"/>
          <w:position w:val="0"/>
          <w:sz w:val="36"/>
          <w:szCs w:val="36"/>
          <w:rFonts w:ascii="Times New Roman" w:eastAsia="黑体" w:hAnsi="黑体" w:hint="default"/>
        </w:rPr>
        <w:t xml:space="preserve">致  谢</w:t>
      </w:r>
      <w:bookmarkEnd w:id="208"/>
      <w:bookmarkEnd w:id="209"/>
    </w:p>
    <w:p>
      <w:pPr>
        <w:numPr>
          <w:ilvl w:val="0"/>
          <w:numId w:val="0"/>
        </w:numPr>
        <w:jc w:val="left"/>
        <w:spacing w:lineRule="auto" w:line="276" w:before="0" w:after="160"/>
        <w:ind w:right="0" w:firstLine="480"/>
        <w:rPr>
          <w:color w:val="auto"/>
          <w:position w:val="0"/>
          <w:sz w:val="24"/>
          <w:szCs w:val="24"/>
          <w:rFonts w:ascii="宋体" w:eastAsia="宋体" w:hAnsi="宋体" w:hint="default"/>
        </w:rPr>
        <w:autoSpaceDE w:val="1"/>
        <w:autoSpaceDN w:val="1"/>
      </w:pPr>
      <w:r>
        <w:rPr>
          <w:color w:val="auto"/>
          <w:position w:val="0"/>
          <w:sz w:val="24"/>
          <w:szCs w:val="24"/>
          <w:rFonts w:ascii="宋体" w:eastAsia="宋体" w:hAnsi="宋体" w:hint="default"/>
        </w:rPr>
        <w:t>四载春秋如指尖缝隙里淌过的流水，稍纵即逝。</w:t>
      </w:r>
    </w:p>
    <w:p>
      <w:pPr>
        <w:numPr>
          <w:ilvl w:val="0"/>
          <w:numId w:val="0"/>
        </w:numPr>
        <w:jc w:val="left"/>
        <w:spacing w:lineRule="auto" w:line="276" w:before="0" w:after="160"/>
        <w:ind w:right="0" w:firstLine="480"/>
        <w:rPr>
          <w:color w:val="auto"/>
          <w:position w:val="0"/>
          <w:sz w:val="24"/>
          <w:szCs w:val="24"/>
          <w:rFonts w:ascii="宋体" w:eastAsia="宋体" w:hAnsi="宋体" w:hint="default"/>
        </w:rPr>
        <w:autoSpaceDE w:val="1"/>
        <w:autoSpaceDN w:val="1"/>
      </w:pPr>
      <w:r>
        <w:rPr>
          <w:color w:val="auto"/>
          <w:position w:val="0"/>
          <w:sz w:val="24"/>
          <w:szCs w:val="24"/>
          <w:rFonts w:ascii="宋体" w:eastAsia="宋体" w:hAnsi="宋体" w:hint="default"/>
        </w:rPr>
        <w:t>大三的那一年夏天，软件学院提前迎来了毕业季，我还记得在明向校区顶着烈日</w:t>
      </w:r>
      <w:r>
        <w:rPr>
          <w:color w:val="auto"/>
          <w:position w:val="0"/>
          <w:sz w:val="24"/>
          <w:szCs w:val="24"/>
          <w:rFonts w:ascii="宋体" w:eastAsia="宋体" w:hAnsi="宋体" w:hint="default"/>
        </w:rPr>
        <w:t>把校园装进相框的点滴。大四毕业在即，我在离家一千多公里的南方艳阳里格外想念明</w:t>
      </w:r>
      <w:r>
        <w:rPr>
          <w:color w:val="auto"/>
          <w:position w:val="0"/>
          <w:sz w:val="24"/>
          <w:szCs w:val="24"/>
          <w:rFonts w:ascii="宋体" w:eastAsia="宋体" w:hAnsi="宋体" w:hint="default"/>
        </w:rPr>
        <w:t>向校区的绿荫。至此，毕业论文也将画上句号，此刻，内心涌起的满满是对生活的感动</w:t>
      </w:r>
      <w:r>
        <w:rPr>
          <w:color w:val="auto"/>
          <w:position w:val="0"/>
          <w:sz w:val="24"/>
          <w:szCs w:val="24"/>
          <w:rFonts w:ascii="宋体" w:eastAsia="宋体" w:hAnsi="宋体" w:hint="default"/>
        </w:rPr>
        <w:t>和感激。</w:t>
      </w:r>
    </w:p>
    <w:p>
      <w:pPr>
        <w:numPr>
          <w:ilvl w:val="0"/>
          <w:numId w:val="0"/>
        </w:numPr>
        <w:jc w:val="left"/>
        <w:spacing w:lineRule="auto" w:line="276" w:before="0" w:after="160"/>
        <w:ind w:right="0" w:firstLine="480"/>
        <w:rPr>
          <w:color w:val="auto"/>
          <w:position w:val="0"/>
          <w:sz w:val="24"/>
          <w:szCs w:val="24"/>
          <w:rFonts w:ascii="宋体" w:eastAsia="宋体" w:hAnsi="宋体" w:hint="default"/>
        </w:rPr>
        <w:autoSpaceDE w:val="1"/>
        <w:autoSpaceDN w:val="1"/>
      </w:pPr>
      <w:r>
        <w:rPr>
          <w:color w:val="auto"/>
          <w:position w:val="0"/>
          <w:sz w:val="24"/>
          <w:szCs w:val="24"/>
          <w:rFonts w:ascii="宋体" w:eastAsia="宋体" w:hAnsi="宋体" w:hint="default"/>
        </w:rPr>
        <w:t>在此我要郑重感谢所有导师传道、授业、解惑，帮助我逐渐褪去曾经的青涩，走向</w:t>
      </w:r>
      <w:r>
        <w:rPr>
          <w:color w:val="auto"/>
          <w:position w:val="0"/>
          <w:sz w:val="24"/>
          <w:szCs w:val="24"/>
          <w:rFonts w:ascii="宋体" w:eastAsia="宋体" w:hAnsi="宋体" w:hint="default"/>
        </w:rPr>
        <w:t>稳重成熟。感谢每一位带来精彩课堂的老师，感谢老师在我完成毕业设计过程中的帮助，</w:t>
      </w:r>
      <w:r>
        <w:rPr>
          <w:color w:val="auto"/>
          <w:position w:val="0"/>
          <w:sz w:val="24"/>
          <w:szCs w:val="24"/>
          <w:rFonts w:ascii="宋体" w:eastAsia="宋体" w:hAnsi="宋体" w:hint="default"/>
        </w:rPr>
        <w:t>谢谢老师们不吝赐教、一丝不苟的认真态度！学生终身难忘！同时也要感谢著书前辈，</w:t>
      </w:r>
      <w:r>
        <w:rPr>
          <w:color w:val="auto"/>
          <w:position w:val="0"/>
          <w:sz w:val="24"/>
          <w:szCs w:val="24"/>
          <w:rFonts w:ascii="宋体" w:eastAsia="宋体" w:hAnsi="宋体" w:hint="default"/>
        </w:rPr>
        <w:t>感谢前辈的奋斗钻研和分享！</w:t>
      </w:r>
    </w:p>
    <w:p>
      <w:pPr>
        <w:numPr>
          <w:ilvl w:val="0"/>
          <w:numId w:val="0"/>
        </w:numPr>
        <w:jc w:val="left"/>
        <w:spacing w:lineRule="auto" w:line="276" w:before="0" w:after="160"/>
        <w:ind w:right="0" w:firstLine="480"/>
        <w:rPr>
          <w:color w:val="auto"/>
          <w:position w:val="0"/>
          <w:sz w:val="24"/>
          <w:szCs w:val="24"/>
          <w:rFonts w:ascii="宋体" w:eastAsia="宋体" w:hAnsi="宋体" w:hint="default"/>
        </w:rPr>
        <w:autoSpaceDE w:val="1"/>
        <w:autoSpaceDN w:val="1"/>
      </w:pPr>
      <w:r>
        <w:rPr>
          <w:color w:val="auto"/>
          <w:position w:val="0"/>
          <w:sz w:val="24"/>
          <w:szCs w:val="24"/>
          <w:rFonts w:ascii="宋体" w:eastAsia="宋体" w:hAnsi="宋体" w:hint="default"/>
        </w:rPr>
        <w:t>感谢各位同学的帮助与陪伴，谢谢宿舍小伙伴们每次课程设计中对我的严格要求，</w:t>
      </w:r>
      <w:r>
        <w:rPr>
          <w:color w:val="auto"/>
          <w:position w:val="0"/>
          <w:sz w:val="24"/>
          <w:szCs w:val="24"/>
          <w:rFonts w:ascii="宋体" w:eastAsia="宋体" w:hAnsi="宋体" w:hint="default"/>
        </w:rPr>
        <w:t>谢谢你们一次又一次在我烦躁不安垂头丧气时不懈地鼓励和信任！</w:t>
      </w:r>
    </w:p>
    <w:p>
      <w:pPr>
        <w:numPr>
          <w:ilvl w:val="0"/>
          <w:numId w:val="0"/>
        </w:numPr>
        <w:jc w:val="left"/>
        <w:spacing w:lineRule="auto" w:line="276" w:before="0" w:after="160"/>
        <w:ind w:right="0" w:firstLine="480"/>
        <w:rPr>
          <w:color w:val="auto"/>
          <w:position w:val="0"/>
          <w:sz w:val="24"/>
          <w:szCs w:val="24"/>
          <w:rFonts w:ascii="宋体" w:eastAsia="宋体" w:hAnsi="宋体" w:hint="default"/>
        </w:rPr>
        <w:autoSpaceDE w:val="1"/>
        <w:autoSpaceDN w:val="1"/>
      </w:pPr>
      <w:r>
        <w:rPr>
          <w:color w:val="auto"/>
          <w:position w:val="0"/>
          <w:sz w:val="24"/>
          <w:szCs w:val="24"/>
          <w:rFonts w:ascii="宋体" w:eastAsia="宋体" w:hAnsi="宋体" w:hint="default"/>
        </w:rPr>
        <w:t>最后我要感谢2013年的高考，这一机遇让我能以太原理工大学学子的身份踏入这</w:t>
      </w:r>
      <w:r>
        <w:rPr>
          <w:color w:val="auto"/>
          <w:position w:val="0"/>
          <w:sz w:val="24"/>
          <w:szCs w:val="24"/>
          <w:rFonts w:ascii="宋体" w:eastAsia="宋体" w:hAnsi="宋体" w:hint="default"/>
        </w:rPr>
        <w:t>所百年高校，并在此后，得以享受母校带给学子的便利，得以接受母校的谆谆教诲，</w:t>
      </w:r>
      <w:r>
        <w:rPr>
          <w:color w:val="auto"/>
          <w:position w:val="0"/>
          <w:sz w:val="24"/>
          <w:szCs w:val="24"/>
          <w:rFonts w:ascii="宋体" w:eastAsia="宋体" w:hAnsi="宋体" w:hint="default"/>
        </w:rPr>
        <w:t>得以抓住母校带来的人生机遇。感谢母校四年的培养，感谢母校带给我的荣誉！在母校</w:t>
      </w:r>
      <w:r>
        <w:rPr>
          <w:color w:val="auto"/>
          <w:position w:val="0"/>
          <w:sz w:val="24"/>
          <w:szCs w:val="24"/>
          <w:rFonts w:ascii="宋体" w:eastAsia="宋体" w:hAnsi="宋体" w:hint="default"/>
        </w:rPr>
        <w:t>的四年时光，因青春而美好，也因美好而青春。“求实、创新”的校训，见证着我的奋</w:t>
      </w:r>
      <w:r>
        <w:rPr>
          <w:color w:val="auto"/>
          <w:position w:val="0"/>
          <w:sz w:val="24"/>
          <w:szCs w:val="24"/>
          <w:rFonts w:ascii="宋体" w:eastAsia="宋体" w:hAnsi="宋体" w:hint="default"/>
        </w:rPr>
        <w:t>斗历程和心路成长，为我指明未来方向，我将带着母校的教导，回馈母校，为这个社</w:t>
      </w:r>
      <w:r>
        <w:rPr>
          <w:color w:val="auto"/>
          <w:position w:val="0"/>
          <w:sz w:val="24"/>
          <w:szCs w:val="24"/>
          <w:rFonts w:ascii="宋体" w:eastAsia="宋体" w:hAnsi="宋体" w:hint="default"/>
        </w:rPr>
        <w:t>会创造更多的价值。</w:t>
      </w:r>
    </w:p>
    <w:p>
      <w:pPr>
        <w:numPr>
          <w:ilvl w:val="0"/>
          <w:numId w:val="0"/>
        </w:numPr>
        <w:jc w:val="left"/>
        <w:spacing w:lineRule="auto" w:line="276" w:before="0" w:after="160"/>
        <w:ind w:right="0" w:firstLine="480"/>
        <w:rPr>
          <w:color w:val="auto"/>
          <w:position w:val="0"/>
          <w:sz w:val="24"/>
          <w:szCs w:val="24"/>
          <w:rFonts w:ascii="宋体" w:eastAsia="宋体" w:hAnsi="宋体" w:hint="default"/>
        </w:rPr>
        <w:autoSpaceDE w:val="1"/>
        <w:autoSpaceDN w:val="1"/>
      </w:pPr>
      <w:r>
        <w:rPr>
          <w:color w:val="auto"/>
          <w:position w:val="0"/>
          <w:sz w:val="24"/>
          <w:szCs w:val="24"/>
          <w:rFonts w:ascii="宋体" w:eastAsia="宋体" w:hAnsi="宋体" w:hint="default"/>
        </w:rPr>
        <w:t>祝同窗好友一帆风顺！祝老师们工作顺利、身体健康！祝母校的明天越来越好！</w:t>
      </w:r>
    </w:p>
    <w:p>
      <w:pPr>
        <w:numPr>
          <w:ilvl w:val="0"/>
          <w:numId w:val="0"/>
        </w:numPr>
        <w:jc w:val="left"/>
        <w:spacing w:lineRule="auto" w:line="276" w:before="0" w:after="160"/>
        <w:ind w:right="0" w:firstLine="480"/>
        <w:rPr>
          <w:color w:val="auto"/>
          <w:position w:val="0"/>
          <w:sz w:val="24"/>
          <w:szCs w:val="24"/>
          <w:rFonts w:ascii="宋体" w:eastAsia="宋体" w:hAnsi="宋体" w:hint="default"/>
        </w:rPr>
        <w:autoSpaceDE w:val="1"/>
        <w:autoSpaceDN w:val="1"/>
      </w:pPr>
    </w:p>
    <w:p>
      <w:pPr>
        <w:numPr>
          <w:ilvl w:val="0"/>
          <w:numId w:val="0"/>
        </w:numPr>
        <w:jc w:val="left"/>
        <w:spacing w:lineRule="auto" w:line="276" w:before="0" w:after="160"/>
        <w:ind w:right="480" w:firstLine="480"/>
        <w:rPr>
          <w:color w:val="auto"/>
          <w:position w:val="0"/>
          <w:sz w:val="24"/>
          <w:szCs w:val="24"/>
          <w:rFonts w:ascii="宋体" w:eastAsia="宋体" w:hAnsi="宋体" w:hint="default"/>
        </w:rPr>
        <w:autoSpaceDE w:val="1"/>
        <w:autoSpaceDN w:val="1"/>
      </w:pPr>
      <w:r>
        <w:rPr>
          <w:color w:val="auto"/>
          <w:position w:val="0"/>
          <w:sz w:val="24"/>
          <w:szCs w:val="24"/>
          <w:rFonts w:ascii="宋体" w:eastAsia="宋体" w:hAnsi="宋体" w:hint="default"/>
        </w:rPr>
        <w:t>学生：贺洋</w:t>
      </w:r>
    </w:p>
    <w:p>
      <w:pPr>
        <w:numPr>
          <w:ilvl w:val="0"/>
          <w:numId w:val="0"/>
        </w:numPr>
        <w:jc w:val="left"/>
        <w:spacing w:lineRule="auto" w:line="276" w:before="0" w:after="160"/>
        <w:ind w:right="240" w:firstLine="480"/>
        <w:rPr>
          <w:color w:val="auto"/>
          <w:position w:val="0"/>
          <w:sz w:val="24"/>
          <w:szCs w:val="24"/>
          <w:rFonts w:ascii="宋体" w:eastAsia="宋体" w:hAnsi="宋体" w:hint="default"/>
        </w:rPr>
        <w:wordWrap w:val="off"/>
        <w:autoSpaceDE w:val="1"/>
        <w:autoSpaceDN w:val="1"/>
      </w:pPr>
      <w:r>
        <w:rPr>
          <w:color w:val="auto"/>
          <w:position w:val="0"/>
          <w:sz w:val="24"/>
          <w:szCs w:val="24"/>
          <w:rFonts w:ascii="宋体" w:eastAsia="宋体" w:hAnsi="宋体" w:hint="default"/>
        </w:rPr>
        <w:t xml:space="preserve">2017 年5月17日</w:t>
      </w:r>
    </w:p>
    <w:p>
      <w:pPr>
        <w:numPr>
          <w:ilvl w:val="0"/>
          <w:numId w:val="0"/>
        </w:numPr>
        <w:jc w:val="left"/>
        <w:spacing w:lineRule="exact" w:line="440" w:before="240" w:after="240"/>
        <w:pageBreakBefore w:val="1"/>
        <w:ind w:left="425" w:right="0" w:firstLine="0"/>
        <w:rPr>
          <w:color w:val="auto"/>
          <w:position w:val="0"/>
          <w:sz w:val="36"/>
          <w:szCs w:val="36"/>
          <w:rFonts w:ascii="Times New Roman" w:eastAsia="黑体" w:hAnsi="黑体" w:hint="default"/>
        </w:rPr>
        <w:outlineLvl w:val="0"/>
        <w:autoSpaceDE w:val="1"/>
        <w:autoSpaceDN w:val="1"/>
      </w:pPr>
      <w:bookmarkStart w:id="210" w:name="_Toc484464006"/>
      <w:r>
        <w:rPr>
          <w:color w:val="auto"/>
          <w:position w:val="0"/>
          <w:sz w:val="36"/>
          <w:szCs w:val="36"/>
          <w:rFonts w:ascii="Times New Roman" w:eastAsia="黑体" w:hAnsi="黑体" w:hint="default"/>
        </w:rPr>
        <w:t>参考文献</w:t>
      </w:r>
      <w:bookmarkEnd w:id="210"/>
    </w:p>
    <w:p>
      <w:pPr>
        <w:sectPr>
          <w:type w:val="continuous"/>
          <w:endnotePr>
            <w:numFmt w:val="decimal"/>
            <w:numRestart w:val="continuous"/>
            <w:numStart w:val="1"/>
            <w:pos w:val="docEnd"/>
          </w:endnotePr>
          <w:headerReference w:type="default" r:id="rId80"/>
          <w:footerReference w:type="default" r:id="rId81"/>
          <w:pgSz w:w="11906" w:h="16838"/>
          <w:pgMar w:top="2155" w:left="1588" w:bottom="1304" w:right="1304" w:header="1077" w:footer="851" w:gutter="0"/>
          <w:pgNumType w:fmt="decimal" w:start="1"/>
          <w:docGrid w:type="lines" w:linePitch="312" w:charSpace="0"/>
        </w:sectPr>
        <w:numPr>
          <w:ilvl w:val="0"/>
          <w:numId w:val="0"/>
        </w:numPr>
        <w:jc w:val="left"/>
        <w:spacing w:lineRule="exact" w:line="440" w:before="240" w:after="240"/>
        <w:pageBreakBefore w:val="1"/>
        <w:ind w:left="425" w:right="0" w:firstLine="0"/>
        <w:rPr>
          <w:color w:val="auto"/>
          <w:position w:val="0"/>
          <w:sz w:val="24"/>
          <w:szCs w:val="24"/>
          <w:rFonts w:ascii="宋体" w:eastAsia="宋体" w:hAnsi="宋体" w:hint="default"/>
        </w:rPr>
        <w:outlineLvl w:val="0"/>
        <w:autoSpaceDE w:val="1"/>
        <w:autoSpaceDN w:val="1"/>
      </w:pPr>
    </w:p>
    <w:p>
      <w:pPr>
        <w:numPr>
          <w:ilvl w:val="0"/>
          <w:numId w:val="0"/>
        </w:numPr>
        <w:jc w:val="left"/>
        <w:spacing w:lineRule="auto" w:line="240" w:before="240" w:after="240"/>
        <w:pageBreakBefore w:val="1"/>
        <w:ind w:right="0" w:firstLine="0"/>
        <w:rPr>
          <w:color w:val="auto"/>
          <w:position w:val="0"/>
          <w:sz w:val="36"/>
          <w:szCs w:val="36"/>
          <w:rFonts w:ascii="黑体" w:eastAsia="黑体" w:hAnsi="黑体" w:hint="default"/>
        </w:rPr>
        <w:autoSpaceDE w:val="1"/>
        <w:autoSpaceDN w:val="1"/>
      </w:pPr>
      <w:bookmarkStart w:id="211" w:name="_Toc421526433"/>
      <w:r>
        <w:rPr>
          <w:color w:val="auto"/>
          <w:position w:val="0"/>
          <w:sz w:val="36"/>
          <w:szCs w:val="36"/>
          <w:rFonts w:ascii="黑体" w:eastAsia="黑体" w:hAnsi="黑体" w:hint="default"/>
        </w:rPr>
        <w:t>外文文献</w:t>
      </w:r>
      <w:bookmarkEnd w:id="211"/>
    </w:p>
    <w:p>
      <w:pPr>
        <w:numPr>
          <w:ilvl w:val="0"/>
          <w:numId w:val="0"/>
        </w:numPr>
        <w:jc w:val="left"/>
        <w:spacing w:lineRule="auto" w:line="240" w:before="240" w:after="240"/>
        <w:ind w:right="0" w:firstLine="0"/>
        <w:rPr>
          <w:b w:val="1"/>
          <w:color w:val="auto"/>
          <w:position w:val="0"/>
          <w:sz w:val="24"/>
          <w:szCs w:val="24"/>
          <w:rFonts w:ascii="Times New Roman" w:eastAsia="Times New Roman" w:hAnsi="Times New Roman" w:hint="default"/>
        </w:rPr>
        <w:autoSpaceDE w:val="1"/>
        <w:autoSpaceDN w:val="1"/>
      </w:pPr>
      <w:bookmarkStart w:id="212" w:name="OLE_LINK33"/>
      <w:bookmarkStart w:id="213" w:name="OLE_LINK32"/>
      <w:r>
        <w:rPr>
          <w:b w:val="1"/>
          <w:color w:val="auto"/>
          <w:position w:val="0"/>
          <w:sz w:val="24"/>
          <w:szCs w:val="24"/>
          <w:rFonts w:ascii="Times New Roman" w:eastAsia="Times New Roman" w:hAnsi="Times New Roman" w:hint="default"/>
        </w:rPr>
        <w:t xml:space="preserve">Java 2 Micro Edition and the World of Java</w:t>
      </w:r>
      <w:bookmarkEnd w:id="212"/>
      <w:bookmarkEnd w:id="213"/>
    </w:p>
    <w:p>
      <w:pPr>
        <w:numPr>
          <w:ilvl w:val="0"/>
          <w:numId w:val="0"/>
        </w:numPr>
        <w:jc w:val="left"/>
        <w:spacing w:lineRule="auto" w:line="240" w:before="0" w:after="160"/>
        <w:ind w:right="0" w:firstLine="0"/>
        <w:rPr>
          <w:b w:val="1"/>
          <w:color w:val="auto"/>
          <w:position w:val="0"/>
          <w:sz w:val="24"/>
          <w:szCs w:val="24"/>
          <w:rFonts w:ascii="Times New Roman" w:eastAsia="Times New Roman" w:hAnsi="Times New Roman" w:hint="default"/>
        </w:rPr>
        <w:autoSpaceDE w:val="1"/>
        <w:autoSpaceDN w:val="1"/>
      </w:pPr>
      <w:r>
        <w:rPr>
          <w:b w:val="1"/>
          <w:color w:val="auto"/>
          <w:position w:val="0"/>
          <w:sz w:val="24"/>
          <w:szCs w:val="24"/>
          <w:rFonts w:ascii="Times New Roman" w:eastAsia="Times New Roman" w:hAnsi="Times New Roman" w:hint="default"/>
        </w:rPr>
        <w:t xml:space="preserve">1 Introduction</w:t>
      </w:r>
    </w:p>
    <w:p>
      <w:pPr>
        <w:numPr>
          <w:ilvl w:val="0"/>
          <w:numId w:val="0"/>
        </w:numPr>
        <w:jc w:val="left"/>
        <w:spacing w:lineRule="auto" w:line="240" w:before="0" w:after="160"/>
        <w:ind w:right="0" w:firstLine="480"/>
        <w:rPr>
          <w:b w:val="1"/>
          <w:color w:val="000000"/>
          <w:position w:val="0"/>
          <w:sz w:val="24"/>
          <w:szCs w:val="24"/>
          <w:rFonts w:ascii="Times New Roman" w:eastAsia="Times New Roman" w:hAnsi="Times New Roman" w:hint="default"/>
        </w:rPr>
        <w:wordWrap w:val="off"/>
        <w:autoSpaceDE w:val="1"/>
        <w:autoSpaceDN w:val="1"/>
      </w:pPr>
      <w:bookmarkStart w:id="214" w:name="OLE_LINK35"/>
      <w:bookmarkStart w:id="215" w:name="OLE_LINK34"/>
      <w:r>
        <w:rPr>
          <w:color w:val="000000"/>
          <w:position w:val="0"/>
          <w:sz w:val="24"/>
          <w:szCs w:val="24"/>
          <w:rFonts w:ascii="Times New Roman" w:eastAsia="Times New Roman" w:hAnsi="Times New Roman" w:hint="default"/>
        </w:rPr>
        <w:t xml:space="preserve">The computer revolution of the 1970s increased the demand for sophisticated </w:t>
      </w:r>
      <w:r>
        <w:rPr>
          <w:color w:val="000000"/>
          <w:position w:val="0"/>
          <w:sz w:val="24"/>
          <w:szCs w:val="24"/>
          <w:rFonts w:ascii="Times New Roman" w:eastAsia="Times New Roman" w:hAnsi="Times New Roman" w:hint="default"/>
        </w:rPr>
        <w:t xml:space="preserve">computersoftware to take advantage of the ever-increasing capacity of computers to process </w:t>
      </w:r>
      <w:r>
        <w:rPr>
          <w:color w:val="000000"/>
          <w:position w:val="0"/>
          <w:sz w:val="24"/>
          <w:szCs w:val="24"/>
          <w:rFonts w:ascii="Times New Roman" w:eastAsia="Times New Roman" w:hAnsi="Times New Roman" w:hint="default"/>
        </w:rPr>
        <w:t xml:space="preserve">data.The C programming language became the linchpin that enabled programmers to </w:t>
      </w:r>
      <w:r>
        <w:rPr>
          <w:color w:val="000000"/>
          <w:position w:val="0"/>
          <w:sz w:val="24"/>
          <w:szCs w:val="24"/>
          <w:rFonts w:ascii="Times New Roman" w:eastAsia="Times New Roman" w:hAnsi="Times New Roman" w:hint="default"/>
        </w:rPr>
        <w:t xml:space="preserve">buildsoftware that was just as robust as the computer it ran on.</w:t>
      </w:r>
      <w:bookmarkEnd w:id="214"/>
      <w:bookmarkEnd w:id="215"/>
    </w:p>
    <w:p>
      <w:pPr>
        <w:numPr>
          <w:ilvl w:val="0"/>
          <w:numId w:val="0"/>
        </w:numPr>
        <w:jc w:val="left"/>
        <w:spacing w:lineRule="auto" w:line="240" w:before="0" w:after="160"/>
        <w:ind w:right="0" w:firstLine="480"/>
        <w:rPr>
          <w:color w:val="000000"/>
          <w:position w:val="0"/>
          <w:sz w:val="24"/>
          <w:szCs w:val="24"/>
          <w:rFonts w:ascii="Times New Roman" w:eastAsia="Times New Roman" w:hAnsi="Times New Roman" w:hint="default"/>
        </w:rPr>
        <w:wordWrap w:val="off"/>
        <w:autoSpaceDE w:val="1"/>
        <w:autoSpaceDN w:val="1"/>
      </w:pPr>
      <w:r>
        <w:rPr>
          <w:color w:val="000000"/>
          <w:position w:val="0"/>
          <w:sz w:val="24"/>
          <w:szCs w:val="24"/>
          <w:rFonts w:ascii="Times New Roman" w:eastAsia="Times New Roman" w:hAnsi="Times New Roman" w:hint="default"/>
        </w:rPr>
        <w:t xml:space="preserve">As the 1980s approached, programmers were witnessing another spurt in the evolutionof</w:t>
      </w:r>
      <w:r>
        <w:rPr>
          <w:color w:val="000000"/>
          <w:position w:val="0"/>
          <w:sz w:val="24"/>
          <w:szCs w:val="24"/>
          <w:rFonts w:ascii="Times New Roman" w:eastAsia="Times New Roman" w:hAnsi="Times New Roman" w:hint="default"/>
        </w:rPr>
        <w:t xml:space="preserve"> programming language. Computer technology advanced beyond the capabilities of the C </w:t>
      </w:r>
      <w:r>
        <w:rPr>
          <w:color w:val="000000"/>
          <w:position w:val="0"/>
          <w:sz w:val="24"/>
          <w:szCs w:val="24"/>
          <w:rFonts w:ascii="Times New Roman" w:eastAsia="Times New Roman" w:hAnsi="Times New Roman" w:hint="default"/>
        </w:rPr>
        <w:t xml:space="preserve">programming language. The problem wasn’t new. It occurred previously and caused the </w:t>
      </w:r>
      <w:r>
        <w:rPr>
          <w:color w:val="000000"/>
          <w:position w:val="0"/>
          <w:sz w:val="24"/>
          <w:szCs w:val="24"/>
          <w:rFonts w:ascii="Times New Roman" w:eastAsia="Times New Roman" w:hAnsi="Times New Roman" w:hint="default"/>
        </w:rPr>
        <w:t xml:space="preserve">demise of generations of programming languages. The problem was thatprograms were </w:t>
      </w:r>
      <w:r>
        <w:rPr>
          <w:color w:val="000000"/>
          <w:position w:val="0"/>
          <w:sz w:val="24"/>
          <w:szCs w:val="24"/>
          <w:rFonts w:ascii="Times New Roman" w:eastAsia="Times New Roman" w:hAnsi="Times New Roman" w:hint="default"/>
        </w:rPr>
        <w:t xml:space="preserve">becoming too complicated to design, write, and manage to keep up with the capabilities of </w:t>
      </w:r>
      <w:r>
        <w:rPr>
          <w:color w:val="000000"/>
          <w:position w:val="0"/>
          <w:sz w:val="24"/>
          <w:szCs w:val="24"/>
          <w:rFonts w:ascii="Times New Roman" w:eastAsia="Times New Roman" w:hAnsi="Times New Roman" w:hint="default"/>
        </w:rPr>
        <w:t xml:space="preserve">computers. It was around this time that a design concept based on Simula 67 and Smalltalk </w:t>
      </w:r>
      <w:r>
        <w:rPr>
          <w:color w:val="000000"/>
          <w:position w:val="0"/>
          <w:sz w:val="24"/>
          <w:szCs w:val="24"/>
          <w:rFonts w:ascii="Times New Roman" w:eastAsia="Times New Roman" w:hAnsi="Times New Roman" w:hint="default"/>
        </w:rPr>
        <w:t xml:space="preserve">(from the late 1960s) moved programming to the next evolutionary step. This was the period </w:t>
      </w:r>
      <w:r>
        <w:rPr>
          <w:color w:val="000000"/>
          <w:position w:val="0"/>
          <w:sz w:val="24"/>
          <w:szCs w:val="24"/>
          <w:rFonts w:ascii="Times New Roman" w:eastAsia="Times New Roman" w:hAnsi="Times New Roman" w:hint="default"/>
        </w:rPr>
        <w:t xml:space="preserve">when object-oriented programming (OOP), and with it a new programming language called </w:t>
      </w:r>
      <w:r>
        <w:rPr>
          <w:color w:val="000000"/>
          <w:position w:val="0"/>
          <w:sz w:val="24"/>
          <w:szCs w:val="24"/>
          <w:rFonts w:ascii="Times New Roman" w:eastAsia="Times New Roman" w:hAnsi="Times New Roman" w:hint="default"/>
        </w:rPr>
        <w:t xml:space="preserve">C＋＋, took programmers by storm.</w:t>
      </w:r>
    </w:p>
    <w:p>
      <w:pPr>
        <w:numPr>
          <w:ilvl w:val="0"/>
          <w:numId w:val="0"/>
        </w:numPr>
        <w:jc w:val="left"/>
        <w:spacing w:lineRule="auto" w:line="240" w:before="0" w:after="160"/>
        <w:ind w:right="0" w:firstLine="480"/>
        <w:rPr>
          <w:color w:val="000000"/>
          <w:position w:val="0"/>
          <w:sz w:val="24"/>
          <w:szCs w:val="24"/>
          <w:rFonts w:ascii="Times New Roman" w:eastAsia="Times New Roman" w:hAnsi="Times New Roman" w:hint="default"/>
        </w:rPr>
        <w:wordWrap w:val="off"/>
        <w:autoSpaceDE w:val="1"/>
        <w:autoSpaceDN w:val="1"/>
      </w:pPr>
      <w:r>
        <w:rPr>
          <w:color w:val="000000"/>
          <w:position w:val="0"/>
          <w:sz w:val="24"/>
          <w:szCs w:val="24"/>
          <w:rFonts w:ascii="Times New Roman" w:eastAsia="Times New Roman" w:hAnsi="Times New Roman" w:hint="default"/>
        </w:rPr>
        <w:t xml:space="preserve">In 1979, Bjarne Stroustrup of Bell Laboratories in New Jersey enhanced the C </w:t>
      </w:r>
      <w:r>
        <w:rPr>
          <w:color w:val="000000"/>
          <w:position w:val="0"/>
          <w:sz w:val="24"/>
          <w:szCs w:val="24"/>
          <w:rFonts w:ascii="Times New Roman" w:eastAsia="Times New Roman" w:hAnsi="Times New Roman" w:hint="default"/>
        </w:rPr>
        <w:t xml:space="preserve">programming language to include object-oriented features. He called the language C＋＋. </w:t>
      </w:r>
      <w:r>
        <w:rPr>
          <w:color w:val="000000"/>
          <w:position w:val="0"/>
          <w:sz w:val="24"/>
          <w:szCs w:val="24"/>
          <w:rFonts w:ascii="Times New Roman" w:eastAsia="Times New Roman" w:hAnsi="Times New Roman" w:hint="default"/>
        </w:rPr>
        <w:t xml:space="preserve">(The ＋＋ is the incremental operator in the C programming language.) C＋＋ is truly an </w:t>
      </w:r>
      <w:r>
        <w:rPr>
          <w:color w:val="000000"/>
          <w:position w:val="0"/>
          <w:sz w:val="24"/>
          <w:szCs w:val="24"/>
          <w:rFonts w:ascii="Times New Roman" w:eastAsia="Times New Roman" w:hAnsi="Times New Roman" w:hint="default"/>
        </w:rPr>
        <w:t xml:space="preserve">enhancement of the C programming language, and it began as a preprocessor language that </w:t>
      </w:r>
      <w:r>
        <w:rPr>
          <w:color w:val="000000"/>
          <w:position w:val="0"/>
          <w:sz w:val="24"/>
          <w:szCs w:val="24"/>
          <w:rFonts w:ascii="Times New Roman" w:eastAsia="Times New Roman" w:hAnsi="Times New Roman" w:hint="default"/>
        </w:rPr>
        <w:t xml:space="preserve">was translated into C syntax before the program was processed by the compiler.</w:t>
      </w:r>
    </w:p>
    <w:p>
      <w:pPr>
        <w:numPr>
          <w:ilvl w:val="0"/>
          <w:numId w:val="0"/>
        </w:numPr>
        <w:jc w:val="left"/>
        <w:spacing w:lineRule="auto" w:line="240" w:before="0" w:after="160"/>
        <w:ind w:right="0" w:firstLine="480"/>
        <w:rPr>
          <w:color w:val="000000"/>
          <w:position w:val="0"/>
          <w:sz w:val="24"/>
          <w:szCs w:val="24"/>
          <w:rFonts w:ascii="Times New Roman" w:eastAsia="Times New Roman" w:hAnsi="Times New Roman" w:hint="default"/>
        </w:rPr>
        <w:wordWrap w:val="off"/>
        <w:autoSpaceDE w:val="1"/>
        <w:autoSpaceDN w:val="1"/>
      </w:pPr>
      <w:r>
        <w:rPr>
          <w:color w:val="000000"/>
          <w:position w:val="0"/>
          <w:sz w:val="24"/>
          <w:szCs w:val="24"/>
          <w:rFonts w:ascii="Times New Roman" w:eastAsia="Times New Roman" w:hAnsi="Times New Roman" w:hint="default"/>
        </w:rPr>
        <w:t xml:space="preserve">Stroustrup built on the concept of a class (taken from Simula 67 and Smalltalk), from </w:t>
      </w:r>
      <w:r>
        <w:rPr>
          <w:color w:val="000000"/>
          <w:position w:val="0"/>
          <w:sz w:val="24"/>
          <w:szCs w:val="24"/>
          <w:rFonts w:ascii="Times New Roman" w:eastAsia="Times New Roman" w:hAnsi="Times New Roman" w:hint="default"/>
        </w:rPr>
        <w:t xml:space="preserve">which instances of objects are created. A class contains data members and member functions </w:t>
      </w:r>
      <w:r>
        <w:rPr>
          <w:color w:val="000000"/>
          <w:position w:val="0"/>
          <w:sz w:val="24"/>
          <w:szCs w:val="24"/>
          <w:rFonts w:ascii="Times New Roman" w:eastAsia="Times New Roman" w:hAnsi="Times New Roman" w:hint="default"/>
        </w:rPr>
        <w:t xml:space="preserve">that define an object’s data and functionality. He also introduced the concept of  inheritance,</w:t>
      </w:r>
      <w:r>
        <w:rPr>
          <w:color w:val="000000"/>
          <w:position w:val="0"/>
          <w:sz w:val="24"/>
          <w:szCs w:val="24"/>
          <w:rFonts w:ascii="Times New Roman" w:eastAsia="Times New Roman" w:hAnsi="Times New Roman" w:hint="default"/>
        </w:rPr>
        <w:t xml:space="preserve"> which enabled a class to inherit some or all data members and member functions from one </w:t>
      </w:r>
      <w:r>
        <w:rPr>
          <w:color w:val="000000"/>
          <w:position w:val="0"/>
          <w:sz w:val="24"/>
          <w:szCs w:val="24"/>
          <w:rFonts w:ascii="Times New Roman" w:eastAsia="Times New Roman" w:hAnsi="Times New Roman" w:hint="default"/>
        </w:rPr>
        <w:t xml:space="preserve">or more other classes—all of which complements the concepts of object-oriented </w:t>
      </w:r>
      <w:r>
        <w:rPr>
          <w:color w:val="000000"/>
          <w:position w:val="0"/>
          <w:sz w:val="24"/>
          <w:szCs w:val="24"/>
          <w:rFonts w:ascii="Times New Roman" w:eastAsia="Times New Roman" w:hAnsi="Times New Roman" w:hint="default"/>
        </w:rPr>
        <w:t xml:space="preserve">programming. </w:t>
      </w:r>
    </w:p>
    <w:p>
      <w:pPr>
        <w:numPr>
          <w:ilvl w:val="0"/>
          <w:numId w:val="0"/>
        </w:numPr>
        <w:jc w:val="left"/>
        <w:spacing w:lineRule="auto" w:line="240" w:before="0" w:after="160"/>
        <w:ind w:right="0" w:firstLine="480"/>
        <w:rPr>
          <w:color w:val="000000"/>
          <w:position w:val="0"/>
          <w:sz w:val="24"/>
          <w:szCs w:val="24"/>
          <w:rFonts w:ascii="Times New Roman" w:eastAsia="Times New Roman" w:hAnsi="Times New Roman" w:hint="default"/>
        </w:rPr>
        <w:wordWrap w:val="off"/>
        <w:autoSpaceDE w:val="1"/>
        <w:autoSpaceDN w:val="1"/>
      </w:pPr>
      <w:r>
        <w:rPr>
          <w:color w:val="000000"/>
          <w:position w:val="0"/>
          <w:sz w:val="24"/>
          <w:szCs w:val="24"/>
          <w:rFonts w:ascii="Times New Roman" w:eastAsia="Times New Roman" w:hAnsi="Times New Roman" w:hint="default"/>
        </w:rPr>
        <w:t xml:space="preserve">By 1988, ANSI officials standardized Stroustrup’s C＋＋ specification.</w:t>
      </w:r>
    </w:p>
    <w:p>
      <w:pPr>
        <w:numPr>
          <w:ilvl w:val="0"/>
          <w:numId w:val="0"/>
        </w:numPr>
        <w:jc w:val="left"/>
        <w:spacing w:lineRule="auto" w:line="240" w:before="0" w:after="160"/>
        <w:ind w:right="0" w:firstLine="0"/>
        <w:rPr>
          <w:b w:val="1"/>
          <w:color w:val="000000"/>
          <w:position w:val="0"/>
          <w:sz w:val="24"/>
          <w:szCs w:val="24"/>
          <w:rFonts w:ascii="Times New Roman" w:eastAsia="Times New Roman" w:hAnsi="Times New Roman" w:hint="default"/>
        </w:rPr>
        <w:wordWrap w:val="off"/>
        <w:autoSpaceDE w:val="1"/>
        <w:autoSpaceDN w:val="1"/>
      </w:pPr>
      <w:r>
        <w:rPr>
          <w:b w:val="1"/>
          <w:color w:val="000000"/>
          <w:position w:val="0"/>
          <w:sz w:val="24"/>
          <w:szCs w:val="24"/>
          <w:rFonts w:ascii="Times New Roman" w:eastAsia="Times New Roman" w:hAnsi="Times New Roman" w:hint="default"/>
        </w:rPr>
        <w:t xml:space="preserve">2 Enter Java</w:t>
      </w:r>
    </w:p>
    <w:p>
      <w:pPr>
        <w:numPr>
          <w:ilvl w:val="0"/>
          <w:numId w:val="0"/>
        </w:numPr>
        <w:jc w:val="left"/>
        <w:spacing w:lineRule="auto" w:line="240" w:before="0" w:after="160"/>
        <w:ind w:right="0" w:firstLine="480"/>
        <w:rPr>
          <w:color w:val="000000"/>
          <w:position w:val="0"/>
          <w:sz w:val="24"/>
          <w:szCs w:val="24"/>
          <w:rFonts w:ascii="Times New Roman" w:eastAsia="Times New Roman" w:hAnsi="Times New Roman" w:hint="default"/>
        </w:rPr>
        <w:wordWrap w:val="off"/>
        <w:autoSpaceDE w:val="1"/>
        <w:autoSpaceDN w:val="1"/>
      </w:pPr>
      <w:r>
        <w:rPr>
          <w:color w:val="000000"/>
          <w:position w:val="0"/>
          <w:sz w:val="24"/>
          <w:szCs w:val="24"/>
          <w:rFonts w:ascii="Times New Roman" w:eastAsia="Times New Roman" w:hAnsi="Times New Roman" w:hint="default"/>
        </w:rPr>
        <w:t xml:space="preserve">Just as C＋＋ was becoming the language of choice for building industrial-strength </w:t>
      </w:r>
      <w:r>
        <w:rPr>
          <w:color w:val="000000"/>
          <w:position w:val="0"/>
          <w:sz w:val="24"/>
          <w:szCs w:val="24"/>
          <w:rFonts w:ascii="Times New Roman" w:eastAsia="Times New Roman" w:hAnsi="Times New Roman" w:hint="default"/>
        </w:rPr>
        <w:t xml:space="preserve">applications, another growth spurt in the evolution of programming language was budding, </w:t>
      </w:r>
      <w:r>
        <w:rPr>
          <w:color w:val="000000"/>
          <w:position w:val="0"/>
          <w:sz w:val="24"/>
          <w:szCs w:val="24"/>
          <w:rFonts w:ascii="Times New Roman" w:eastAsia="Times New Roman" w:hAnsi="Times New Roman" w:hint="default"/>
        </w:rPr>
        <w:t xml:space="preserve">fertilized by the latest disruptive technology—the World Wide Web. The Internet had been a </w:t>
      </w:r>
      <w:r>
        <w:rPr>
          <w:color w:val="000000"/>
          <w:position w:val="0"/>
          <w:sz w:val="24"/>
          <w:szCs w:val="24"/>
          <w:rFonts w:ascii="Times New Roman" w:eastAsia="Times New Roman" w:hAnsi="Times New Roman" w:hint="default"/>
        </w:rPr>
        <w:t xml:space="preserve">well-kept secret for decades before the National Science Foundation (who oversaw the </w:t>
      </w:r>
      <w:r>
        <w:rPr>
          <w:color w:val="000000"/>
          <w:position w:val="0"/>
          <w:sz w:val="24"/>
          <w:szCs w:val="24"/>
          <w:rFonts w:ascii="Times New Roman" w:eastAsia="Times New Roman" w:hAnsi="Times New Roman" w:hint="default"/>
        </w:rPr>
        <w:t xml:space="preserve">Internet) removed barriers that prevented commercialization. Until 1991 when it was opened </w:t>
      </w:r>
      <w:r>
        <w:rPr>
          <w:color w:val="000000"/>
          <w:position w:val="0"/>
          <w:sz w:val="24"/>
          <w:szCs w:val="24"/>
          <w:rFonts w:ascii="Times New Roman" w:eastAsia="Times New Roman" w:hAnsi="Times New Roman" w:hint="default"/>
        </w:rPr>
        <w:t xml:space="preserve">to commerce, the Internet was the almost exclusive domain of government agencies and the </w:t>
      </w:r>
      <w:r>
        <w:rPr>
          <w:color w:val="000000"/>
          <w:position w:val="0"/>
          <w:sz w:val="24"/>
          <w:szCs w:val="24"/>
          <w:rFonts w:ascii="Times New Roman" w:eastAsia="Times New Roman" w:hAnsi="Times New Roman" w:hint="default"/>
        </w:rPr>
        <w:t xml:space="preserve">academic community. Once the barrier to commercialization was lifted, the World Wide Web</w:t>
      </w:r>
      <w:r>
        <w:rPr>
          <w:color w:val="000000"/>
          <w:position w:val="0"/>
          <w:sz w:val="24"/>
          <w:szCs w:val="24"/>
          <w:rFonts w:ascii="Times New Roman" w:eastAsia="Times New Roman" w:hAnsi="Times New Roman" w:hint="default"/>
        </w:rPr>
        <w:t xml:space="preserve">—one of several services offered on the Internet— became a virtual community center </w:t>
      </w:r>
      <w:r>
        <w:rPr>
          <w:color w:val="000000"/>
          <w:position w:val="0"/>
          <w:sz w:val="24"/>
          <w:szCs w:val="24"/>
          <w:rFonts w:ascii="Times New Roman" w:eastAsia="Times New Roman" w:hAnsi="Times New Roman" w:hint="default"/>
        </w:rPr>
        <w:t xml:space="preserve">where visitors could get free information about practically anything and browse through </w:t>
      </w:r>
      <w:r>
        <w:rPr>
          <w:color w:val="000000"/>
          <w:position w:val="0"/>
          <w:sz w:val="24"/>
          <w:szCs w:val="24"/>
          <w:rFonts w:ascii="Times New Roman" w:eastAsia="Times New Roman" w:hAnsi="Times New Roman" w:hint="default"/>
        </w:rPr>
        <w:t xml:space="preserve">thousands of virtual stores.</w:t>
      </w:r>
    </w:p>
    <w:p>
      <w:pPr>
        <w:numPr>
          <w:ilvl w:val="0"/>
          <w:numId w:val="0"/>
        </w:numPr>
        <w:jc w:val="left"/>
        <w:spacing w:lineRule="auto" w:line="240" w:before="0" w:after="160"/>
        <w:ind w:right="0" w:firstLine="480"/>
        <w:rPr>
          <w:color w:val="000000"/>
          <w:position w:val="0"/>
          <w:sz w:val="24"/>
          <w:szCs w:val="24"/>
          <w:rFonts w:ascii="Times New Roman" w:eastAsia="Times New Roman" w:hAnsi="Times New Roman" w:hint="default"/>
        </w:rPr>
        <w:wordWrap w:val="off"/>
        <w:autoSpaceDE w:val="1"/>
        <w:autoSpaceDN w:val="1"/>
      </w:pPr>
      <w:r>
        <w:rPr>
          <w:color w:val="000000"/>
          <w:position w:val="0"/>
          <w:sz w:val="24"/>
          <w:szCs w:val="24"/>
          <w:rFonts w:ascii="Times New Roman" w:eastAsia="Times New Roman" w:hAnsi="Times New Roman" w:hint="default"/>
        </w:rPr>
        <w:t xml:space="preserve">Browsers power the World Wide Web.A browser translates ASCII text files written in </w:t>
      </w:r>
      <w:r>
        <w:rPr>
          <w:color w:val="000000"/>
          <w:position w:val="0"/>
          <w:sz w:val="24"/>
          <w:szCs w:val="24"/>
          <w:rFonts w:ascii="Times New Roman" w:eastAsia="Times New Roman" w:hAnsi="Times New Roman" w:hint="default"/>
        </w:rPr>
        <w:t xml:space="preserve">HTML into an interactive display that can be interpreted on any machine. As long as the </w:t>
      </w:r>
      <w:r>
        <w:rPr>
          <w:color w:val="000000"/>
          <w:position w:val="0"/>
          <w:sz w:val="24"/>
          <w:szCs w:val="24"/>
          <w:rFonts w:ascii="Times New Roman" w:eastAsia="Times New Roman" w:hAnsi="Times New Roman" w:hint="default"/>
        </w:rPr>
        <w:t xml:space="preserve">browser is compatible with the correct version of HTML and HTTP implementation, any </w:t>
      </w:r>
      <w:r>
        <w:rPr>
          <w:color w:val="000000"/>
          <w:position w:val="0"/>
          <w:sz w:val="24"/>
          <w:szCs w:val="24"/>
          <w:rFonts w:ascii="Times New Roman" w:eastAsia="Times New Roman" w:hAnsi="Times New Roman" w:hint="default"/>
        </w:rPr>
        <w:t xml:space="preserve">computer running the browser can use the same HTML document without having to modify </w:t>
      </w:r>
      <w:r>
        <w:rPr>
          <w:color w:val="000000"/>
          <w:position w:val="0"/>
          <w:sz w:val="24"/>
          <w:szCs w:val="24"/>
          <w:rFonts w:ascii="Times New Roman" w:eastAsia="Times New Roman" w:hAnsi="Times New Roman" w:hint="default"/>
        </w:rPr>
        <w:t xml:space="preserve">it for a particular type of computer, which was something unheard of at the time. Programs </w:t>
      </w:r>
      <w:r>
        <w:rPr>
          <w:color w:val="000000"/>
          <w:position w:val="0"/>
          <w:sz w:val="24"/>
          <w:szCs w:val="24"/>
          <w:rFonts w:ascii="Times New Roman" w:eastAsia="Times New Roman" w:hAnsi="Times New Roman" w:hint="default"/>
        </w:rPr>
        <w:t xml:space="preserve">written in C or C＋＋ are machine dependent and cannot run on a different machine unless </w:t>
      </w:r>
      <w:r>
        <w:rPr>
          <w:color w:val="000000"/>
          <w:position w:val="0"/>
          <w:sz w:val="24"/>
          <w:szCs w:val="24"/>
          <w:rFonts w:ascii="Times New Roman" w:eastAsia="Times New Roman" w:hAnsi="Times New Roman" w:hint="default"/>
        </w:rPr>
        <w:t xml:space="preserve">the program is recompiled. </w:t>
      </w:r>
    </w:p>
    <w:p>
      <w:pPr>
        <w:numPr>
          <w:ilvl w:val="0"/>
          <w:numId w:val="0"/>
        </w:numPr>
        <w:jc w:val="left"/>
        <w:spacing w:lineRule="auto" w:line="240" w:before="0" w:after="160"/>
        <w:ind w:right="0" w:firstLine="480"/>
        <w:rPr>
          <w:color w:val="000000"/>
          <w:position w:val="0"/>
          <w:sz w:val="24"/>
          <w:szCs w:val="24"/>
          <w:rFonts w:ascii="Times New Roman" w:eastAsia="Times New Roman" w:hAnsi="Times New Roman" w:hint="default"/>
        </w:rPr>
        <w:wordWrap w:val="off"/>
        <w:autoSpaceDE w:val="1"/>
        <w:autoSpaceDN w:val="1"/>
      </w:pPr>
      <w:r>
        <w:rPr>
          <w:color w:val="000000"/>
          <w:position w:val="0"/>
          <w:sz w:val="24"/>
          <w:szCs w:val="24"/>
          <w:rFonts w:ascii="Times New Roman" w:eastAsia="Times New Roman" w:hAnsi="Times New Roman" w:hint="default"/>
        </w:rPr>
        <w:t xml:space="preserve">The success of the Internet gave renewed focus to developing a machine-independent </w:t>
      </w:r>
      <w:r>
        <w:rPr>
          <w:color w:val="000000"/>
          <w:position w:val="0"/>
          <w:sz w:val="24"/>
          <w:szCs w:val="24"/>
          <w:rFonts w:ascii="Times New Roman" w:eastAsia="Times New Roman" w:hAnsi="Times New Roman" w:hint="default"/>
        </w:rPr>
        <w:t xml:space="preserve">programming language. And the same year the Internet was commercialized, five </w:t>
      </w:r>
      <w:r>
        <w:rPr>
          <w:color w:val="000000"/>
          <w:position w:val="0"/>
          <w:sz w:val="24"/>
          <w:szCs w:val="24"/>
          <w:rFonts w:ascii="Times New Roman" w:eastAsia="Times New Roman" w:hAnsi="Times New Roman" w:hint="default"/>
        </w:rPr>
        <w:t xml:space="preserve">technologists at Sun Microsystems set out to do just that. James Gosling, Patrick Naughton, </w:t>
      </w:r>
      <w:r>
        <w:rPr>
          <w:color w:val="000000"/>
          <w:position w:val="0"/>
          <w:sz w:val="24"/>
          <w:szCs w:val="24"/>
          <w:rFonts w:ascii="Times New Roman" w:eastAsia="Times New Roman" w:hAnsi="Times New Roman" w:hint="default"/>
        </w:rPr>
        <w:t xml:space="preserve">ChrisWarth, Ed Frank, and Mike Sheridan spent 18 months developing the programming </w:t>
      </w:r>
      <w:r>
        <w:rPr>
          <w:color w:val="000000"/>
          <w:position w:val="0"/>
          <w:sz w:val="24"/>
          <w:szCs w:val="24"/>
          <w:rFonts w:ascii="Times New Roman" w:eastAsia="Times New Roman" w:hAnsi="Times New Roman" w:hint="default"/>
        </w:rPr>
        <w:t xml:space="preserve">language they called Oak, which was renamed Java when this new language made its debut </w:t>
      </w:r>
      <w:r>
        <w:rPr>
          <w:color w:val="000000"/>
          <w:position w:val="0"/>
          <w:sz w:val="24"/>
          <w:szCs w:val="24"/>
          <w:rFonts w:ascii="Times New Roman" w:eastAsia="Times New Roman" w:hAnsi="Times New Roman" w:hint="default"/>
        </w:rPr>
        <w:t xml:space="preserve">in 1995. Java went through numerous iterations between 1991 and 1995, during which time </w:t>
      </w:r>
      <w:r>
        <w:rPr>
          <w:color w:val="000000"/>
          <w:position w:val="0"/>
          <w:sz w:val="24"/>
          <w:szCs w:val="24"/>
          <w:rFonts w:ascii="Times New Roman" w:eastAsia="Times New Roman" w:hAnsi="Times New Roman" w:hint="default"/>
        </w:rPr>
        <w:t xml:space="preserve">many other technologists at Sun made substantial contributions to the language. These </w:t>
      </w:r>
      <w:r>
        <w:rPr>
          <w:color w:val="000000"/>
          <w:position w:val="0"/>
          <w:sz w:val="24"/>
          <w:szCs w:val="24"/>
          <w:rFonts w:ascii="Times New Roman" w:eastAsia="Times New Roman" w:hAnsi="Times New Roman" w:hint="default"/>
        </w:rPr>
        <w:t xml:space="preserve">included Bill Joy, Arthur van Hoff, Jonathan Payne, Frank Yelin, and Tim Lindholm. </w:t>
      </w:r>
    </w:p>
    <w:p>
      <w:pPr>
        <w:numPr>
          <w:ilvl w:val="0"/>
          <w:numId w:val="0"/>
        </w:numPr>
        <w:jc w:val="left"/>
        <w:spacing w:lineRule="auto" w:line="240" w:before="0" w:after="160"/>
        <w:ind w:right="0" w:firstLine="480"/>
        <w:rPr>
          <w:color w:val="000000"/>
          <w:position w:val="0"/>
          <w:sz w:val="24"/>
          <w:szCs w:val="24"/>
          <w:rFonts w:ascii="Times New Roman" w:eastAsia="Times New Roman" w:hAnsi="Times New Roman" w:hint="default"/>
        </w:rPr>
        <w:wordWrap w:val="off"/>
        <w:autoSpaceDE w:val="1"/>
        <w:autoSpaceDN w:val="1"/>
      </w:pPr>
      <w:r>
        <w:rPr>
          <w:color w:val="000000"/>
          <w:position w:val="0"/>
          <w:sz w:val="24"/>
          <w:szCs w:val="24"/>
          <w:rFonts w:ascii="Times New Roman" w:eastAsia="Times New Roman" w:hAnsi="Times New Roman" w:hint="default"/>
        </w:rPr>
        <w:t xml:space="preserve">Although Java is closely associated with the Internet, it was developed as a language for</w:t>
      </w:r>
      <w:r>
        <w:rPr>
          <w:color w:val="000000"/>
          <w:position w:val="0"/>
          <w:sz w:val="24"/>
          <w:szCs w:val="24"/>
          <w:rFonts w:ascii="Times New Roman" w:eastAsia="Times New Roman" w:hAnsi="Times New Roman" w:hint="default"/>
        </w:rPr>
        <w:t xml:space="preserve"> programming software that could be embedded into electronic devices regardless of the type </w:t>
      </w:r>
      <w:r>
        <w:rPr>
          <w:color w:val="000000"/>
          <w:position w:val="0"/>
          <w:sz w:val="24"/>
          <w:szCs w:val="24"/>
          <w:rFonts w:ascii="Times New Roman" w:eastAsia="Times New Roman" w:hAnsi="Times New Roman" w:hint="default"/>
        </w:rPr>
        <w:t xml:space="preserve">of CPU used by the device. This is known as the EmbeddedJava platform and is in </w:t>
      </w:r>
      <w:r>
        <w:rPr>
          <w:color w:val="000000"/>
          <w:position w:val="0"/>
          <w:sz w:val="24"/>
          <w:szCs w:val="24"/>
          <w:rFonts w:ascii="Times New Roman" w:eastAsia="Times New Roman" w:hAnsi="Times New Roman" w:hint="default"/>
        </w:rPr>
        <w:t xml:space="preserve">continuous use today for closed systems.</w:t>
      </w:r>
    </w:p>
    <w:p>
      <w:pPr>
        <w:numPr>
          <w:ilvl w:val="0"/>
          <w:numId w:val="0"/>
        </w:numPr>
        <w:jc w:val="left"/>
        <w:spacing w:lineRule="auto" w:line="240" w:before="0" w:after="160"/>
        <w:ind w:right="0" w:firstLine="480"/>
        <w:rPr>
          <w:color w:val="000000"/>
          <w:position w:val="0"/>
          <w:sz w:val="24"/>
          <w:szCs w:val="24"/>
          <w:rFonts w:ascii="Times New Roman" w:eastAsia="Times New Roman" w:hAnsi="Times New Roman" w:hint="default"/>
        </w:rPr>
        <w:wordWrap w:val="off"/>
        <w:autoSpaceDE w:val="1"/>
        <w:autoSpaceDN w:val="1"/>
      </w:pPr>
      <w:r>
        <w:rPr>
          <w:color w:val="000000"/>
          <w:position w:val="0"/>
          <w:sz w:val="24"/>
          <w:szCs w:val="24"/>
          <w:rFonts w:ascii="Times New Roman" w:eastAsia="Times New Roman" w:hAnsi="Times New Roman" w:hint="default"/>
        </w:rPr>
        <w:t xml:space="preserve">The Java team from Sun succeeded in creating a portable programming language, </w:t>
      </w:r>
      <w:r>
        <w:rPr>
          <w:color w:val="000000"/>
          <w:position w:val="0"/>
          <w:sz w:val="24"/>
          <w:szCs w:val="24"/>
          <w:rFonts w:ascii="Times New Roman" w:eastAsia="Times New Roman" w:hAnsi="Times New Roman" w:hint="default"/>
        </w:rPr>
        <w:t xml:space="preserve">something that had eluded programmers since computers were first programmed. Their </w:t>
      </w:r>
      <w:r>
        <w:rPr>
          <w:color w:val="000000"/>
          <w:position w:val="0"/>
          <w:sz w:val="24"/>
          <w:szCs w:val="24"/>
          <w:rFonts w:ascii="Times New Roman" w:eastAsia="Times New Roman" w:hAnsi="Times New Roman" w:hint="default"/>
        </w:rPr>
        <w:t xml:space="preserve">success, however, was far beyond their wildest dreams. The same concept used to make Java </w:t>
      </w:r>
      <w:r>
        <w:rPr>
          <w:color w:val="000000"/>
          <w:position w:val="0"/>
          <w:sz w:val="24"/>
          <w:szCs w:val="24"/>
          <w:rFonts w:ascii="Times New Roman" w:eastAsia="Times New Roman" w:hAnsi="Times New Roman" w:hint="default"/>
        </w:rPr>
        <w:t xml:space="preserve">programs portable to electronic devices also could be used to make Java programs run on </w:t>
      </w:r>
      <w:r>
        <w:rPr>
          <w:color w:val="000000"/>
          <w:position w:val="0"/>
          <w:sz w:val="24"/>
          <w:szCs w:val="24"/>
          <w:rFonts w:ascii="Times New Roman" w:eastAsia="Times New Roman" w:hAnsi="Times New Roman" w:hint="default"/>
        </w:rPr>
        <w:t xml:space="preserve">computers running Microsoft Windows, UNIX, and Macintosh. Timing was perfect. The </w:t>
      </w:r>
      <w:r>
        <w:rPr>
          <w:color w:val="000000"/>
          <w:position w:val="0"/>
          <w:sz w:val="24"/>
          <w:szCs w:val="24"/>
          <w:rFonts w:ascii="Times New Roman" w:eastAsia="Times New Roman" w:hAnsi="Times New Roman" w:hint="default"/>
        </w:rPr>
        <w:t xml:space="preserve">Internet/intranet had whetted corporate America’s appetite for cost-effective, portable </w:t>
      </w:r>
      <w:r>
        <w:rPr>
          <w:color w:val="000000"/>
          <w:position w:val="0"/>
          <w:sz w:val="24"/>
          <w:szCs w:val="24"/>
          <w:rFonts w:ascii="Times New Roman" w:eastAsia="Times New Roman" w:hAnsi="Times New Roman" w:hint="default"/>
        </w:rPr>
        <w:t xml:space="preserve">programs that could replace mission-critical applications within the corporation. And Java </w:t>
      </w:r>
      <w:r>
        <w:rPr>
          <w:color w:val="000000"/>
          <w:position w:val="0"/>
          <w:sz w:val="24"/>
          <w:szCs w:val="24"/>
          <w:rFonts w:ascii="Times New Roman" w:eastAsia="Times New Roman" w:hAnsi="Times New Roman" w:hint="default"/>
        </w:rPr>
        <w:t xml:space="preserve">had proven itself as a programming language used to successfully develop machine-</w:t>
      </w:r>
      <w:r>
        <w:rPr>
          <w:color w:val="000000"/>
          <w:position w:val="0"/>
          <w:sz w:val="24"/>
          <w:szCs w:val="24"/>
          <w:rFonts w:ascii="Times New Roman" w:eastAsia="Times New Roman" w:hAnsi="Times New Roman" w:hint="default"/>
        </w:rPr>
        <w:t xml:space="preserve">independent applications.</w:t>
      </w:r>
    </w:p>
    <w:p>
      <w:pPr>
        <w:numPr>
          <w:ilvl w:val="0"/>
          <w:numId w:val="0"/>
        </w:numPr>
        <w:jc w:val="left"/>
        <w:spacing w:lineRule="auto" w:line="240" w:before="0" w:after="160"/>
        <w:ind w:right="0" w:firstLine="0"/>
        <w:rPr>
          <w:b w:val="1"/>
          <w:color w:val="000000"/>
          <w:position w:val="0"/>
          <w:sz w:val="24"/>
          <w:szCs w:val="24"/>
          <w:rFonts w:ascii="Times New Roman" w:eastAsia="Times New Roman" w:hAnsi="Times New Roman" w:hint="default"/>
        </w:rPr>
        <w:wordWrap w:val="off"/>
        <w:autoSpaceDE w:val="1"/>
        <w:autoSpaceDN w:val="1"/>
      </w:pPr>
      <w:r>
        <w:rPr>
          <w:b w:val="1"/>
          <w:color w:val="000000"/>
          <w:position w:val="0"/>
          <w:sz w:val="24"/>
          <w:szCs w:val="24"/>
          <w:rFonts w:ascii="Times New Roman" w:eastAsia="Times New Roman" w:hAnsi="Times New Roman" w:hint="default"/>
        </w:rPr>
        <w:t xml:space="preserve">3 Java Virtual Machine</w:t>
      </w:r>
    </w:p>
    <w:p>
      <w:pPr>
        <w:numPr>
          <w:ilvl w:val="0"/>
          <w:numId w:val="0"/>
        </w:numPr>
        <w:jc w:val="left"/>
        <w:spacing w:lineRule="auto" w:line="240" w:before="0" w:after="160"/>
        <w:ind w:right="0" w:firstLine="480"/>
        <w:rPr>
          <w:color w:val="000000"/>
          <w:position w:val="0"/>
          <w:sz w:val="24"/>
          <w:szCs w:val="24"/>
          <w:rFonts w:ascii="Times New Roman" w:eastAsia="Times New Roman" w:hAnsi="Times New Roman" w:hint="default"/>
        </w:rPr>
        <w:wordWrap w:val="off"/>
        <w:autoSpaceDE w:val="1"/>
        <w:autoSpaceDN w:val="1"/>
      </w:pPr>
      <w:r>
        <w:rPr>
          <w:color w:val="000000"/>
          <w:position w:val="0"/>
          <w:sz w:val="24"/>
          <w:szCs w:val="24"/>
          <w:rFonts w:ascii="Times New Roman" w:eastAsia="Times New Roman" w:hAnsi="Times New Roman" w:hint="default"/>
        </w:rPr>
        <w:t xml:space="preserve">Writing Java programs is similar to writing C＋＋ programs in that the programmer </w:t>
      </w:r>
      <w:r>
        <w:rPr>
          <w:color w:val="000000"/>
          <w:position w:val="0"/>
          <w:sz w:val="24"/>
          <w:szCs w:val="24"/>
          <w:rFonts w:ascii="Times New Roman" w:eastAsia="Times New Roman" w:hAnsi="Times New Roman" w:hint="default"/>
        </w:rPr>
        <w:t xml:space="preserve">writes source code that contains instructions into an editor, or in an integrated development </w:t>
      </w:r>
      <w:r>
        <w:rPr>
          <w:color w:val="000000"/>
          <w:position w:val="0"/>
          <w:sz w:val="24"/>
          <w:szCs w:val="24"/>
          <w:rFonts w:ascii="Times New Roman" w:eastAsia="Times New Roman" w:hAnsi="Times New Roman" w:hint="default"/>
        </w:rPr>
        <w:t xml:space="preserve">environment, and then the source code is compiled. However, that’s where Java and C＋＋ </w:t>
      </w:r>
      <w:r>
        <w:rPr>
          <w:color w:val="000000"/>
          <w:position w:val="0"/>
          <w:sz w:val="24"/>
          <w:szCs w:val="24"/>
          <w:rFonts w:ascii="Times New Roman" w:eastAsia="Times New Roman" w:hAnsi="Times New Roman" w:hint="default"/>
        </w:rPr>
        <w:t xml:space="preserve">part ways. The compiling and linking process of a C＋＋ program results in an executable </w:t>
      </w:r>
      <w:r>
        <w:rPr>
          <w:color w:val="000000"/>
          <w:position w:val="0"/>
          <w:sz w:val="24"/>
          <w:szCs w:val="24"/>
          <w:rFonts w:ascii="Times New Roman" w:eastAsia="Times New Roman" w:hAnsi="Times New Roman" w:hint="default"/>
        </w:rPr>
        <w:t xml:space="preserve">that can be run on an appropriate machine. In contrast, the Java compiler converts Java </w:t>
      </w:r>
      <w:r>
        <w:rPr>
          <w:color w:val="000000"/>
          <w:position w:val="0"/>
          <w:sz w:val="24"/>
          <w:szCs w:val="24"/>
          <w:rFonts w:ascii="Times New Roman" w:eastAsia="Times New Roman" w:hAnsi="Times New Roman" w:hint="default"/>
        </w:rPr>
        <w:t xml:space="preserve">source code into bytecode that is executed by the Java Virtual Machine (JVM).</w:t>
      </w:r>
    </w:p>
    <w:p>
      <w:pPr>
        <w:numPr>
          <w:ilvl w:val="0"/>
          <w:numId w:val="0"/>
        </w:numPr>
        <w:jc w:val="left"/>
        <w:spacing w:lineRule="auto" w:line="240" w:before="0" w:after="160"/>
        <w:ind w:right="0" w:firstLine="480"/>
        <w:rPr>
          <w:color w:val="000000"/>
          <w:position w:val="0"/>
          <w:sz w:val="24"/>
          <w:szCs w:val="24"/>
          <w:rFonts w:ascii="Times New Roman" w:eastAsia="Times New Roman" w:hAnsi="Times New Roman" w:hint="default"/>
        </w:rPr>
        <w:wordWrap w:val="off"/>
        <w:autoSpaceDE w:val="1"/>
        <w:autoSpaceDN w:val="1"/>
      </w:pPr>
      <w:r>
        <w:rPr>
          <w:color w:val="000000"/>
          <w:position w:val="0"/>
          <w:sz w:val="24"/>
          <w:szCs w:val="24"/>
          <w:rFonts w:ascii="Times New Roman" w:eastAsia="Times New Roman" w:hAnsi="Times New Roman" w:hint="default"/>
        </w:rPr>
        <w:t xml:space="preserve">Machine-specific instructions are not included in bytecode. Instead, they already reside </w:t>
      </w:r>
      <w:r>
        <w:rPr>
          <w:color w:val="000000"/>
          <w:position w:val="0"/>
          <w:sz w:val="24"/>
          <w:szCs w:val="24"/>
          <w:rFonts w:ascii="Times New Roman" w:eastAsia="Times New Roman" w:hAnsi="Times New Roman" w:hint="default"/>
        </w:rPr>
        <w:t xml:space="preserve">in the JVM, which is machine specific. This means that the bytecode might contain fewer </w:t>
      </w:r>
      <w:r>
        <w:rPr>
          <w:color w:val="000000"/>
          <w:position w:val="0"/>
          <w:sz w:val="24"/>
          <w:szCs w:val="24"/>
          <w:rFonts w:ascii="Times New Roman" w:eastAsia="Times New Roman" w:hAnsi="Times New Roman" w:hint="default"/>
        </w:rPr>
        <w:t xml:space="preserve">instructions that need to be translated than a comparable C＋＋ program.</w:t>
      </w:r>
    </w:p>
    <w:p>
      <w:pPr>
        <w:numPr>
          <w:ilvl w:val="0"/>
          <w:numId w:val="0"/>
        </w:numPr>
        <w:jc w:val="left"/>
        <w:spacing w:lineRule="auto" w:line="240" w:before="0" w:after="160"/>
        <w:ind w:right="0" w:firstLine="360"/>
        <w:rPr>
          <w:color w:val="000000"/>
          <w:position w:val="0"/>
          <w:sz w:val="24"/>
          <w:szCs w:val="24"/>
          <w:rFonts w:ascii="Times New Roman" w:eastAsia="Times New Roman" w:hAnsi="Times New Roman" w:hint="default"/>
        </w:rPr>
        <w:wordWrap w:val="off"/>
        <w:autoSpaceDE w:val="1"/>
        <w:autoSpaceDN w:val="1"/>
      </w:pPr>
      <w:r>
        <w:rPr>
          <w:color w:val="000000"/>
          <w:position w:val="0"/>
          <w:sz w:val="24"/>
          <w:szCs w:val="24"/>
          <w:rFonts w:ascii="Times New Roman" w:eastAsia="Times New Roman" w:hAnsi="Times New Roman" w:hint="default"/>
        </w:rPr>
        <w:t xml:space="preserve">A lthough the Java compiler generates bytecode that must be interpreted by the JVM at </w:t>
      </w:r>
      <w:r>
        <w:rPr>
          <w:color w:val="000000"/>
          <w:position w:val="0"/>
          <w:sz w:val="24"/>
          <w:szCs w:val="24"/>
          <w:rFonts w:ascii="Times New Roman" w:eastAsia="Times New Roman" w:hAnsi="Times New Roman" w:hint="default"/>
        </w:rPr>
        <w:t xml:space="preserve">run time, the number of instructions that need translation are usually minimal and</w:t>
      </w:r>
    </w:p>
    <w:p>
      <w:pPr>
        <w:numPr>
          <w:ilvl w:val="0"/>
          <w:numId w:val="0"/>
        </w:numPr>
        <w:jc w:val="left"/>
        <w:spacing w:lineRule="auto" w:line="240" w:before="0" w:after="160"/>
        <w:ind w:right="0" w:firstLine="0"/>
        <w:rPr>
          <w:color w:val="000000"/>
          <w:position w:val="0"/>
          <w:sz w:val="24"/>
          <w:szCs w:val="24"/>
          <w:rFonts w:ascii="Times New Roman" w:eastAsia="Times New Roman" w:hAnsi="Times New Roman" w:hint="default"/>
        </w:rPr>
        <w:wordWrap w:val="off"/>
        <w:autoSpaceDE w:val="1"/>
        <w:autoSpaceDN w:val="1"/>
      </w:pPr>
      <w:r>
        <w:rPr>
          <w:color w:val="000000"/>
          <w:position w:val="0"/>
          <w:sz w:val="24"/>
          <w:szCs w:val="24"/>
          <w:rFonts w:ascii="Times New Roman" w:eastAsia="Times New Roman" w:hAnsi="Times New Roman" w:hint="default"/>
        </w:rPr>
        <w:t xml:space="preserve">have already been optimized by the Java compiler.</w:t>
      </w:r>
    </w:p>
    <w:p>
      <w:pPr>
        <w:numPr>
          <w:ilvl w:val="0"/>
          <w:numId w:val="0"/>
        </w:numPr>
        <w:jc w:val="left"/>
        <w:spacing w:lineRule="auto" w:line="240" w:before="0" w:after="160"/>
        <w:ind w:right="0" w:firstLine="0"/>
        <w:rPr>
          <w:b w:val="1"/>
          <w:color w:val="000000"/>
          <w:position w:val="0"/>
          <w:sz w:val="24"/>
          <w:szCs w:val="24"/>
          <w:rFonts w:ascii="Times New Roman" w:eastAsia="Times New Roman" w:hAnsi="Times New Roman" w:hint="default"/>
        </w:rPr>
        <w:wordWrap w:val="off"/>
        <w:autoSpaceDE w:val="1"/>
        <w:autoSpaceDN w:val="1"/>
      </w:pPr>
      <w:r>
        <w:rPr>
          <w:b w:val="1"/>
          <w:color w:val="000000"/>
          <w:position w:val="0"/>
          <w:sz w:val="24"/>
          <w:szCs w:val="24"/>
          <w:rFonts w:ascii="Times New Roman" w:eastAsia="Times New Roman" w:hAnsi="Times New Roman" w:hint="default"/>
        </w:rPr>
        <w:t xml:space="preserve">4 Back to the Future: J2ME</w:t>
      </w:r>
    </w:p>
    <w:p>
      <w:pPr>
        <w:numPr>
          <w:ilvl w:val="0"/>
          <w:numId w:val="0"/>
        </w:numPr>
        <w:jc w:val="left"/>
        <w:spacing w:lineRule="auto" w:line="240" w:before="0" w:after="160"/>
        <w:ind w:right="0" w:firstLine="480"/>
        <w:rPr>
          <w:color w:val="000000"/>
          <w:position w:val="0"/>
          <w:sz w:val="24"/>
          <w:szCs w:val="24"/>
          <w:rFonts w:ascii="Times New Roman" w:eastAsia="Times New Roman" w:hAnsi="Times New Roman" w:hint="default"/>
        </w:rPr>
        <w:wordWrap w:val="off"/>
        <w:autoSpaceDE w:val="1"/>
        <w:autoSpaceDN w:val="1"/>
      </w:pPr>
      <w:r>
        <w:rPr>
          <w:color w:val="000000"/>
          <w:position w:val="0"/>
          <w:sz w:val="24"/>
          <w:szCs w:val="24"/>
          <w:rFonts w:ascii="Times New Roman" w:eastAsia="Times New Roman" w:hAnsi="Times New Roman" w:hint="default"/>
        </w:rPr>
        <w:t xml:space="preserve">Remember that Java began as a programming language to create programs for </w:t>
      </w:r>
      <w:r>
        <w:rPr>
          <w:color w:val="000000"/>
          <w:position w:val="0"/>
          <w:sz w:val="24"/>
          <w:szCs w:val="24"/>
          <w:rFonts w:ascii="Times New Roman" w:eastAsia="Times New Roman" w:hAnsi="Times New Roman" w:hint="default"/>
        </w:rPr>
        <w:t xml:space="preserve">embedded systems—microcomputers found in consumer and industrial products such as </w:t>
      </w:r>
      <w:r>
        <w:rPr>
          <w:color w:val="000000"/>
          <w:position w:val="0"/>
          <w:sz w:val="24"/>
          <w:szCs w:val="24"/>
          <w:rFonts w:ascii="Times New Roman" w:eastAsia="Times New Roman" w:hAnsi="Times New Roman" w:hint="default"/>
        </w:rPr>
        <w:t xml:space="preserve">those used to control automobiles and appliances. The development team at Sun worked on </w:t>
      </w:r>
      <w:r>
        <w:rPr>
          <w:color w:val="000000"/>
          <w:position w:val="0"/>
          <w:sz w:val="24"/>
          <w:szCs w:val="24"/>
          <w:rFonts w:ascii="Times New Roman" w:eastAsia="Times New Roman" w:hAnsi="Times New Roman" w:hint="default"/>
        </w:rPr>
        <w:t xml:space="preserve">Java in the early 1990s to address the programming needs of the fledgling embedded </w:t>
      </w:r>
      <w:r>
        <w:rPr>
          <w:color w:val="000000"/>
          <w:position w:val="0"/>
          <w:sz w:val="24"/>
          <w:szCs w:val="24"/>
          <w:rFonts w:ascii="Times New Roman" w:eastAsia="Times New Roman" w:hAnsi="Times New Roman" w:hint="default"/>
        </w:rPr>
        <w:t xml:space="preserve">computer market, but that effort was sidetracked by more compelling opportunities presented</w:t>
      </w:r>
      <w:r>
        <w:rPr>
          <w:color w:val="000000"/>
          <w:position w:val="0"/>
          <w:sz w:val="24"/>
          <w:szCs w:val="24"/>
          <w:rFonts w:ascii="Times New Roman" w:eastAsia="Times New Roman" w:hAnsi="Times New Roman" w:hint="default"/>
        </w:rPr>
        <w:t xml:space="preserve"> by the Internet.</w:t>
      </w:r>
    </w:p>
    <w:p>
      <w:pPr>
        <w:numPr>
          <w:ilvl w:val="0"/>
          <w:numId w:val="0"/>
        </w:numPr>
        <w:jc w:val="left"/>
        <w:spacing w:lineRule="auto" w:line="240" w:before="0" w:after="160"/>
        <w:ind w:right="0" w:firstLine="480"/>
        <w:rPr>
          <w:color w:val="000000"/>
          <w:position w:val="0"/>
          <w:sz w:val="24"/>
          <w:szCs w:val="24"/>
          <w:rFonts w:ascii="Times New Roman" w:eastAsia="Times New Roman" w:hAnsi="Times New Roman" w:hint="default"/>
        </w:rPr>
        <w:wordWrap w:val="off"/>
        <w:autoSpaceDE w:val="1"/>
        <w:autoSpaceDN w:val="1"/>
      </w:pPr>
      <w:r>
        <w:rPr>
          <w:color w:val="000000"/>
          <w:position w:val="0"/>
          <w:sz w:val="24"/>
          <w:szCs w:val="24"/>
          <w:rFonts w:ascii="Times New Roman" w:eastAsia="Times New Roman" w:hAnsi="Times New Roman" w:hint="default"/>
        </w:rPr>
        <w:t xml:space="preserve">As those opportunities were addressed, a new breed of portable communications devices</w:t>
      </w:r>
      <w:r>
        <w:rPr>
          <w:color w:val="000000"/>
          <w:position w:val="0"/>
          <w:sz w:val="24"/>
          <w:szCs w:val="24"/>
          <w:rFonts w:ascii="Times New Roman" w:eastAsia="Times New Roman" w:hAnsi="Times New Roman" w:hint="default"/>
        </w:rPr>
        <w:t xml:space="preserve"> opened other opportunities at the turn of the century. Cell phones expanded J 2 M E : T h e C</w:t>
      </w:r>
      <w:r>
        <w:rPr>
          <w:color w:val="000000"/>
          <w:position w:val="0"/>
          <w:sz w:val="24"/>
          <w:szCs w:val="24"/>
          <w:rFonts w:ascii="Times New Roman" w:eastAsia="Times New Roman" w:hAnsi="Times New Roman" w:hint="default"/>
        </w:rPr>
        <w:t xml:space="preserve"> o m p l e t e R e f e r e n c e from voice communications devices to voice and text </w:t>
      </w:r>
      <w:r>
        <w:rPr>
          <w:color w:val="000000"/>
          <w:position w:val="0"/>
          <w:sz w:val="24"/>
          <w:szCs w:val="24"/>
          <w:rFonts w:ascii="Times New Roman" w:eastAsia="Times New Roman" w:hAnsi="Times New Roman" w:hint="default"/>
        </w:rPr>
        <w:t xml:space="preserve">communications devices. Pocket electronic telephone directories evolved into personal </w:t>
      </w:r>
      <w:r>
        <w:rPr>
          <w:color w:val="000000"/>
          <w:position w:val="0"/>
          <w:sz w:val="24"/>
          <w:szCs w:val="24"/>
          <w:rFonts w:ascii="Times New Roman" w:eastAsia="Times New Roman" w:hAnsi="Times New Roman" w:hint="default"/>
        </w:rPr>
        <w:t xml:space="preserve">digital assistants. Chipmakers were releasing new products at this time that were designed to </w:t>
      </w:r>
      <w:r>
        <w:rPr>
          <w:color w:val="000000"/>
          <w:position w:val="0"/>
          <w:sz w:val="24"/>
          <w:szCs w:val="24"/>
          <w:rFonts w:ascii="Times New Roman" w:eastAsia="Times New Roman" w:hAnsi="Times New Roman" w:hint="default"/>
        </w:rPr>
        <w:t xml:space="preserve">transfer computing power from a desktop computer into mobile small computers that </w:t>
      </w:r>
      <w:r>
        <w:rPr>
          <w:color w:val="000000"/>
          <w:position w:val="0"/>
          <w:sz w:val="24"/>
          <w:szCs w:val="24"/>
          <w:rFonts w:ascii="Times New Roman" w:eastAsia="Times New Roman" w:hAnsi="Times New Roman" w:hint="default"/>
        </w:rPr>
        <w:t xml:space="preserve">controlled gas pumps, cable television boxes, and an assortment of other appliances.</w:t>
      </w:r>
    </w:p>
    <w:p>
      <w:pPr>
        <w:numPr>
          <w:ilvl w:val="0"/>
          <w:numId w:val="0"/>
        </w:numPr>
        <w:jc w:val="left"/>
        <w:spacing w:lineRule="auto" w:line="240" w:before="0" w:after="160"/>
        <w:ind w:right="0" w:firstLine="480"/>
        <w:rPr>
          <w:color w:val="000000"/>
          <w:position w:val="0"/>
          <w:sz w:val="24"/>
          <w:szCs w:val="24"/>
          <w:rFonts w:ascii="Times New Roman" w:eastAsia="Times New Roman" w:hAnsi="Times New Roman" w:hint="default"/>
        </w:rPr>
        <w:wordWrap w:val="off"/>
        <w:autoSpaceDE w:val="1"/>
        <w:autoSpaceDN w:val="1"/>
      </w:pPr>
      <w:r>
        <w:rPr>
          <w:color w:val="000000"/>
          <w:position w:val="0"/>
          <w:sz w:val="24"/>
          <w:szCs w:val="24"/>
          <w:rFonts w:ascii="Times New Roman" w:eastAsia="Times New Roman" w:hAnsi="Times New Roman" w:hint="default"/>
        </w:rPr>
        <w:t xml:space="preserve">The time was right for the next evolution of Java. However, instead of beefing up Java </w:t>
      </w:r>
      <w:r>
        <w:rPr>
          <w:color w:val="000000"/>
          <w:position w:val="0"/>
          <w:sz w:val="24"/>
          <w:szCs w:val="24"/>
          <w:rFonts w:ascii="Times New Roman" w:eastAsia="Times New Roman" w:hAnsi="Times New Roman" w:hint="default"/>
        </w:rPr>
        <w:t xml:space="preserve">with additional APIs, the team at Sun, along with the Java Community Process Program, </w:t>
      </w:r>
      <w:r>
        <w:rPr>
          <w:color w:val="000000"/>
          <w:position w:val="0"/>
          <w:sz w:val="24"/>
          <w:szCs w:val="24"/>
          <w:rFonts w:ascii="Times New Roman" w:eastAsia="Times New Roman" w:hAnsi="Times New Roman" w:hint="default"/>
        </w:rPr>
        <w:t xml:space="preserve">dismantled both the Java programming language and the Java Virtual Machine. They</w:t>
      </w:r>
    </w:p>
    <w:p>
      <w:pPr>
        <w:numPr>
          <w:ilvl w:val="0"/>
          <w:numId w:val="0"/>
        </w:numPr>
        <w:jc w:val="left"/>
        <w:spacing w:lineRule="auto" w:line="240" w:before="0" w:after="160"/>
        <w:ind w:right="0" w:firstLine="0"/>
        <w:rPr>
          <w:color w:val="000000"/>
          <w:position w:val="0"/>
          <w:sz w:val="24"/>
          <w:szCs w:val="24"/>
          <w:rFonts w:ascii="Times New Roman" w:eastAsia="Times New Roman" w:hAnsi="Times New Roman" w:hint="default"/>
        </w:rPr>
        <w:wordWrap w:val="off"/>
        <w:autoSpaceDE w:val="1"/>
        <w:autoSpaceDN w:val="1"/>
      </w:pPr>
      <w:r>
        <w:rPr>
          <w:color w:val="000000"/>
          <w:position w:val="0"/>
          <w:sz w:val="24"/>
          <w:szCs w:val="24"/>
          <w:rFonts w:ascii="Times New Roman" w:eastAsia="Times New Roman" w:hAnsi="Times New Roman" w:hint="default"/>
        </w:rPr>
        <w:tab/>
      </w:r>
      <w:r>
        <w:rPr>
          <w:color w:val="000000"/>
          <w:position w:val="0"/>
          <w:sz w:val="24"/>
          <w:szCs w:val="24"/>
          <w:rFonts w:ascii="Times New Roman" w:eastAsia="Times New Roman" w:hAnsi="Times New Roman" w:hint="default"/>
        </w:rPr>
        <w:t xml:space="preserve">stripped down Java APIs and the JVM to the minimum coding required to provide </w:t>
      </w:r>
      <w:r>
        <w:rPr>
          <w:color w:val="000000"/>
          <w:position w:val="0"/>
          <w:sz w:val="24"/>
          <w:szCs w:val="24"/>
          <w:rFonts w:ascii="Times New Roman" w:eastAsia="Times New Roman" w:hAnsi="Times New Roman" w:hint="default"/>
        </w:rPr>
        <w:t xml:space="preserve">intelligence to embedded systems and microcomputer devices. This was necessary</w:t>
      </w:r>
    </w:p>
    <w:p>
      <w:pPr>
        <w:numPr>
          <w:ilvl w:val="0"/>
          <w:numId w:val="0"/>
        </w:numPr>
        <w:jc w:val="left"/>
        <w:spacing w:lineRule="auto" w:line="240" w:before="0" w:after="160"/>
        <w:ind w:right="0" w:firstLine="0"/>
        <w:rPr>
          <w:color w:val="000000"/>
          <w:position w:val="0"/>
          <w:sz w:val="24"/>
          <w:szCs w:val="24"/>
          <w:rFonts w:ascii="Times New Roman" w:eastAsia="Times New Roman" w:hAnsi="Times New Roman" w:hint="default"/>
        </w:rPr>
        <w:wordWrap w:val="off"/>
        <w:autoSpaceDE w:val="1"/>
        <w:autoSpaceDN w:val="1"/>
      </w:pPr>
      <w:r>
        <w:rPr>
          <w:color w:val="000000"/>
          <w:position w:val="0"/>
          <w:sz w:val="24"/>
          <w:szCs w:val="24"/>
          <w:rFonts w:ascii="Times New Roman" w:eastAsia="Times New Roman" w:hAnsi="Times New Roman" w:hint="default"/>
        </w:rPr>
        <w:t xml:space="preserve">because of resource constraints imposed upon the hardware design of these devices. The </w:t>
      </w:r>
      <w:r>
        <w:rPr>
          <w:color w:val="000000"/>
          <w:position w:val="0"/>
          <w:sz w:val="24"/>
          <w:szCs w:val="24"/>
          <w:rFonts w:ascii="Times New Roman" w:eastAsia="Times New Roman" w:hAnsi="Times New Roman" w:hint="default"/>
        </w:rPr>
        <w:t xml:space="preserve">result of their efforts is J2ME. J2ME is a reduced version of the Java API and Java Virtual </w:t>
      </w:r>
      <w:r>
        <w:rPr>
          <w:color w:val="000000"/>
          <w:position w:val="0"/>
          <w:sz w:val="24"/>
          <w:szCs w:val="24"/>
          <w:rFonts w:ascii="Times New Roman" w:eastAsia="Times New Roman" w:hAnsi="Times New Roman" w:hint="default"/>
        </w:rPr>
        <w:t xml:space="preserve">Machine that is designed to operate within the sparse resources available in the new breed of </w:t>
      </w:r>
      <w:r>
        <w:rPr>
          <w:color w:val="000000"/>
          <w:position w:val="0"/>
          <w:sz w:val="24"/>
          <w:szCs w:val="24"/>
          <w:rFonts w:ascii="Times New Roman" w:eastAsia="Times New Roman" w:hAnsi="Times New Roman" w:hint="default"/>
        </w:rPr>
        <w:t xml:space="preserve">embedded computers and microcomputers.</w:t>
      </w:r>
    </w:p>
    <w:p>
      <w:pPr>
        <w:numPr>
          <w:ilvl w:val="0"/>
          <w:numId w:val="0"/>
        </w:numPr>
        <w:jc w:val="left"/>
        <w:spacing w:lineRule="auto" w:line="240" w:before="0" w:after="160"/>
        <w:ind w:right="0" w:firstLine="0"/>
        <w:rPr>
          <w:b w:val="1"/>
          <w:color w:val="000000"/>
          <w:position w:val="0"/>
          <w:sz w:val="24"/>
          <w:szCs w:val="24"/>
          <w:rFonts w:ascii="Times New Roman" w:eastAsia="Times New Roman" w:hAnsi="Times New Roman" w:hint="default"/>
        </w:rPr>
        <w:wordWrap w:val="off"/>
        <w:autoSpaceDE w:val="1"/>
        <w:autoSpaceDN w:val="1"/>
      </w:pPr>
      <w:r>
        <w:rPr>
          <w:b w:val="1"/>
          <w:color w:val="000000"/>
          <w:position w:val="0"/>
          <w:sz w:val="24"/>
          <w:szCs w:val="24"/>
          <w:rFonts w:ascii="Times New Roman" w:eastAsia="Times New Roman" w:hAnsi="Times New Roman" w:hint="default"/>
        </w:rPr>
        <w:t xml:space="preserve">5 How J2ME Is Organized </w:t>
      </w:r>
    </w:p>
    <w:p>
      <w:pPr>
        <w:numPr>
          <w:ilvl w:val="0"/>
          <w:numId w:val="0"/>
        </w:numPr>
        <w:jc w:val="left"/>
        <w:spacing w:lineRule="auto" w:line="240" w:before="0" w:after="160"/>
        <w:ind w:right="0" w:firstLine="480"/>
        <w:rPr>
          <w:color w:val="000000"/>
          <w:position w:val="0"/>
          <w:sz w:val="24"/>
          <w:szCs w:val="24"/>
          <w:rFonts w:ascii="Times New Roman" w:eastAsia="Times New Roman" w:hAnsi="Times New Roman" w:hint="default"/>
        </w:rPr>
        <w:wordWrap w:val="off"/>
        <w:autoSpaceDE w:val="1"/>
        <w:autoSpaceDN w:val="1"/>
      </w:pPr>
      <w:r>
        <w:rPr>
          <w:color w:val="000000"/>
          <w:position w:val="0"/>
          <w:sz w:val="24"/>
          <w:szCs w:val="24"/>
          <w:rFonts w:ascii="Times New Roman" w:eastAsia="Times New Roman" w:hAnsi="Times New Roman" w:hint="default"/>
        </w:rPr>
        <w:t xml:space="preserve">Traditional computing devices use fairly standard hardware configurations such as a </w:t>
      </w:r>
      <w:r>
        <w:rPr>
          <w:color w:val="000000"/>
          <w:position w:val="0"/>
          <w:sz w:val="24"/>
          <w:szCs w:val="24"/>
          <w:rFonts w:ascii="Times New Roman" w:eastAsia="Times New Roman" w:hAnsi="Times New Roman" w:hint="default"/>
        </w:rPr>
        <w:t xml:space="preserve">display, keyboard,mouse, and large amounts of memory and permanent storage. However, </w:t>
      </w:r>
      <w:r>
        <w:rPr>
          <w:color w:val="000000"/>
          <w:position w:val="0"/>
          <w:sz w:val="24"/>
          <w:szCs w:val="24"/>
          <w:rFonts w:ascii="Times New Roman" w:eastAsia="Times New Roman" w:hAnsi="Times New Roman" w:hint="default"/>
        </w:rPr>
        <w:t xml:space="preserve">the new breed of computing devices lacks hardware configuration continuity among devices. </w:t>
      </w:r>
      <w:r>
        <w:rPr>
          <w:color w:val="000000"/>
          <w:position w:val="0"/>
          <w:sz w:val="24"/>
          <w:szCs w:val="24"/>
          <w:rFonts w:ascii="Times New Roman" w:eastAsia="Times New Roman" w:hAnsi="Times New Roman" w:hint="default"/>
        </w:rPr>
        <w:t xml:space="preserve">Some devices don’t have a display, permanent storage, keyboard, or mouse. And memory </w:t>
      </w:r>
      <w:r>
        <w:rPr>
          <w:color w:val="000000"/>
          <w:position w:val="0"/>
          <w:sz w:val="24"/>
          <w:szCs w:val="24"/>
          <w:rFonts w:ascii="Times New Roman" w:eastAsia="Times New Roman" w:hAnsi="Times New Roman" w:hint="default"/>
        </w:rPr>
        <w:t xml:space="preserve">availability is inconsistent among small computing devices. The lack of uniform hardware </w:t>
      </w:r>
      <w:r>
        <w:rPr>
          <w:color w:val="000000"/>
          <w:position w:val="0"/>
          <w:sz w:val="24"/>
          <w:szCs w:val="24"/>
          <w:rFonts w:ascii="Times New Roman" w:eastAsia="Times New Roman" w:hAnsi="Times New Roman" w:hint="default"/>
        </w:rPr>
        <w:t xml:space="preserve">configuration among the small computing devices poses a formidable challenge for the Java </w:t>
      </w:r>
      <w:r>
        <w:rPr>
          <w:color w:val="000000"/>
          <w:position w:val="0"/>
          <w:sz w:val="24"/>
          <w:szCs w:val="24"/>
          <w:rFonts w:ascii="Times New Roman" w:eastAsia="Times New Roman" w:hAnsi="Times New Roman" w:hint="default"/>
        </w:rPr>
        <w:t xml:space="preserve">Community Process Program, which is charged with developing standards for the JVM and </w:t>
      </w:r>
      <w:r>
        <w:rPr>
          <w:color w:val="000000"/>
          <w:position w:val="0"/>
          <w:sz w:val="24"/>
          <w:szCs w:val="24"/>
          <w:rFonts w:ascii="Times New Roman" w:eastAsia="Times New Roman" w:hAnsi="Times New Roman" w:hint="default"/>
        </w:rPr>
        <w:t xml:space="preserve">the J2ME for small computing devices. </w:t>
      </w:r>
    </w:p>
    <w:p>
      <w:pPr>
        <w:numPr>
          <w:ilvl w:val="0"/>
          <w:numId w:val="0"/>
        </w:numPr>
        <w:jc w:val="left"/>
        <w:spacing w:lineRule="auto" w:line="240" w:before="0" w:after="160"/>
        <w:ind w:right="0" w:firstLine="480"/>
        <w:rPr>
          <w:color w:val="000000"/>
          <w:position w:val="0"/>
          <w:sz w:val="24"/>
          <w:szCs w:val="24"/>
          <w:rFonts w:ascii="Times New Roman" w:eastAsia="Times New Roman" w:hAnsi="Times New Roman" w:hint="default"/>
        </w:rPr>
        <w:wordWrap w:val="off"/>
        <w:autoSpaceDE w:val="1"/>
        <w:autoSpaceDN w:val="1"/>
      </w:pPr>
      <w:r>
        <w:rPr>
          <w:color w:val="000000"/>
          <w:position w:val="0"/>
          <w:sz w:val="24"/>
          <w:szCs w:val="24"/>
          <w:rFonts w:ascii="Times New Roman" w:eastAsia="Times New Roman" w:hAnsi="Times New Roman" w:hint="default"/>
        </w:rPr>
        <w:t xml:space="preserve">J2ME must service many different kinds of small computing devices, including </w:t>
      </w:r>
      <w:r>
        <w:rPr>
          <w:color w:val="000000"/>
          <w:position w:val="0"/>
          <w:sz w:val="24"/>
          <w:szCs w:val="24"/>
          <w:rFonts w:ascii="Times New Roman" w:eastAsia="Times New Roman" w:hAnsi="Times New Roman" w:hint="default"/>
        </w:rPr>
        <w:t xml:space="preserve">screenphones, digital set-top boxes used for cable television, cell phones, and personal digital</w:t>
      </w:r>
      <w:r>
        <w:rPr>
          <w:color w:val="000000"/>
          <w:position w:val="0"/>
          <w:sz w:val="24"/>
          <w:szCs w:val="24"/>
          <w:rFonts w:ascii="Times New Roman" w:eastAsia="Times New Roman" w:hAnsi="Times New Roman" w:hint="default"/>
        </w:rPr>
        <w:t xml:space="preserve"> assistants. The challenge for the Java Community Process Program is to develop a Java </w:t>
      </w:r>
      <w:r>
        <w:rPr>
          <w:color w:val="000000"/>
          <w:position w:val="0"/>
          <w:sz w:val="24"/>
          <w:szCs w:val="24"/>
          <w:rFonts w:ascii="Times New Roman" w:eastAsia="Times New Roman" w:hAnsi="Times New Roman" w:hint="default"/>
        </w:rPr>
        <w:t xml:space="preserve">standard that can be implemented on small computing devices that have nonstandard </w:t>
      </w:r>
      <w:r>
        <w:rPr>
          <w:color w:val="000000"/>
          <w:position w:val="0"/>
          <w:sz w:val="24"/>
          <w:szCs w:val="24"/>
          <w:rFonts w:ascii="Times New Roman" w:eastAsia="Times New Roman" w:hAnsi="Times New Roman" w:hint="default"/>
        </w:rPr>
        <w:t xml:space="preserve">hardware configurations. The Java Community Process Program has used a twofold approach</w:t>
      </w:r>
      <w:r>
        <w:rPr>
          <w:color w:val="000000"/>
          <w:position w:val="0"/>
          <w:sz w:val="24"/>
          <w:szCs w:val="24"/>
          <w:rFonts w:ascii="Times New Roman" w:eastAsia="Times New Roman" w:hAnsi="Times New Roman" w:hint="default"/>
        </w:rPr>
        <w:t xml:space="preserve"> to addressing the needs of small computing devices. First, they defined the Java run-time </w:t>
      </w:r>
      <w:r>
        <w:rPr>
          <w:color w:val="000000"/>
          <w:position w:val="0"/>
          <w:sz w:val="24"/>
          <w:szCs w:val="24"/>
          <w:rFonts w:ascii="Times New Roman" w:eastAsia="Times New Roman" w:hAnsi="Times New Roman" w:hint="default"/>
        </w:rPr>
        <w:t xml:space="preserve">environment and core classes that operate on each device. This is referred to as the </w:t>
      </w:r>
      <w:r>
        <w:rPr>
          <w:color w:val="000000"/>
          <w:position w:val="0"/>
          <w:sz w:val="24"/>
          <w:szCs w:val="24"/>
          <w:rFonts w:ascii="Times New Roman" w:eastAsia="Times New Roman" w:hAnsi="Times New Roman" w:hint="default"/>
        </w:rPr>
        <w:t xml:space="preserve">configuration. A configuration defines the Java Virtual Machine for a particular small </w:t>
      </w:r>
      <w:r>
        <w:rPr>
          <w:color w:val="000000"/>
          <w:position w:val="0"/>
          <w:sz w:val="24"/>
          <w:szCs w:val="24"/>
          <w:rFonts w:ascii="Times New Roman" w:eastAsia="Times New Roman" w:hAnsi="Times New Roman" w:hint="default"/>
        </w:rPr>
        <w:t xml:space="preserve">computing device. There are two configurations, one for handheld devices and the other for </w:t>
      </w:r>
      <w:r>
        <w:rPr>
          <w:color w:val="000000"/>
          <w:position w:val="0"/>
          <w:sz w:val="24"/>
          <w:szCs w:val="24"/>
          <w:rFonts w:ascii="Times New Roman" w:eastAsia="Times New Roman" w:hAnsi="Times New Roman" w:hint="default"/>
        </w:rPr>
        <w:t xml:space="preserve">plug-in devices. Next, the Java Community Process Program defined a profile for categories </w:t>
      </w:r>
      <w:r>
        <w:rPr>
          <w:color w:val="000000"/>
          <w:position w:val="0"/>
          <w:sz w:val="24"/>
          <w:szCs w:val="24"/>
          <w:rFonts w:ascii="Times New Roman" w:eastAsia="Times New Roman" w:hAnsi="Times New Roman" w:hint="default"/>
        </w:rPr>
        <w:t xml:space="preserve">of small computing devices. A profile consists of classes that enable developers to implement</w:t>
      </w:r>
      <w:r>
        <w:rPr>
          <w:color w:val="000000"/>
          <w:position w:val="0"/>
          <w:sz w:val="24"/>
          <w:szCs w:val="24"/>
          <w:rFonts w:ascii="Times New Roman" w:eastAsia="Times New Roman" w:hAnsi="Times New Roman" w:hint="default"/>
        </w:rPr>
        <w:t xml:space="preserve"> features found on a related group of small computing devices.</w:t>
      </w:r>
    </w:p>
    <w:p>
      <w:pPr>
        <w:numPr>
          <w:ilvl w:val="0"/>
          <w:numId w:val="0"/>
        </w:numPr>
        <w:jc w:val="left"/>
        <w:spacing w:lineRule="auto" w:line="240" w:before="0" w:after="160"/>
        <w:ind w:right="0" w:firstLine="0"/>
        <w:rPr>
          <w:b w:val="1"/>
          <w:color w:val="000000"/>
          <w:position w:val="0"/>
          <w:sz w:val="24"/>
          <w:szCs w:val="24"/>
          <w:rFonts w:ascii="Times New Roman" w:eastAsia="Times New Roman" w:hAnsi="Times New Roman" w:hint="default"/>
        </w:rPr>
        <w:wordWrap w:val="off"/>
        <w:autoSpaceDE w:val="1"/>
        <w:autoSpaceDN w:val="1"/>
      </w:pPr>
      <w:r>
        <w:rPr>
          <w:b w:val="1"/>
          <w:color w:val="000000"/>
          <w:position w:val="0"/>
          <w:sz w:val="24"/>
          <w:szCs w:val="24"/>
          <w:rFonts w:ascii="Times New Roman" w:eastAsia="Times New Roman" w:hAnsi="Times New Roman" w:hint="default"/>
        </w:rPr>
        <w:t xml:space="preserve">6 J2ME configurations</w:t>
      </w:r>
    </w:p>
    <w:p>
      <w:pPr>
        <w:numPr>
          <w:ilvl w:val="0"/>
          <w:numId w:val="0"/>
        </w:numPr>
        <w:jc w:val="left"/>
        <w:spacing w:lineRule="auto" w:line="240" w:before="0" w:after="160"/>
        <w:ind w:right="0" w:firstLine="480"/>
        <w:rPr>
          <w:color w:val="000000"/>
          <w:position w:val="0"/>
          <w:sz w:val="24"/>
          <w:szCs w:val="24"/>
          <w:rFonts w:ascii="Times New Roman" w:eastAsia="Times New Roman" w:hAnsi="Times New Roman" w:hint="default"/>
        </w:rPr>
        <w:wordWrap w:val="off"/>
        <w:autoSpaceDE w:val="1"/>
        <w:autoSpaceDN w:val="1"/>
      </w:pPr>
      <w:r>
        <w:rPr>
          <w:color w:val="000000"/>
          <w:position w:val="0"/>
          <w:sz w:val="24"/>
          <w:szCs w:val="24"/>
          <w:rFonts w:ascii="Times New Roman" w:eastAsia="Times New Roman" w:hAnsi="Times New Roman" w:hint="default"/>
        </w:rPr>
        <w:t xml:space="preserve">There are two configurations for J2ME as of this writing. These are Connected Limited </w:t>
      </w:r>
      <w:r>
        <w:rPr>
          <w:color w:val="000000"/>
          <w:position w:val="0"/>
          <w:sz w:val="24"/>
          <w:szCs w:val="24"/>
          <w:rFonts w:ascii="Times New Roman" w:eastAsia="Times New Roman" w:hAnsi="Times New Roman" w:hint="default"/>
        </w:rPr>
        <w:t xml:space="preserve">Device Configuration (CLDC) and the Connected Device Configuration (CDC). The CLDC </w:t>
      </w:r>
      <w:r>
        <w:rPr>
          <w:color w:val="000000"/>
          <w:position w:val="0"/>
          <w:sz w:val="24"/>
          <w:szCs w:val="24"/>
          <w:rFonts w:ascii="Times New Roman" w:eastAsia="Times New Roman" w:hAnsi="Times New Roman" w:hint="default"/>
        </w:rPr>
        <w:t xml:space="preserve">is designed for 16-bit or 32-bit small computing devices with limited amounts of memory.</w:t>
      </w:r>
    </w:p>
    <w:p>
      <w:pPr>
        <w:numPr>
          <w:ilvl w:val="0"/>
          <w:numId w:val="0"/>
        </w:numPr>
        <w:jc w:val="left"/>
        <w:spacing w:lineRule="auto" w:line="240" w:before="0" w:after="160"/>
        <w:ind w:right="0" w:firstLine="480"/>
        <w:rPr>
          <w:color w:val="000000"/>
          <w:position w:val="0"/>
          <w:sz w:val="24"/>
          <w:szCs w:val="24"/>
          <w:rFonts w:ascii="Times New Roman" w:eastAsia="Times New Roman" w:hAnsi="Times New Roman" w:hint="default"/>
        </w:rPr>
        <w:wordWrap w:val="off"/>
        <w:autoSpaceDE w:val="1"/>
        <w:autoSpaceDN w:val="1"/>
      </w:pPr>
      <w:r>
        <w:rPr>
          <w:color w:val="000000"/>
          <w:position w:val="0"/>
          <w:sz w:val="24"/>
          <w:szCs w:val="24"/>
          <w:rFonts w:ascii="Times New Roman" w:eastAsia="Times New Roman" w:hAnsi="Times New Roman" w:hint="default"/>
        </w:rPr>
        <w:t xml:space="preserve">CLDC devices usually have between 160KB and 512KB of available memory and are </w:t>
      </w:r>
      <w:r>
        <w:rPr>
          <w:color w:val="000000"/>
          <w:position w:val="0"/>
          <w:sz w:val="24"/>
          <w:szCs w:val="24"/>
          <w:rFonts w:ascii="Times New Roman" w:eastAsia="Times New Roman" w:hAnsi="Times New Roman" w:hint="default"/>
        </w:rPr>
        <w:t xml:space="preserve">battery powered. They also use an inconsistent, small-bandwidth network wireless </w:t>
      </w:r>
      <w:r>
        <w:rPr>
          <w:color w:val="000000"/>
          <w:position w:val="0"/>
          <w:sz w:val="24"/>
          <w:szCs w:val="24"/>
          <w:rFonts w:ascii="Times New Roman" w:eastAsia="Times New Roman" w:hAnsi="Times New Roman" w:hint="default"/>
        </w:rPr>
        <w:t xml:space="preserve">connection and may not have a user interface. CLDC devices use the KJava Virtual</w:t>
      </w:r>
    </w:p>
    <w:p>
      <w:pPr>
        <w:numPr>
          <w:ilvl w:val="0"/>
          <w:numId w:val="0"/>
        </w:numPr>
        <w:jc w:val="left"/>
        <w:spacing w:lineRule="auto" w:line="240" w:before="0" w:after="160"/>
        <w:ind w:right="0" w:firstLine="0"/>
        <w:rPr>
          <w:color w:val="000000"/>
          <w:position w:val="0"/>
          <w:sz w:val="24"/>
          <w:szCs w:val="24"/>
          <w:rFonts w:ascii="Times New Roman" w:eastAsia="Times New Roman" w:hAnsi="Times New Roman" w:hint="default"/>
        </w:rPr>
        <w:wordWrap w:val="off"/>
        <w:autoSpaceDE w:val="1"/>
        <w:autoSpaceDN w:val="1"/>
      </w:pPr>
      <w:r>
        <w:rPr>
          <w:color w:val="000000"/>
          <w:position w:val="0"/>
          <w:sz w:val="24"/>
          <w:szCs w:val="24"/>
          <w:rFonts w:ascii="Times New Roman" w:eastAsia="Times New Roman" w:hAnsi="Times New Roman" w:hint="default"/>
        </w:rPr>
        <w:t xml:space="preserve">Machine (KVM) implementation, which is a stripped-down version of the JVM. CLDC </w:t>
      </w:r>
      <w:r>
        <w:rPr>
          <w:color w:val="000000"/>
          <w:position w:val="0"/>
          <w:sz w:val="24"/>
          <w:szCs w:val="24"/>
          <w:rFonts w:ascii="Times New Roman" w:eastAsia="Times New Roman" w:hAnsi="Times New Roman" w:hint="default"/>
        </w:rPr>
        <w:t xml:space="preserve">devices include pagers, personal digital assistants, cell phones, dedicated terminals, and</w:t>
      </w:r>
    </w:p>
    <w:p>
      <w:pPr>
        <w:numPr>
          <w:ilvl w:val="0"/>
          <w:numId w:val="0"/>
        </w:numPr>
        <w:jc w:val="left"/>
        <w:spacing w:lineRule="auto" w:line="240" w:before="0" w:after="160"/>
        <w:ind w:right="0" w:firstLine="0"/>
        <w:rPr>
          <w:color w:val="000000"/>
          <w:position w:val="0"/>
          <w:sz w:val="24"/>
          <w:szCs w:val="24"/>
          <w:rFonts w:ascii="Times New Roman" w:eastAsia="Times New Roman" w:hAnsi="Times New Roman" w:hint="default"/>
        </w:rPr>
        <w:wordWrap w:val="off"/>
        <w:autoSpaceDE w:val="1"/>
        <w:autoSpaceDN w:val="1"/>
      </w:pPr>
      <w:r>
        <w:rPr>
          <w:color w:val="000000"/>
          <w:position w:val="0"/>
          <w:sz w:val="24"/>
          <w:szCs w:val="24"/>
          <w:rFonts w:ascii="Times New Roman" w:eastAsia="Times New Roman" w:hAnsi="Times New Roman" w:hint="default"/>
        </w:rPr>
        <w:t xml:space="preserve">handheld consumer devices with between 128KB and 512KB of memory. CDC devices use a</w:t>
      </w:r>
      <w:r>
        <w:rPr>
          <w:color w:val="000000"/>
          <w:position w:val="0"/>
          <w:sz w:val="24"/>
          <w:szCs w:val="24"/>
          <w:rFonts w:ascii="Times New Roman" w:eastAsia="Times New Roman" w:hAnsi="Times New Roman" w:hint="default"/>
        </w:rPr>
        <w:t xml:space="preserve"> 32-bit architecture, have at least two megabytes of memory available, and implement a </w:t>
      </w:r>
      <w:r>
        <w:rPr>
          <w:color w:val="000000"/>
          <w:position w:val="0"/>
          <w:sz w:val="24"/>
          <w:szCs w:val="24"/>
          <w:rFonts w:ascii="Times New Roman" w:eastAsia="Times New Roman" w:hAnsi="Times New Roman" w:hint="default"/>
        </w:rPr>
        <w:t xml:space="preserve">complete functional JVM. CDC devices include digital set-top boxes, home appliances, </w:t>
      </w:r>
      <w:r>
        <w:rPr>
          <w:color w:val="000000"/>
          <w:position w:val="0"/>
          <w:sz w:val="24"/>
          <w:szCs w:val="24"/>
          <w:rFonts w:ascii="Times New Roman" w:eastAsia="Times New Roman" w:hAnsi="Times New Roman" w:hint="default"/>
        </w:rPr>
        <w:t xml:space="preserve">navigation systems, point-of-sale terminals, and smart phones.</w:t>
      </w:r>
    </w:p>
    <w:p>
      <w:pPr>
        <w:numPr>
          <w:ilvl w:val="0"/>
          <w:numId w:val="0"/>
        </w:numPr>
        <w:jc w:val="left"/>
        <w:spacing w:lineRule="auto" w:line="240" w:before="0" w:after="160"/>
        <w:ind w:right="0" w:firstLine="0"/>
        <w:rPr>
          <w:b w:val="1"/>
          <w:color w:val="000000"/>
          <w:position w:val="0"/>
          <w:sz w:val="24"/>
          <w:szCs w:val="24"/>
          <w:rFonts w:ascii="Times New Roman" w:eastAsia="Times New Roman" w:hAnsi="Times New Roman" w:hint="default"/>
        </w:rPr>
        <w:wordWrap w:val="off"/>
        <w:autoSpaceDE w:val="1"/>
        <w:autoSpaceDN w:val="1"/>
      </w:pPr>
      <w:r>
        <w:rPr>
          <w:b w:val="1"/>
          <w:color w:val="000000"/>
          <w:position w:val="0"/>
          <w:sz w:val="24"/>
          <w:szCs w:val="24"/>
          <w:rFonts w:ascii="Times New Roman" w:eastAsia="Times New Roman" w:hAnsi="Times New Roman" w:hint="default"/>
        </w:rPr>
        <w:t xml:space="preserve">7 J2ME Profiles</w:t>
      </w:r>
    </w:p>
    <w:p>
      <w:pPr>
        <w:numPr>
          <w:ilvl w:val="0"/>
          <w:numId w:val="0"/>
        </w:numPr>
        <w:jc w:val="left"/>
        <w:spacing w:lineRule="auto" w:line="240" w:before="0" w:after="160"/>
        <w:ind w:right="0" w:firstLine="480"/>
        <w:rPr>
          <w:color w:val="000000"/>
          <w:position w:val="0"/>
          <w:sz w:val="24"/>
          <w:szCs w:val="24"/>
          <w:rFonts w:ascii="Times New Roman" w:eastAsia="Times New Roman" w:hAnsi="Times New Roman" w:hint="default"/>
        </w:rPr>
        <w:wordWrap w:val="off"/>
        <w:autoSpaceDE w:val="1"/>
        <w:autoSpaceDN w:val="1"/>
      </w:pPr>
      <w:r>
        <w:rPr>
          <w:color w:val="000000"/>
          <w:position w:val="0"/>
          <w:sz w:val="24"/>
          <w:szCs w:val="24"/>
          <w:rFonts w:ascii="Times New Roman" w:eastAsia="Times New Roman" w:hAnsi="Times New Roman" w:hint="default"/>
        </w:rPr>
        <w:t xml:space="preserve">A profile consists of Java classes that enable implementation of features for either a </w:t>
      </w:r>
      <w:r>
        <w:rPr>
          <w:color w:val="000000"/>
          <w:position w:val="0"/>
          <w:sz w:val="24"/>
          <w:szCs w:val="24"/>
          <w:rFonts w:ascii="Times New Roman" w:eastAsia="Times New Roman" w:hAnsi="Times New Roman" w:hint="default"/>
        </w:rPr>
        <w:t xml:space="preserve">particular small computing device or for a class of small computing devices. Small </w:t>
      </w:r>
      <w:r>
        <w:rPr>
          <w:color w:val="000000"/>
          <w:position w:val="0"/>
          <w:sz w:val="24"/>
          <w:szCs w:val="24"/>
          <w:rFonts w:ascii="Times New Roman" w:eastAsia="Times New Roman" w:hAnsi="Times New Roman" w:hint="default"/>
        </w:rPr>
        <w:t xml:space="preserve">computing technology continues to evolve, and with that, there is an ongoing process of </w:t>
      </w:r>
      <w:r>
        <w:rPr>
          <w:color w:val="000000"/>
          <w:position w:val="0"/>
          <w:sz w:val="24"/>
          <w:szCs w:val="24"/>
          <w:rFonts w:ascii="Times New Roman" w:eastAsia="Times New Roman" w:hAnsi="Times New Roman" w:hint="default"/>
        </w:rPr>
        <w:t xml:space="preserve">defining J2ME profiles. Seven profiles have been defined as of this writing. These are the </w:t>
      </w:r>
      <w:r>
        <w:rPr>
          <w:color w:val="000000"/>
          <w:position w:val="0"/>
          <w:sz w:val="24"/>
          <w:szCs w:val="24"/>
          <w:rFonts w:ascii="Times New Roman" w:eastAsia="Times New Roman" w:hAnsi="Times New Roman" w:hint="default"/>
        </w:rPr>
        <w:t xml:space="preserve">Foundation Profile, Game Profile, Mobile Information Device Profile, PDA Profile, Personal </w:t>
      </w:r>
      <w:r>
        <w:rPr>
          <w:color w:val="000000"/>
          <w:position w:val="0"/>
          <w:sz w:val="24"/>
          <w:szCs w:val="24"/>
          <w:rFonts w:ascii="Times New Roman" w:eastAsia="Times New Roman" w:hAnsi="Times New Roman" w:hint="default"/>
        </w:rPr>
        <w:t xml:space="preserve">Profile, Personal Basis Profile, and RMI Profile.</w:t>
      </w:r>
    </w:p>
    <w:p>
      <w:pPr>
        <w:numPr>
          <w:ilvl w:val="0"/>
          <w:numId w:val="0"/>
        </w:numPr>
        <w:jc w:val="left"/>
        <w:spacing w:lineRule="auto" w:line="240" w:before="0" w:after="160"/>
        <w:ind w:right="0" w:firstLine="0"/>
        <w:rPr>
          <w:color w:val="000000"/>
          <w:position w:val="0"/>
          <w:sz w:val="24"/>
          <w:szCs w:val="24"/>
          <w:rFonts w:ascii="Times New Roman" w:eastAsia="Times New Roman" w:hAnsi="Times New Roman" w:hint="default"/>
        </w:rPr>
        <w:wordWrap w:val="off"/>
        <w:autoSpaceDE w:val="1"/>
        <w:autoSpaceDN w:val="1"/>
      </w:pPr>
      <w:r>
        <w:rPr>
          <w:color w:val="000000"/>
          <w:position w:val="0"/>
          <w:sz w:val="24"/>
          <w:szCs w:val="24"/>
          <w:rFonts w:ascii="Times New Roman" w:eastAsia="Times New Roman" w:hAnsi="Times New Roman" w:hint="default"/>
        </w:rPr>
        <w:tab/>
      </w:r>
      <w:r>
        <w:rPr>
          <w:color w:val="000000"/>
          <w:position w:val="0"/>
          <w:sz w:val="24"/>
          <w:szCs w:val="24"/>
          <w:rFonts w:ascii="Times New Roman" w:eastAsia="Times New Roman" w:hAnsi="Times New Roman" w:hint="default"/>
        </w:rPr>
        <w:t xml:space="preserve">The Foundation Profile is used with the CDC configuration and is the core for nearly all </w:t>
      </w:r>
      <w:r>
        <w:rPr>
          <w:color w:val="000000"/>
          <w:position w:val="0"/>
          <w:sz w:val="24"/>
          <w:szCs w:val="24"/>
          <w:rFonts w:ascii="Times New Roman" w:eastAsia="Times New Roman" w:hAnsi="Times New Roman" w:hint="default"/>
        </w:rPr>
        <w:t xml:space="preserve">other profiles used with the CDC configuration because the Foundation Profile contains core </w:t>
      </w:r>
      <w:r>
        <w:rPr>
          <w:color w:val="000000"/>
          <w:position w:val="0"/>
          <w:sz w:val="24"/>
          <w:szCs w:val="24"/>
          <w:rFonts w:ascii="Times New Roman" w:eastAsia="Times New Roman" w:hAnsi="Times New Roman" w:hint="default"/>
        </w:rPr>
        <w:t xml:space="preserve">Java classes.</w:t>
      </w:r>
    </w:p>
    <w:p>
      <w:pPr>
        <w:numPr>
          <w:ilvl w:val="0"/>
          <w:numId w:val="0"/>
        </w:numPr>
        <w:jc w:val="left"/>
        <w:spacing w:lineRule="auto" w:line="240" w:before="0" w:after="160"/>
        <w:ind w:right="0" w:firstLine="0"/>
        <w:rPr>
          <w:color w:val="000000"/>
          <w:position w:val="0"/>
          <w:sz w:val="24"/>
          <w:szCs w:val="24"/>
          <w:rFonts w:ascii="Times New Roman" w:eastAsia="Times New Roman" w:hAnsi="Times New Roman" w:hint="default"/>
        </w:rPr>
        <w:wordWrap w:val="off"/>
        <w:autoSpaceDE w:val="1"/>
        <w:autoSpaceDN w:val="1"/>
      </w:pPr>
      <w:r>
        <w:rPr>
          <w:color w:val="000000"/>
          <w:position w:val="0"/>
          <w:sz w:val="24"/>
          <w:szCs w:val="24"/>
          <w:rFonts w:ascii="Times New Roman" w:eastAsia="Times New Roman" w:hAnsi="Times New Roman" w:hint="default"/>
        </w:rPr>
        <w:tab/>
      </w:r>
      <w:r>
        <w:rPr>
          <w:color w:val="000000"/>
          <w:position w:val="0"/>
          <w:sz w:val="24"/>
          <w:szCs w:val="24"/>
          <w:rFonts w:ascii="Times New Roman" w:eastAsia="Times New Roman" w:hAnsi="Times New Roman" w:hint="default"/>
        </w:rPr>
        <w:t xml:space="preserve">The Game Profile is also used with the CDC configuration and contains the necessary </w:t>
      </w:r>
      <w:r>
        <w:rPr>
          <w:color w:val="000000"/>
          <w:position w:val="0"/>
          <w:sz w:val="24"/>
          <w:szCs w:val="24"/>
          <w:rFonts w:ascii="Times New Roman" w:eastAsia="Times New Roman" w:hAnsi="Times New Roman" w:hint="default"/>
        </w:rPr>
        <w:t xml:space="preserve">classes for developing game applications for any small computing device that uses the CDC </w:t>
      </w:r>
      <w:r>
        <w:rPr>
          <w:color w:val="000000"/>
          <w:position w:val="0"/>
          <w:sz w:val="24"/>
          <w:szCs w:val="24"/>
          <w:rFonts w:ascii="Times New Roman" w:eastAsia="Times New Roman" w:hAnsi="Times New Roman" w:hint="default"/>
        </w:rPr>
        <w:t>configuration.</w:t>
      </w:r>
    </w:p>
    <w:p>
      <w:pPr>
        <w:numPr>
          <w:ilvl w:val="0"/>
          <w:numId w:val="0"/>
        </w:numPr>
        <w:jc w:val="left"/>
        <w:spacing w:lineRule="auto" w:line="240" w:before="0" w:after="160"/>
        <w:ind w:right="0" w:firstLine="0"/>
        <w:rPr>
          <w:color w:val="000000"/>
          <w:position w:val="0"/>
          <w:sz w:val="24"/>
          <w:szCs w:val="24"/>
          <w:rFonts w:ascii="Times New Roman" w:eastAsia="Times New Roman" w:hAnsi="Times New Roman" w:hint="default"/>
        </w:rPr>
        <w:wordWrap w:val="off"/>
        <w:autoSpaceDE w:val="1"/>
        <w:autoSpaceDN w:val="1"/>
      </w:pPr>
      <w:r>
        <w:rPr>
          <w:color w:val="000000"/>
          <w:position w:val="0"/>
          <w:sz w:val="24"/>
          <w:szCs w:val="24"/>
          <w:rFonts w:ascii="Times New Roman" w:eastAsia="Times New Roman" w:hAnsi="Times New Roman" w:hint="default"/>
        </w:rPr>
        <w:tab/>
      </w:r>
      <w:r>
        <w:rPr>
          <w:color w:val="000000"/>
          <w:position w:val="0"/>
          <w:sz w:val="24"/>
          <w:szCs w:val="24"/>
          <w:rFonts w:ascii="Times New Roman" w:eastAsia="Times New Roman" w:hAnsi="Times New Roman" w:hint="default"/>
        </w:rPr>
        <w:t xml:space="preserve">The Mobile Information Device Profile (MIDP) is used with the CLDC configuration </w:t>
      </w:r>
      <w:r>
        <w:rPr>
          <w:color w:val="000000"/>
          <w:position w:val="0"/>
          <w:sz w:val="24"/>
          <w:szCs w:val="24"/>
          <w:rFonts w:ascii="Times New Roman" w:eastAsia="Times New Roman" w:hAnsi="Times New Roman" w:hint="default"/>
        </w:rPr>
        <w:t xml:space="preserve">and contains classes that provide local storage, a user interface, and networking capabilities </w:t>
      </w:r>
      <w:r>
        <w:rPr>
          <w:color w:val="000000"/>
          <w:position w:val="0"/>
          <w:sz w:val="24"/>
          <w:szCs w:val="24"/>
          <w:rFonts w:ascii="Times New Roman" w:eastAsia="Times New Roman" w:hAnsi="Times New Roman" w:hint="default"/>
        </w:rPr>
        <w:t xml:space="preserve">to an application that runs on a mobile computing device such as Palm OS devices. MIDP is </w:t>
      </w:r>
      <w:r>
        <w:rPr>
          <w:color w:val="000000"/>
          <w:position w:val="0"/>
          <w:sz w:val="24"/>
          <w:szCs w:val="24"/>
          <w:rFonts w:ascii="Times New Roman" w:eastAsia="Times New Roman" w:hAnsi="Times New Roman" w:hint="default"/>
        </w:rPr>
        <w:t xml:space="preserve">used with wireless Java applications.</w:t>
      </w:r>
    </w:p>
    <w:p>
      <w:pPr>
        <w:numPr>
          <w:ilvl w:val="0"/>
          <w:numId w:val="0"/>
        </w:numPr>
        <w:jc w:val="left"/>
        <w:spacing w:lineRule="auto" w:line="240" w:before="0" w:after="160"/>
        <w:ind w:right="0" w:firstLine="0"/>
        <w:rPr>
          <w:color w:val="000000"/>
          <w:position w:val="0"/>
          <w:sz w:val="24"/>
          <w:szCs w:val="24"/>
          <w:rFonts w:ascii="Times New Roman" w:eastAsia="Times New Roman" w:hAnsi="Times New Roman" w:hint="default"/>
        </w:rPr>
        <w:wordWrap w:val="off"/>
        <w:autoSpaceDE w:val="1"/>
        <w:autoSpaceDN w:val="1"/>
      </w:pPr>
      <w:r>
        <w:rPr>
          <w:color w:val="000000"/>
          <w:position w:val="0"/>
          <w:sz w:val="24"/>
          <w:szCs w:val="24"/>
          <w:rFonts w:ascii="Times New Roman" w:eastAsia="Times New Roman" w:hAnsi="Times New Roman" w:hint="default"/>
        </w:rPr>
        <w:tab/>
      </w:r>
      <w:r>
        <w:rPr>
          <w:color w:val="000000"/>
          <w:position w:val="0"/>
          <w:sz w:val="24"/>
          <w:szCs w:val="24"/>
          <w:rFonts w:ascii="Times New Roman" w:eastAsia="Times New Roman" w:hAnsi="Times New Roman" w:hint="default"/>
        </w:rPr>
        <w:t xml:space="preserve">The PDAProfile (PDAP) is used with the CLDC configuration and contains classes that </w:t>
      </w:r>
      <w:r>
        <w:rPr>
          <w:color w:val="000000"/>
          <w:position w:val="0"/>
          <w:sz w:val="24"/>
          <w:szCs w:val="24"/>
          <w:rFonts w:ascii="Times New Roman" w:eastAsia="Times New Roman" w:hAnsi="Times New Roman" w:hint="default"/>
        </w:rPr>
        <w:t xml:space="preserve">utilize sophisticated resources found on personal digital assistants. These features include </w:t>
      </w:r>
      <w:r>
        <w:rPr>
          <w:color w:val="000000"/>
          <w:position w:val="0"/>
          <w:sz w:val="24"/>
          <w:szCs w:val="24"/>
          <w:rFonts w:ascii="Times New Roman" w:eastAsia="Times New Roman" w:hAnsi="Times New Roman" w:hint="default"/>
        </w:rPr>
        <w:t xml:space="preserve">better displays and larger memory than similar resources found on MIDP mobile devices </w:t>
      </w:r>
      <w:r>
        <w:rPr>
          <w:color w:val="000000"/>
          <w:position w:val="0"/>
          <w:sz w:val="24"/>
          <w:szCs w:val="24"/>
          <w:rFonts w:ascii="Times New Roman" w:eastAsia="Times New Roman" w:hAnsi="Times New Roman" w:hint="default"/>
        </w:rPr>
        <w:t xml:space="preserve">(such as cell phones).</w:t>
      </w:r>
    </w:p>
    <w:p>
      <w:pPr>
        <w:numPr>
          <w:ilvl w:val="0"/>
          <w:numId w:val="0"/>
        </w:numPr>
        <w:jc w:val="left"/>
        <w:spacing w:lineRule="auto" w:line="240" w:before="0" w:after="160"/>
        <w:ind w:right="0" w:firstLine="0"/>
        <w:rPr>
          <w:color w:val="000000"/>
          <w:position w:val="0"/>
          <w:sz w:val="24"/>
          <w:szCs w:val="24"/>
          <w:rFonts w:ascii="Times New Roman" w:eastAsia="Times New Roman" w:hAnsi="Times New Roman" w:hint="default"/>
        </w:rPr>
        <w:wordWrap w:val="off"/>
        <w:autoSpaceDE w:val="1"/>
        <w:autoSpaceDN w:val="1"/>
      </w:pPr>
      <w:r>
        <w:rPr>
          <w:color w:val="000000"/>
          <w:position w:val="0"/>
          <w:sz w:val="24"/>
          <w:szCs w:val="24"/>
          <w:rFonts w:ascii="Times New Roman" w:eastAsia="Times New Roman" w:hAnsi="Times New Roman" w:hint="default"/>
        </w:rPr>
        <w:tab/>
      </w:r>
      <w:r>
        <w:rPr>
          <w:color w:val="000000"/>
          <w:position w:val="0"/>
          <w:sz w:val="24"/>
          <w:szCs w:val="24"/>
          <w:rFonts w:ascii="Times New Roman" w:eastAsia="Times New Roman" w:hAnsi="Times New Roman" w:hint="default"/>
        </w:rPr>
        <w:t xml:space="preserve">The Personal Profile is used with the CDC configuration and the Foundation Profile and </w:t>
      </w:r>
      <w:r>
        <w:rPr>
          <w:color w:val="000000"/>
          <w:position w:val="0"/>
          <w:sz w:val="24"/>
          <w:szCs w:val="24"/>
          <w:rFonts w:ascii="Times New Roman" w:eastAsia="Times New Roman" w:hAnsi="Times New Roman" w:hint="default"/>
        </w:rPr>
        <w:t xml:space="preserve">contains classes to implement a complex user interface. The Foundation Profile provides core</w:t>
      </w:r>
      <w:r>
        <w:rPr>
          <w:color w:val="000000"/>
          <w:position w:val="0"/>
          <w:sz w:val="24"/>
          <w:szCs w:val="24"/>
          <w:rFonts w:ascii="Times New Roman" w:eastAsia="Times New Roman" w:hAnsi="Times New Roman" w:hint="default"/>
        </w:rPr>
        <w:t xml:space="preserve"> classes, and the Personal Profiles provide classes to implement a sophisticated user interface,</w:t>
      </w:r>
      <w:r>
        <w:rPr>
          <w:color w:val="000000"/>
          <w:position w:val="0"/>
          <w:sz w:val="24"/>
          <w:szCs w:val="24"/>
          <w:rFonts w:ascii="Times New Roman" w:eastAsia="Times New Roman" w:hAnsi="Times New Roman" w:hint="default"/>
        </w:rPr>
        <w:t xml:space="preserve"> which is a user interface that is capable of displaying multiple windows at a time.</w:t>
      </w:r>
    </w:p>
    <w:p>
      <w:pPr>
        <w:numPr>
          <w:ilvl w:val="0"/>
          <w:numId w:val="0"/>
        </w:numPr>
        <w:jc w:val="left"/>
        <w:spacing w:lineRule="auto" w:line="240" w:before="0" w:after="160"/>
        <w:ind w:right="0" w:firstLine="0"/>
        <w:rPr>
          <w:color w:val="000000"/>
          <w:position w:val="0"/>
          <w:sz w:val="24"/>
          <w:szCs w:val="24"/>
          <w:rFonts w:ascii="Times New Roman" w:eastAsia="Times New Roman" w:hAnsi="Times New Roman" w:hint="default"/>
        </w:rPr>
        <w:wordWrap w:val="off"/>
        <w:autoSpaceDE w:val="1"/>
        <w:autoSpaceDN w:val="1"/>
      </w:pPr>
      <w:r>
        <w:rPr>
          <w:color w:val="000000"/>
          <w:position w:val="0"/>
          <w:sz w:val="24"/>
          <w:szCs w:val="24"/>
          <w:rFonts w:ascii="Times New Roman" w:eastAsia="Times New Roman" w:hAnsi="Times New Roman" w:hint="default"/>
        </w:rPr>
        <w:tab/>
      </w:r>
      <w:r>
        <w:rPr>
          <w:color w:val="000000"/>
          <w:position w:val="0"/>
          <w:sz w:val="24"/>
          <w:szCs w:val="24"/>
          <w:rFonts w:ascii="Times New Roman" w:eastAsia="Times New Roman" w:hAnsi="Times New Roman" w:hint="default"/>
        </w:rPr>
        <w:t xml:space="preserve">The Personal Basis Profile is similar to the Personal Profile in that it is used with the </w:t>
      </w:r>
      <w:r>
        <w:rPr>
          <w:color w:val="000000"/>
          <w:position w:val="0"/>
          <w:sz w:val="24"/>
          <w:szCs w:val="24"/>
          <w:rFonts w:ascii="Times New Roman" w:eastAsia="Times New Roman" w:hAnsi="Times New Roman" w:hint="default"/>
        </w:rPr>
        <w:t xml:space="preserve">CDC configuration and the Foundation Profile. However, the Personal Basis Profile provides</w:t>
      </w:r>
      <w:r>
        <w:rPr>
          <w:color w:val="000000"/>
          <w:position w:val="0"/>
          <w:sz w:val="24"/>
          <w:szCs w:val="24"/>
          <w:rFonts w:ascii="Times New Roman" w:eastAsia="Times New Roman" w:hAnsi="Times New Roman" w:hint="default"/>
        </w:rPr>
        <w:t xml:space="preserve"> classes to implement a simple user interface, which is a user interface that is capable of </w:t>
      </w:r>
      <w:r>
        <w:rPr>
          <w:color w:val="000000"/>
          <w:position w:val="0"/>
          <w:sz w:val="24"/>
          <w:szCs w:val="24"/>
          <w:rFonts w:ascii="Times New Roman" w:eastAsia="Times New Roman" w:hAnsi="Times New Roman" w:hint="default"/>
        </w:rPr>
        <w:t xml:space="preserve">displaying one window at a time.</w:t>
      </w:r>
    </w:p>
    <w:p>
      <w:pPr>
        <w:numPr>
          <w:ilvl w:val="0"/>
          <w:numId w:val="0"/>
        </w:numPr>
        <w:jc w:val="left"/>
        <w:spacing w:lineRule="auto" w:line="240" w:before="0" w:after="160"/>
        <w:ind w:right="0" w:firstLine="0"/>
        <w:rPr>
          <w:color w:val="000000"/>
          <w:position w:val="0"/>
          <w:sz w:val="24"/>
          <w:szCs w:val="24"/>
          <w:rFonts w:ascii="Times New Roman" w:eastAsia="Times New Roman" w:hAnsi="Times New Roman" w:hint="default"/>
        </w:rPr>
        <w:wordWrap w:val="off"/>
        <w:autoSpaceDE w:val="1"/>
        <w:autoSpaceDN w:val="1"/>
      </w:pPr>
      <w:r>
        <w:rPr>
          <w:color w:val="000000"/>
          <w:position w:val="0"/>
          <w:sz w:val="24"/>
          <w:szCs w:val="24"/>
          <w:rFonts w:ascii="Times New Roman" w:eastAsia="Times New Roman" w:hAnsi="Times New Roman" w:hint="default"/>
        </w:rPr>
        <w:tab/>
      </w:r>
      <w:r>
        <w:rPr>
          <w:color w:val="000000"/>
          <w:position w:val="0"/>
          <w:sz w:val="24"/>
          <w:szCs w:val="24"/>
          <w:rFonts w:ascii="Times New Roman" w:eastAsia="Times New Roman" w:hAnsi="Times New Roman" w:hint="default"/>
        </w:rPr>
        <w:t xml:space="preserve">The RMI Profile is used with the CDC configuration and the Foundation Profile to </w:t>
      </w:r>
      <w:r>
        <w:rPr>
          <w:color w:val="000000"/>
          <w:position w:val="0"/>
          <w:sz w:val="24"/>
          <w:szCs w:val="24"/>
          <w:rFonts w:ascii="Times New Roman" w:eastAsia="Times New Roman" w:hAnsi="Times New Roman" w:hint="default"/>
        </w:rPr>
        <w:t xml:space="preserve">provide Remote Method Invocation classes to the core classes contained in the Foundation </w:t>
      </w:r>
      <w:r>
        <w:rPr>
          <w:color w:val="000000"/>
          <w:position w:val="0"/>
          <w:sz w:val="24"/>
          <w:szCs w:val="24"/>
          <w:rFonts w:ascii="Times New Roman" w:eastAsia="Times New Roman" w:hAnsi="Times New Roman" w:hint="default"/>
        </w:rPr>
        <w:t>Profile.</w:t>
      </w:r>
    </w:p>
    <w:p>
      <w:pPr>
        <w:numPr>
          <w:ilvl w:val="0"/>
          <w:numId w:val="0"/>
        </w:numPr>
        <w:jc w:val="left"/>
        <w:spacing w:lineRule="auto" w:line="240" w:before="0" w:after="160"/>
        <w:ind w:right="0" w:firstLine="480"/>
        <w:rPr>
          <w:color w:val="000000"/>
          <w:position w:val="0"/>
          <w:sz w:val="24"/>
          <w:szCs w:val="24"/>
          <w:rFonts w:ascii="Times New Roman" w:eastAsia="Times New Roman" w:hAnsi="Times New Roman" w:hint="default"/>
        </w:rPr>
        <w:wordWrap w:val="off"/>
        <w:autoSpaceDE w:val="1"/>
        <w:autoSpaceDN w:val="1"/>
      </w:pPr>
      <w:r>
        <w:rPr>
          <w:color w:val="000000"/>
          <w:position w:val="0"/>
          <w:sz w:val="24"/>
          <w:szCs w:val="24"/>
          <w:rFonts w:ascii="Times New Roman" w:eastAsia="Times New Roman" w:hAnsi="Times New Roman" w:hint="default"/>
        </w:rPr>
        <w:t xml:space="preserve">There will likely be many profiles as the proliferation of small computing devices </w:t>
      </w:r>
      <w:r>
        <w:rPr>
          <w:color w:val="000000"/>
          <w:position w:val="0"/>
          <w:sz w:val="24"/>
          <w:szCs w:val="24"/>
          <w:rFonts w:ascii="Times New Roman" w:eastAsia="Times New Roman" w:hAnsi="Times New Roman" w:hint="default"/>
        </w:rPr>
        <w:t xml:space="preserve">ontinues. Industry groups within the Java Community Process Program (java.sun.com/ </w:t>
      </w:r>
      <w:r>
        <w:rPr>
          <w:color w:val="000000"/>
          <w:position w:val="0"/>
          <w:sz w:val="24"/>
          <w:szCs w:val="24"/>
          <w:rFonts w:ascii="Times New Roman" w:eastAsia="Times New Roman" w:hAnsi="Times New Roman" w:hint="default"/>
        </w:rPr>
        <w:t xml:space="preserve">boutjava/communityprocess) define profiles. Each group establishes the standard rofile used </w:t>
      </w:r>
      <w:r>
        <w:rPr>
          <w:color w:val="000000"/>
          <w:position w:val="0"/>
          <w:sz w:val="24"/>
          <w:szCs w:val="24"/>
          <w:rFonts w:ascii="Times New Roman" w:eastAsia="Times New Roman" w:hAnsi="Times New Roman" w:hint="default"/>
        </w:rPr>
        <w:t xml:space="preserve">by small computing devices manufactured by that industry.</w:t>
      </w:r>
    </w:p>
    <w:p>
      <w:pPr>
        <w:numPr>
          <w:ilvl w:val="0"/>
          <w:numId w:val="0"/>
        </w:numPr>
        <w:jc w:val="left"/>
        <w:spacing w:lineRule="auto" w:line="240" w:before="0" w:after="160"/>
        <w:ind w:right="0" w:firstLine="480"/>
        <w:rPr>
          <w:color w:val="000000"/>
          <w:position w:val="0"/>
          <w:sz w:val="24"/>
          <w:szCs w:val="24"/>
          <w:rFonts w:ascii="Times New Roman" w:eastAsia="Times New Roman" w:hAnsi="Times New Roman" w:hint="default"/>
        </w:rPr>
        <w:wordWrap w:val="off"/>
        <w:autoSpaceDE w:val="1"/>
        <w:autoSpaceDN w:val="1"/>
      </w:pPr>
      <w:r>
        <w:rPr>
          <w:color w:val="000000"/>
          <w:position w:val="0"/>
          <w:sz w:val="24"/>
          <w:szCs w:val="24"/>
          <w:rFonts w:ascii="Times New Roman" w:eastAsia="Times New Roman" w:hAnsi="Times New Roman" w:hint="default"/>
        </w:rPr>
        <w:t xml:space="preserve">ACDC profile is defined by expanding upon core Java classes found in the Foundation </w:t>
      </w:r>
      <w:r>
        <w:rPr>
          <w:color w:val="000000"/>
          <w:position w:val="0"/>
          <w:sz w:val="24"/>
          <w:szCs w:val="24"/>
          <w:rFonts w:ascii="Times New Roman" w:eastAsia="Times New Roman" w:hAnsi="Times New Roman" w:hint="default"/>
        </w:rPr>
        <w:t xml:space="preserve">rofile with classes specifically targeted to a class of small computing device. These device-</w:t>
      </w:r>
      <w:r>
        <w:rPr>
          <w:color w:val="000000"/>
          <w:position w:val="0"/>
          <w:sz w:val="24"/>
          <w:szCs w:val="24"/>
          <w:rFonts w:ascii="Times New Roman" w:eastAsia="Times New Roman" w:hAnsi="Times New Roman" w:hint="default"/>
        </w:rPr>
        <w:t xml:space="preserve">specific classes are contained in a new profile that enables developers to create ndustrial-</w:t>
      </w:r>
      <w:r>
        <w:rPr>
          <w:color w:val="000000"/>
          <w:position w:val="0"/>
          <w:sz w:val="24"/>
          <w:szCs w:val="24"/>
          <w:rFonts w:ascii="Times New Roman" w:eastAsia="Times New Roman" w:hAnsi="Times New Roman" w:hint="default"/>
        </w:rPr>
        <w:t xml:space="preserve">strength applications for those devices.    However, if the Foundation Profile s specific to </w:t>
      </w:r>
      <w:r>
        <w:rPr>
          <w:color w:val="000000"/>
          <w:position w:val="0"/>
          <w:sz w:val="24"/>
          <w:szCs w:val="24"/>
          <w:rFonts w:ascii="Times New Roman" w:eastAsia="Times New Roman" w:hAnsi="Times New Roman" w:hint="default"/>
        </w:rPr>
        <w:t xml:space="preserve">CDC, not all profiles are expanded upon the core classes found in the oundation Profile. eep </w:t>
      </w:r>
      <w:r>
        <w:rPr>
          <w:color w:val="000000"/>
          <w:position w:val="0"/>
          <w:sz w:val="24"/>
          <w:szCs w:val="24"/>
          <w:rFonts w:ascii="Times New Roman" w:eastAsia="Times New Roman" w:hAnsi="Times New Roman" w:hint="default"/>
        </w:rPr>
        <w:t xml:space="preserve">in mind that applications can access a small computing device’s software and rdware features</w:t>
      </w:r>
      <w:r>
        <w:rPr>
          <w:color w:val="000000"/>
          <w:position w:val="0"/>
          <w:sz w:val="24"/>
          <w:szCs w:val="24"/>
          <w:rFonts w:ascii="Times New Roman" w:eastAsia="Times New Roman" w:hAnsi="Times New Roman" w:hint="default"/>
        </w:rPr>
        <w:t xml:space="preserve"> only if the necessary classes to do so are contained in the JVM and in the profile used by the </w:t>
      </w:r>
      <w:r>
        <w:rPr>
          <w:color w:val="000000"/>
          <w:position w:val="0"/>
          <w:sz w:val="24"/>
          <w:szCs w:val="24"/>
          <w:rFonts w:ascii="Times New Roman" w:eastAsia="Times New Roman" w:hAnsi="Times New Roman" w:hint="default"/>
        </w:rPr>
        <w:t>developer.</w:t>
      </w:r>
    </w:p>
    <w:p>
      <w:pPr>
        <w:numPr>
          <w:ilvl w:val="0"/>
          <w:numId w:val="0"/>
        </w:numPr>
        <w:jc w:val="left"/>
        <w:spacing w:lineRule="auto" w:line="240" w:before="0" w:after="160"/>
        <w:ind w:right="0" w:firstLine="0"/>
        <w:rPr>
          <w:b w:val="1"/>
          <w:color w:val="000000"/>
          <w:position w:val="0"/>
          <w:sz w:val="24"/>
          <w:szCs w:val="24"/>
          <w:rFonts w:ascii="Times New Roman" w:eastAsia="Times New Roman" w:hAnsi="Times New Roman" w:hint="default"/>
        </w:rPr>
        <w:wordWrap w:val="off"/>
        <w:autoSpaceDE w:val="1"/>
        <w:autoSpaceDN w:val="1"/>
      </w:pPr>
      <w:r>
        <w:rPr>
          <w:b w:val="1"/>
          <w:color w:val="000000"/>
          <w:position w:val="0"/>
          <w:sz w:val="24"/>
          <w:szCs w:val="24"/>
          <w:rFonts w:ascii="Times New Roman" w:eastAsia="Times New Roman" w:hAnsi="Times New Roman" w:hint="default"/>
        </w:rPr>
        <w:t xml:space="preserve">8 J2ME and Wireless Devices</w:t>
      </w:r>
    </w:p>
    <w:p>
      <w:pPr>
        <w:numPr>
          <w:ilvl w:val="0"/>
          <w:numId w:val="0"/>
        </w:numPr>
        <w:jc w:val="left"/>
        <w:spacing w:lineRule="auto" w:line="240" w:before="0" w:after="160"/>
        <w:ind w:right="0" w:firstLine="480"/>
        <w:rPr>
          <w:color w:val="000000"/>
          <w:position w:val="0"/>
          <w:sz w:val="24"/>
          <w:szCs w:val="24"/>
          <w:rFonts w:ascii="Times New Roman" w:eastAsia="Times New Roman" w:hAnsi="Times New Roman" w:hint="default"/>
        </w:rPr>
        <w:wordWrap w:val="off"/>
        <w:autoSpaceDE w:val="1"/>
        <w:autoSpaceDN w:val="1"/>
      </w:pPr>
      <w:r>
        <w:rPr>
          <w:color w:val="000000"/>
          <w:position w:val="0"/>
          <w:sz w:val="24"/>
          <w:szCs w:val="24"/>
          <w:rFonts w:ascii="Times New Roman" w:eastAsia="Times New Roman" w:hAnsi="Times New Roman" w:hint="default"/>
        </w:rPr>
        <w:t xml:space="preserve">With the dramatic increase and sophistication of mobile communications devices such </w:t>
      </w:r>
      <w:r>
        <w:rPr>
          <w:color w:val="000000"/>
          <w:position w:val="0"/>
          <w:sz w:val="24"/>
          <w:szCs w:val="24"/>
          <w:rFonts w:ascii="Times New Roman" w:eastAsia="Times New Roman" w:hAnsi="Times New Roman" w:hint="default"/>
        </w:rPr>
        <w:t xml:space="preserve">as cell phones came demand for applications that can run on those devices. Consumers and </w:t>
      </w:r>
      <w:r>
        <w:rPr>
          <w:color w:val="000000"/>
          <w:position w:val="0"/>
          <w:sz w:val="24"/>
          <w:szCs w:val="24"/>
          <w:rFonts w:ascii="Times New Roman" w:eastAsia="Times New Roman" w:hAnsi="Times New Roman" w:hint="default"/>
        </w:rPr>
        <w:t xml:space="preserve">corporations want to expand mobile communications devices from voice communications to </w:t>
      </w:r>
      <w:r>
        <w:rPr>
          <w:color w:val="000000"/>
          <w:position w:val="0"/>
          <w:sz w:val="24"/>
          <w:szCs w:val="24"/>
          <w:rFonts w:ascii="Times New Roman" w:eastAsia="Times New Roman" w:hAnsi="Times New Roman" w:hint="default"/>
        </w:rPr>
        <w:t xml:space="preserve">applications traditionally found on laptops and PCs. They want to send and receive</w:t>
      </w:r>
    </w:p>
    <w:p>
      <w:pPr>
        <w:numPr>
          <w:ilvl w:val="0"/>
          <w:numId w:val="0"/>
        </w:numPr>
        <w:jc w:val="left"/>
        <w:spacing w:lineRule="auto" w:line="240" w:before="0" w:after="160"/>
        <w:ind w:right="0" w:firstLine="0"/>
        <w:rPr>
          <w:color w:val="000000"/>
          <w:position w:val="0"/>
          <w:sz w:val="24"/>
          <w:szCs w:val="24"/>
          <w:rFonts w:ascii="Times New Roman" w:eastAsia="Times New Roman" w:hAnsi="Times New Roman" w:hint="default"/>
        </w:rPr>
        <w:wordWrap w:val="off"/>
        <w:autoSpaceDE w:val="1"/>
        <w:autoSpaceDN w:val="1"/>
      </w:pPr>
      <w:r>
        <w:rPr>
          <w:color w:val="000000"/>
          <w:position w:val="0"/>
          <w:sz w:val="24"/>
          <w:szCs w:val="24"/>
          <w:rFonts w:ascii="Times New Roman" w:eastAsia="Times New Roman" w:hAnsi="Times New Roman" w:hint="default"/>
        </w:rPr>
        <w:t xml:space="preserve">email, store and retrieve personal information, perform sophisticated calculations, and</w:t>
      </w:r>
    </w:p>
    <w:p>
      <w:pPr>
        <w:numPr>
          <w:ilvl w:val="0"/>
          <w:numId w:val="0"/>
        </w:numPr>
        <w:jc w:val="left"/>
        <w:spacing w:lineRule="auto" w:line="240" w:before="0" w:after="160"/>
        <w:ind w:right="0" w:firstLine="0"/>
        <w:rPr>
          <w:color w:val="000000"/>
          <w:position w:val="0"/>
          <w:sz w:val="24"/>
          <w:szCs w:val="24"/>
          <w:rFonts w:ascii="Times New Roman" w:eastAsia="Times New Roman" w:hAnsi="Times New Roman" w:hint="default"/>
        </w:rPr>
        <w:wordWrap w:val="off"/>
        <w:autoSpaceDE w:val="1"/>
        <w:autoSpaceDN w:val="1"/>
      </w:pPr>
      <w:r>
        <w:rPr>
          <w:color w:val="000000"/>
          <w:position w:val="0"/>
          <w:sz w:val="24"/>
          <w:szCs w:val="24"/>
          <w:rFonts w:ascii="Times New Roman" w:eastAsia="Times New Roman" w:hAnsi="Times New Roman" w:hint="default"/>
        </w:rPr>
        <w:t xml:space="preserve">play games.</w:t>
      </w:r>
    </w:p>
    <w:p>
      <w:pPr>
        <w:numPr>
          <w:ilvl w:val="0"/>
          <w:numId w:val="0"/>
        </w:numPr>
        <w:jc w:val="left"/>
        <w:spacing w:lineRule="auto" w:line="240" w:before="0" w:after="160"/>
        <w:ind w:right="0" w:firstLine="480"/>
        <w:rPr>
          <w:color w:val="000000"/>
          <w:position w:val="0"/>
          <w:sz w:val="24"/>
          <w:szCs w:val="24"/>
          <w:rFonts w:ascii="Times New Roman" w:eastAsia="Times New Roman" w:hAnsi="Times New Roman" w:hint="default"/>
        </w:rPr>
        <w:wordWrap w:val="off"/>
        <w:autoSpaceDE w:val="1"/>
        <w:autoSpaceDN w:val="1"/>
      </w:pPr>
      <w:r>
        <w:rPr>
          <w:color w:val="000000"/>
          <w:position w:val="0"/>
          <w:sz w:val="24"/>
          <w:szCs w:val="24"/>
          <w:rFonts w:ascii="Times New Roman" w:eastAsia="Times New Roman" w:hAnsi="Times New Roman" w:hint="default"/>
        </w:rPr>
        <w:t xml:space="preserve">Developers, mobile communications device manufacturers, and mobile network</w:t>
      </w:r>
    </w:p>
    <w:p>
      <w:pPr>
        <w:numPr>
          <w:ilvl w:val="0"/>
          <w:numId w:val="0"/>
        </w:numPr>
        <w:jc w:val="left"/>
        <w:spacing w:lineRule="auto" w:line="240" w:before="0" w:after="160"/>
        <w:ind w:right="0" w:firstLine="0"/>
        <w:rPr>
          <w:color w:val="000000"/>
          <w:position w:val="0"/>
          <w:sz w:val="24"/>
          <w:szCs w:val="24"/>
          <w:rFonts w:ascii="Times New Roman" w:eastAsia="Times New Roman" w:hAnsi="Times New Roman" w:hint="default"/>
        </w:rPr>
        <w:wordWrap w:val="off"/>
        <w:autoSpaceDE w:val="1"/>
        <w:autoSpaceDN w:val="1"/>
      </w:pPr>
      <w:r>
        <w:rPr>
          <w:color w:val="000000"/>
          <w:position w:val="0"/>
          <w:sz w:val="24"/>
          <w:szCs w:val="24"/>
          <w:rFonts w:ascii="Times New Roman" w:eastAsia="Times New Roman" w:hAnsi="Times New Roman" w:hint="default"/>
        </w:rPr>
        <w:t xml:space="preserve">p roviders are anxious to fill this need, but there is a serious hurdle: mobile communications </w:t>
      </w:r>
      <w:r>
        <w:rPr>
          <w:color w:val="000000"/>
          <w:position w:val="0"/>
          <w:sz w:val="24"/>
          <w:szCs w:val="24"/>
          <w:rFonts w:ascii="Times New Roman" w:eastAsia="Times New Roman" w:hAnsi="Times New Roman" w:hint="default"/>
        </w:rPr>
        <w:t xml:space="preserve">devices utilize a number of different application platforms and operating systems.Without </w:t>
      </w:r>
      <w:r>
        <w:rPr>
          <w:color w:val="000000"/>
          <w:position w:val="0"/>
          <w:sz w:val="24"/>
          <w:szCs w:val="24"/>
          <w:rFonts w:ascii="Times New Roman" w:eastAsia="Times New Roman" w:hAnsi="Times New Roman" w:hint="default"/>
        </w:rPr>
        <w:t xml:space="preserve">tweaking the code, an application written for one device cannot run on another device.</w:t>
      </w:r>
    </w:p>
    <w:p>
      <w:pPr>
        <w:numPr>
          <w:ilvl w:val="0"/>
          <w:numId w:val="0"/>
        </w:numPr>
        <w:jc w:val="left"/>
        <w:spacing w:lineRule="auto" w:line="240" w:before="0" w:after="160"/>
        <w:ind w:right="0" w:firstLine="480"/>
        <w:rPr>
          <w:color w:val="000000"/>
          <w:position w:val="0"/>
          <w:sz w:val="24"/>
          <w:szCs w:val="24"/>
          <w:rFonts w:ascii="Times New Roman" w:eastAsia="Times New Roman" w:hAnsi="Times New Roman" w:hint="default"/>
        </w:rPr>
        <w:wordWrap w:val="off"/>
        <w:autoSpaceDE w:val="1"/>
        <w:autoSpaceDN w:val="1"/>
      </w:pPr>
      <w:r>
        <w:rPr>
          <w:color w:val="000000"/>
          <w:position w:val="0"/>
          <w:sz w:val="24"/>
          <w:szCs w:val="24"/>
          <w:rFonts w:ascii="Times New Roman" w:eastAsia="Times New Roman" w:hAnsi="Times New Roman" w:hint="default"/>
        </w:rPr>
        <w:t xml:space="preserve">Mobile communications devices lack a standard application platform and operating </w:t>
      </w:r>
      <w:r>
        <w:rPr>
          <w:color w:val="000000"/>
          <w:position w:val="0"/>
          <w:sz w:val="24"/>
          <w:szCs w:val="24"/>
          <w:rFonts w:ascii="Times New Roman" w:eastAsia="Times New Roman" w:hAnsi="Times New Roman" w:hint="default"/>
        </w:rPr>
        <w:t xml:space="preserve">system, which has made developing applications for mobile communications devices</w:t>
      </w:r>
    </w:p>
    <w:p>
      <w:pPr>
        <w:numPr>
          <w:ilvl w:val="0"/>
          <w:numId w:val="0"/>
        </w:numPr>
        <w:jc w:val="left"/>
        <w:spacing w:lineRule="auto" w:line="240" w:before="0" w:after="160"/>
        <w:ind w:right="0" w:firstLine="0"/>
        <w:rPr>
          <w:color w:val="000000"/>
          <w:position w:val="0"/>
          <w:sz w:val="24"/>
          <w:szCs w:val="24"/>
          <w:rFonts w:ascii="Times New Roman" w:eastAsia="Times New Roman" w:hAnsi="Times New Roman" w:hint="default"/>
        </w:rPr>
        <w:wordWrap w:val="off"/>
        <w:autoSpaceDE w:val="1"/>
        <w:autoSpaceDN w:val="1"/>
      </w:pPr>
      <w:r>
        <w:rPr>
          <w:color w:val="000000"/>
          <w:position w:val="0"/>
          <w:sz w:val="24"/>
          <w:szCs w:val="24"/>
          <w:rFonts w:ascii="Times New Roman" w:eastAsia="Times New Roman" w:hAnsi="Times New Roman" w:hint="default"/>
        </w:rPr>
        <w:t xml:space="preserve">a risky economic venture for developers.</w:t>
      </w:r>
    </w:p>
    <w:p>
      <w:pPr>
        <w:numPr>
          <w:ilvl w:val="0"/>
          <w:numId w:val="0"/>
        </w:numPr>
        <w:jc w:val="left"/>
        <w:spacing w:lineRule="auto" w:line="240" w:before="0" w:after="160"/>
        <w:ind w:right="0" w:firstLine="480"/>
        <w:rPr>
          <w:color w:val="000000"/>
          <w:position w:val="0"/>
          <w:sz w:val="24"/>
          <w:szCs w:val="24"/>
          <w:rFonts w:ascii="Times New Roman" w:eastAsia="Times New Roman" w:hAnsi="Times New Roman" w:hint="default"/>
        </w:rPr>
        <w:wordWrap w:val="off"/>
        <w:autoSpaceDE w:val="1"/>
        <w:autoSpaceDN w:val="1"/>
      </w:pPr>
      <w:r>
        <w:rPr>
          <w:color w:val="000000"/>
          <w:position w:val="0"/>
          <w:sz w:val="24"/>
          <w:szCs w:val="24"/>
          <w:rFonts w:ascii="Times New Roman" w:eastAsia="Times New Roman" w:hAnsi="Times New Roman" w:hint="default"/>
        </w:rPr>
        <w:t xml:space="preserve">The lack of standards is nothing new to computing or to any developing technology. </w:t>
      </w:r>
      <w:r>
        <w:rPr>
          <w:color w:val="000000"/>
          <w:position w:val="0"/>
          <w:sz w:val="24"/>
          <w:szCs w:val="24"/>
          <w:rFonts w:ascii="Times New Roman" w:eastAsia="Times New Roman" w:hAnsi="Times New Roman" w:hint="default"/>
        </w:rPr>
        <w:t xml:space="preserve">Traditionally, manufacturers of hardware devices try to corner the market and enforce their </w:t>
      </w:r>
      <w:r>
        <w:rPr>
          <w:color w:val="000000"/>
          <w:position w:val="0"/>
          <w:sz w:val="24"/>
          <w:szCs w:val="24"/>
          <w:rFonts w:ascii="Times New Roman" w:eastAsia="Times New Roman" w:hAnsi="Times New Roman" w:hint="default"/>
        </w:rPr>
        <w:t xml:space="preserve">own proprietary standard as the de facto standard for the industry. Usually one upstart </w:t>
      </w:r>
      <w:r>
        <w:rPr>
          <w:color w:val="000000"/>
          <w:position w:val="0"/>
          <w:sz w:val="24"/>
          <w:szCs w:val="24"/>
          <w:rFonts w:ascii="Times New Roman" w:eastAsia="Times New Roman" w:hAnsi="Times New Roman" w:hint="default"/>
        </w:rPr>
        <w:t xml:space="preserve">succeeds, as in the case of Microsoft. Other times, industry leaders form a consortium, such </w:t>
      </w:r>
      <w:r>
        <w:rPr>
          <w:color w:val="000000"/>
          <w:position w:val="0"/>
          <w:sz w:val="24"/>
          <w:szCs w:val="24"/>
          <w:rFonts w:ascii="Times New Roman" w:eastAsia="Times New Roman" w:hAnsi="Times New Roman" w:hint="default"/>
        </w:rPr>
        <w:t xml:space="preserve">as the Java Community Process Program, to collectively develop a standard.</w:t>
      </w:r>
    </w:p>
    <w:p>
      <w:pPr>
        <w:numPr>
          <w:ilvl w:val="0"/>
          <w:numId w:val="0"/>
        </w:numPr>
        <w:jc w:val="left"/>
        <w:spacing w:lineRule="auto" w:line="240" w:before="0" w:after="160"/>
        <w:ind w:right="0" w:firstLine="480"/>
        <w:rPr>
          <w:color w:val="000000"/>
          <w:position w:val="0"/>
          <w:sz w:val="24"/>
          <w:szCs w:val="24"/>
          <w:rFonts w:ascii="Times New Roman" w:eastAsia="Times New Roman" w:hAnsi="Times New Roman" w:hint="default"/>
        </w:rPr>
        <w:wordWrap w:val="off"/>
        <w:autoSpaceDE w:val="1"/>
        <w:autoSpaceDN w:val="1"/>
      </w:pPr>
      <w:r>
        <w:rPr>
          <w:color w:val="000000"/>
          <w:position w:val="0"/>
          <w:sz w:val="24"/>
          <w:szCs w:val="24"/>
          <w:rFonts w:ascii="Times New Roman" w:eastAsia="Times New Roman" w:hAnsi="Times New Roman" w:hint="default"/>
        </w:rPr>
        <w:t xml:space="preserve">The Wireless Application Protocol (WAP) forum became the initial industry group</w:t>
      </w:r>
    </w:p>
    <w:p>
      <w:pPr>
        <w:numPr>
          <w:ilvl w:val="0"/>
          <w:numId w:val="0"/>
        </w:numPr>
        <w:jc w:val="left"/>
        <w:spacing w:lineRule="auto" w:line="240" w:before="0" w:after="160"/>
        <w:ind w:right="0" w:firstLine="0"/>
        <w:rPr>
          <w:color w:val="000000"/>
          <w:position w:val="0"/>
          <w:sz w:val="24"/>
          <w:szCs w:val="24"/>
          <w:rFonts w:ascii="Times New Roman" w:eastAsia="Times New Roman" w:hAnsi="Times New Roman" w:hint="default"/>
        </w:rPr>
        <w:wordWrap w:val="off"/>
        <w:autoSpaceDE w:val="1"/>
        <w:autoSpaceDN w:val="1"/>
      </w:pPr>
      <w:r>
        <w:rPr>
          <w:color w:val="000000"/>
          <w:position w:val="0"/>
          <w:sz w:val="24"/>
          <w:szCs w:val="24"/>
          <w:rFonts w:ascii="Times New Roman" w:eastAsia="Times New Roman" w:hAnsi="Times New Roman" w:hint="default"/>
        </w:rPr>
        <w:t xml:space="preserve">that set out to create standards for wireless technology. Ericsson, Motorola, Nokia, and </w:t>
      </w:r>
      <w:r>
        <w:rPr>
          <w:color w:val="000000"/>
          <w:position w:val="0"/>
          <w:sz w:val="24"/>
          <w:szCs w:val="24"/>
          <w:rFonts w:ascii="Times New Roman" w:eastAsia="Times New Roman" w:hAnsi="Times New Roman" w:hint="default"/>
        </w:rPr>
        <w:t xml:space="preserve">Unwired Planet formed theWAP forum in 1997, and it has since grown to include nearly all </w:t>
      </w:r>
      <w:r>
        <w:rPr>
          <w:color w:val="000000"/>
          <w:position w:val="0"/>
          <w:sz w:val="24"/>
          <w:szCs w:val="24"/>
          <w:rFonts w:ascii="Times New Roman" w:eastAsia="Times New Roman" w:hAnsi="Times New Roman" w:hint="default"/>
        </w:rPr>
        <w:t xml:space="preserve">mobile device manufacturers, mobile network providers, and developers. The WAP forum </w:t>
      </w:r>
      <w:r>
        <w:rPr>
          <w:color w:val="000000"/>
          <w:position w:val="0"/>
          <w:sz w:val="24"/>
          <w:szCs w:val="24"/>
          <w:rFonts w:ascii="Times New Roman" w:eastAsia="Times New Roman" w:hAnsi="Times New Roman" w:hint="default"/>
        </w:rPr>
        <w:t xml:space="preserve">created mobile communications device standards referred to as theWAP standard.</w:t>
      </w:r>
    </w:p>
    <w:p>
      <w:pPr>
        <w:numPr>
          <w:ilvl w:val="0"/>
          <w:numId w:val="0"/>
        </w:numPr>
        <w:jc w:val="left"/>
        <w:spacing w:lineRule="auto" w:line="240" w:before="0" w:after="160"/>
        <w:ind w:right="0" w:firstLine="480"/>
        <w:rPr>
          <w:color w:val="000000"/>
          <w:position w:val="0"/>
          <w:sz w:val="24"/>
          <w:szCs w:val="24"/>
          <w:rFonts w:ascii="Times New Roman" w:eastAsia="Times New Roman" w:hAnsi="Times New Roman" w:hint="default"/>
        </w:rPr>
        <w:wordWrap w:val="off"/>
        <w:autoSpaceDE w:val="1"/>
        <w:autoSpaceDN w:val="1"/>
      </w:pPr>
      <w:r>
        <w:rPr>
          <w:color w:val="000000"/>
          <w:position w:val="0"/>
          <w:sz w:val="24"/>
          <w:szCs w:val="24"/>
          <w:rFonts w:ascii="Times New Roman" w:eastAsia="Times New Roman" w:hAnsi="Times New Roman" w:hint="default"/>
        </w:rPr>
        <w:t xml:space="preserve">The WAP standard is an enhancement of HTML, XML, and TCP/IP. One element of this</w:t>
      </w:r>
      <w:r>
        <w:rPr>
          <w:color w:val="000000"/>
          <w:position w:val="0"/>
          <w:sz w:val="24"/>
          <w:szCs w:val="24"/>
          <w:rFonts w:ascii="Times New Roman" w:eastAsia="Times New Roman" w:hAnsi="Times New Roman" w:hint="default"/>
        </w:rPr>
        <w:t xml:space="preserve"> standard is the Wireless Markup Language specification, which consists of a blend of HTML</w:t>
      </w:r>
      <w:r>
        <w:rPr>
          <w:color w:val="000000"/>
          <w:position w:val="0"/>
          <w:sz w:val="24"/>
          <w:szCs w:val="24"/>
          <w:rFonts w:ascii="Times New Roman" w:eastAsia="Times New Roman" w:hAnsi="Times New Roman" w:hint="default"/>
        </w:rPr>
        <w:t xml:space="preserve"> and XML and is used by developers to create documents that can be displayed by a </w:t>
      </w:r>
      <w:r>
        <w:rPr>
          <w:color w:val="000000"/>
          <w:position w:val="0"/>
          <w:sz w:val="24"/>
          <w:szCs w:val="24"/>
          <w:rFonts w:ascii="Times New Roman" w:eastAsia="Times New Roman" w:hAnsi="Times New Roman" w:hint="default"/>
        </w:rPr>
        <w:t xml:space="preserve">microbrowser. A microbrowser is a diminutive web browser that operates on a mobile </w:t>
      </w:r>
      <w:r>
        <w:rPr>
          <w:color w:val="000000"/>
          <w:position w:val="0"/>
          <w:sz w:val="24"/>
          <w:szCs w:val="24"/>
          <w:rFonts w:ascii="Times New Roman" w:eastAsia="Times New Roman" w:hAnsi="Times New Roman" w:hint="default"/>
        </w:rPr>
        <w:t xml:space="preserve">communications device.The WAP standard also includes specifications for aWireless </w:t>
      </w:r>
      <w:r>
        <w:rPr>
          <w:color w:val="000000"/>
          <w:position w:val="0"/>
          <w:sz w:val="24"/>
          <w:szCs w:val="24"/>
          <w:rFonts w:ascii="Times New Roman" w:eastAsia="Times New Roman" w:hAnsi="Times New Roman" w:hint="default"/>
        </w:rPr>
        <w:t xml:space="preserve">Telephony ApplicationInterface (WTAI) specification and the WMLScript specification. </w:t>
      </w:r>
      <w:r>
        <w:rPr>
          <w:color w:val="000000"/>
          <w:position w:val="0"/>
          <w:sz w:val="24"/>
          <w:szCs w:val="24"/>
          <w:rFonts w:ascii="Times New Roman" w:eastAsia="Times New Roman" w:hAnsi="Times New Roman" w:hint="default"/>
        </w:rPr>
        <w:t xml:space="preserve">WTAI is used to create an interface for applications that run on a mobile communications </w:t>
      </w:r>
      <w:r>
        <w:rPr>
          <w:color w:val="000000"/>
          <w:position w:val="0"/>
          <w:sz w:val="24"/>
          <w:szCs w:val="24"/>
          <w:rFonts w:ascii="Times New Roman" w:eastAsia="Times New Roman" w:hAnsi="Times New Roman" w:hint="default"/>
        </w:rPr>
        <w:t xml:space="preserve">device. WMLScript is a stripped-down version of JavaScript.</w:t>
      </w:r>
    </w:p>
    <w:p>
      <w:pPr>
        <w:numPr>
          <w:ilvl w:val="0"/>
          <w:numId w:val="0"/>
        </w:numPr>
        <w:jc w:val="left"/>
        <w:spacing w:lineRule="auto" w:line="240" w:before="0" w:after="160"/>
        <w:ind w:right="0" w:firstLine="0"/>
        <w:rPr>
          <w:b w:val="1"/>
          <w:color w:val="000000"/>
          <w:position w:val="0"/>
          <w:sz w:val="24"/>
          <w:szCs w:val="24"/>
          <w:rFonts w:ascii="Times New Roman" w:eastAsia="Times New Roman" w:hAnsi="Times New Roman" w:hint="default"/>
        </w:rPr>
        <w:wordWrap w:val="off"/>
        <w:autoSpaceDE w:val="1"/>
        <w:autoSpaceDN w:val="1"/>
      </w:pPr>
      <w:r>
        <w:rPr>
          <w:b w:val="1"/>
          <w:color w:val="000000"/>
          <w:position w:val="0"/>
          <w:sz w:val="24"/>
          <w:szCs w:val="24"/>
          <w:rFonts w:ascii="Times New Roman" w:eastAsia="Times New Roman" w:hAnsi="Times New Roman" w:hint="default"/>
        </w:rPr>
        <w:t xml:space="preserve">9 J2ME applications </w:t>
      </w:r>
    </w:p>
    <w:p>
      <w:pPr>
        <w:numPr>
          <w:ilvl w:val="0"/>
          <w:numId w:val="0"/>
        </w:numPr>
        <w:jc w:val="left"/>
        <w:spacing w:lineRule="auto" w:line="240" w:before="0" w:after="160"/>
        <w:ind w:right="0" w:firstLine="480"/>
        <w:rPr>
          <w:color w:val="000000"/>
          <w:position w:val="0"/>
          <w:sz w:val="24"/>
          <w:szCs w:val="24"/>
          <w:rFonts w:ascii="Times New Roman" w:eastAsia="Times New Roman" w:hAnsi="Times New Roman" w:hint="default"/>
        </w:rPr>
        <w:wordWrap w:val="off"/>
        <w:autoSpaceDE w:val="1"/>
        <w:autoSpaceDN w:val="1"/>
      </w:pPr>
      <w:r>
        <w:rPr>
          <w:color w:val="000000"/>
          <w:position w:val="0"/>
          <w:sz w:val="24"/>
          <w:szCs w:val="24"/>
          <w:rFonts w:ascii="Times New Roman" w:eastAsia="Times New Roman" w:hAnsi="Times New Roman" w:hint="default"/>
        </w:rPr>
        <w:t xml:space="preserve">J2ME applications referred to as a MIDlet can run on practically any mobile</w:t>
      </w:r>
    </w:p>
    <w:p>
      <w:pPr>
        <w:numPr>
          <w:ilvl w:val="0"/>
          <w:numId w:val="0"/>
        </w:numPr>
        <w:jc w:val="left"/>
        <w:spacing w:lineRule="auto" w:line="240" w:before="0" w:after="160"/>
        <w:ind w:right="0" w:firstLine="0"/>
        <w:rPr>
          <w:color w:val="000000"/>
          <w:position w:val="0"/>
          <w:sz w:val="24"/>
          <w:szCs w:val="24"/>
          <w:rFonts w:ascii="Times New Roman" w:eastAsia="Times New Roman" w:hAnsi="Times New Roman" w:hint="default"/>
        </w:rPr>
        <w:wordWrap w:val="off"/>
        <w:autoSpaceDE w:val="1"/>
        <w:autoSpaceDN w:val="1"/>
      </w:pPr>
      <w:r>
        <w:rPr>
          <w:color w:val="000000"/>
          <w:position w:val="0"/>
          <w:sz w:val="24"/>
          <w:szCs w:val="24"/>
          <w:rFonts w:ascii="Times New Roman" w:eastAsia="Times New Roman" w:hAnsi="Times New Roman" w:hint="default"/>
        </w:rPr>
        <w:t xml:space="preserve">communications device that implements a JVM and MIDP. This encourages developers to </w:t>
      </w:r>
      <w:r>
        <w:rPr>
          <w:color w:val="000000"/>
          <w:position w:val="0"/>
          <w:sz w:val="24"/>
          <w:szCs w:val="24"/>
          <w:rFonts w:ascii="Times New Roman" w:eastAsia="Times New Roman" w:hAnsi="Times New Roman" w:hint="default"/>
        </w:rPr>
        <w:t xml:space="preserve">invest time and money in building applications for mobile communications devices without </w:t>
      </w:r>
      <w:r>
        <w:rPr>
          <w:color w:val="000000"/>
          <w:position w:val="0"/>
          <w:sz w:val="24"/>
          <w:szCs w:val="24"/>
          <w:rFonts w:ascii="Times New Roman" w:eastAsia="Times New Roman" w:hAnsi="Times New Roman" w:hint="default"/>
        </w:rPr>
        <w:t xml:space="preserve">the risk that the application is device dependent. However, J2ME isn’t seen as a replacement </w:t>
      </w:r>
      <w:r>
        <w:rPr>
          <w:color w:val="000000"/>
          <w:position w:val="0"/>
          <w:sz w:val="24"/>
          <w:szCs w:val="24"/>
          <w:rFonts w:ascii="Times New Roman" w:eastAsia="Times New Roman" w:hAnsi="Times New Roman" w:hint="default"/>
        </w:rPr>
        <w:t xml:space="preserve">for the WAP specification because both are complementary technologies. Developers whose </w:t>
      </w:r>
      <w:r>
        <w:rPr>
          <w:color w:val="000000"/>
          <w:position w:val="0"/>
          <w:sz w:val="24"/>
          <w:szCs w:val="24"/>
          <w:rFonts w:ascii="Times New Roman" w:eastAsia="Times New Roman" w:hAnsi="Times New Roman" w:hint="default"/>
        </w:rPr>
        <w:t xml:space="preserve">applications are light-client based continue to use WML and</w:t>
      </w:r>
    </w:p>
    <w:p>
      <w:pPr>
        <w:numPr>
          <w:ilvl w:val="0"/>
          <w:numId w:val="0"/>
        </w:numPr>
        <w:jc w:val="left"/>
        <w:spacing w:lineRule="auto" w:line="240" w:before="0" w:after="160"/>
        <w:ind w:right="0" w:firstLine="0"/>
        <w:rPr>
          <w:color w:val="000000"/>
          <w:position w:val="0"/>
          <w:sz w:val="24"/>
          <w:szCs w:val="24"/>
          <w:rFonts w:ascii="Times New Roman" w:eastAsia="Times New Roman" w:hAnsi="Times New Roman" w:hint="default"/>
        </w:rPr>
        <w:wordWrap w:val="off"/>
        <w:autoSpaceDE w:val="1"/>
        <w:autoSpaceDN w:val="1"/>
      </w:pPr>
      <w:r>
        <w:rPr>
          <w:color w:val="000000"/>
          <w:position w:val="0"/>
          <w:sz w:val="24"/>
          <w:szCs w:val="24"/>
          <w:rFonts w:ascii="Times New Roman" w:eastAsia="Times New Roman" w:hAnsi="Times New Roman" w:hint="default"/>
        </w:rPr>
        <w:t xml:space="preserve">WMLScript. Developers turn to J2ME for heavier clients that require sophisticated</w:t>
      </w:r>
    </w:p>
    <w:p>
      <w:pPr>
        <w:numPr>
          <w:ilvl w:val="0"/>
          <w:numId w:val="0"/>
        </w:numPr>
        <w:jc w:val="left"/>
        <w:spacing w:lineRule="auto" w:line="240" w:before="0" w:after="160"/>
        <w:ind w:right="0" w:firstLine="0"/>
        <w:rPr>
          <w:color w:val="000000"/>
          <w:position w:val="0"/>
          <w:sz w:val="24"/>
          <w:szCs w:val="24"/>
          <w:rFonts w:ascii="Times New Roman" w:eastAsia="Times New Roman" w:hAnsi="Times New Roman" w:hint="default"/>
        </w:rPr>
        <w:wordWrap w:val="off"/>
        <w:autoSpaceDE w:val="1"/>
        <w:autoSpaceDN w:val="1"/>
      </w:pPr>
      <w:r>
        <w:rPr>
          <w:color w:val="000000"/>
          <w:position w:val="0"/>
          <w:sz w:val="24"/>
          <w:szCs w:val="24"/>
          <w:rFonts w:ascii="Times New Roman" w:eastAsia="Times New Roman" w:hAnsi="Times New Roman" w:hint="default"/>
        </w:rPr>
        <w:t xml:space="preserve">processing on the mobile communications device.</w:t>
      </w:r>
    </w:p>
    <w:p>
      <w:pPr>
        <w:numPr>
          <w:ilvl w:val="0"/>
          <w:numId w:val="0"/>
        </w:numPr>
        <w:jc w:val="left"/>
        <w:spacing w:lineRule="auto" w:line="240" w:before="0" w:after="160"/>
        <w:ind w:right="0" w:firstLine="0"/>
        <w:rPr>
          <w:color w:val="auto"/>
          <w:position w:val="0"/>
          <w:sz w:val="24"/>
          <w:szCs w:val="24"/>
          <w:rFonts w:ascii="Times New Roman" w:eastAsia="Times New Roman" w:hAnsi="Times New Roman" w:hint="default"/>
        </w:rPr>
        <w:autoSpaceDE w:val="1"/>
        <w:autoSpaceDN w:val="1"/>
      </w:pPr>
    </w:p>
    <w:p>
      <w:pPr>
        <w:numPr>
          <w:ilvl w:val="0"/>
          <w:numId w:val="0"/>
        </w:numPr>
        <w:jc w:val="left"/>
        <w:spacing w:lineRule="auto" w:line="240" w:before="0" w:after="160"/>
        <w:pageBreakBefore w:val="1"/>
        <w:ind w:right="0" w:firstLine="482"/>
        <w:rPr>
          <w:b w:val="1"/>
          <w:color w:val="auto"/>
          <w:position w:val="0"/>
          <w:sz w:val="24"/>
          <w:szCs w:val="24"/>
          <w:rFonts w:ascii="Times New Roman" w:eastAsia="Times New Roman" w:hAnsi="Times New Roman" w:hint="default"/>
        </w:rPr>
        <w:autoSpaceDE w:val="0"/>
        <w:autoSpaceDN w:val="0"/>
      </w:pPr>
      <w:r>
        <w:rPr>
          <w:b w:val="1"/>
          <w:color w:val="auto"/>
          <w:position w:val="0"/>
          <w:sz w:val="24"/>
          <w:szCs w:val="24"/>
          <w:rFonts w:ascii="Times New Roman" w:eastAsia="Times New Roman" w:hAnsi="Times New Roman" w:hint="default"/>
        </w:rPr>
        <w:t>J2ME和Java领域</w:t>
      </w:r>
    </w:p>
    <w:p>
      <w:pPr>
        <w:numPr>
          <w:ilvl w:val="0"/>
          <w:numId w:val="0"/>
        </w:numPr>
        <w:jc w:val="left"/>
        <w:spacing w:lineRule="auto" w:line="240" w:before="0" w:after="160"/>
        <w:ind w:right="0" w:firstLine="482"/>
        <w:rPr>
          <w:b w:val="1"/>
          <w:color w:val="auto"/>
          <w:position w:val="0"/>
          <w:sz w:val="24"/>
          <w:szCs w:val="24"/>
          <w:rFonts w:ascii="Times New Roman" w:eastAsia="Times New Roman" w:hAnsi="Times New Roman" w:hint="default"/>
        </w:rPr>
        <w:autoSpaceDE w:val="0"/>
        <w:autoSpaceDN w:val="0"/>
      </w:pP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 xml:space="preserve">1、 介绍</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20世纪70年代以来随着计算机革命的开始，对计算机先进软件的需求大大增加，</w:t>
      </w:r>
      <w:r>
        <w:rPr>
          <w:color w:val="auto"/>
          <w:position w:val="0"/>
          <w:sz w:val="24"/>
          <w:szCs w:val="24"/>
          <w:rFonts w:ascii="Times New Roman" w:eastAsia="Times New Roman" w:hAnsi="Times New Roman" w:hint="default"/>
        </w:rPr>
        <w:t>从而可以充分利用功能日益增强的精密的计算机的处理数据的能力。C编程语言逐渐成</w:t>
      </w:r>
      <w:r>
        <w:rPr>
          <w:color w:val="auto"/>
          <w:position w:val="0"/>
          <w:sz w:val="24"/>
          <w:szCs w:val="24"/>
          <w:rFonts w:ascii="Times New Roman" w:eastAsia="Times New Roman" w:hAnsi="Times New Roman" w:hint="default"/>
        </w:rPr>
        <w:t>为支柱，使程序员开发软件像计算机运行一样流畅。</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80年代以来，程序员又目睹了编程语言领域的又一次变革的高潮。C语言的编程能</w:t>
      </w:r>
      <w:r>
        <w:rPr>
          <w:color w:val="auto"/>
          <w:position w:val="0"/>
          <w:sz w:val="24"/>
          <w:szCs w:val="24"/>
          <w:rFonts w:ascii="Times New Roman" w:eastAsia="Times New Roman" w:hAnsi="Times New Roman" w:hint="default"/>
        </w:rPr>
        <w:t>力已经不能满足计算机的技术发展的需要。这问题并不是新问题。它造成了一代又一代</w:t>
      </w:r>
      <w:r>
        <w:rPr>
          <w:color w:val="auto"/>
          <w:position w:val="0"/>
          <w:sz w:val="24"/>
          <w:szCs w:val="24"/>
          <w:rFonts w:ascii="Times New Roman" w:eastAsia="Times New Roman" w:hAnsi="Times New Roman" w:hint="default"/>
        </w:rPr>
        <w:t>的编程语言的新老更替。问题是，它使得程序设计过于复杂，从而使计算机软件的设计，</w:t>
      </w:r>
      <w:r>
        <w:rPr>
          <w:color w:val="auto"/>
          <w:position w:val="0"/>
          <w:sz w:val="24"/>
          <w:szCs w:val="24"/>
          <w:rFonts w:ascii="Times New Roman" w:eastAsia="Times New Roman" w:hAnsi="Times New Roman" w:hint="default"/>
        </w:rPr>
        <w:t xml:space="preserve">编写和开发落后于硬件的发展。就是这个时候，两种基于设计概念的编程语言Simula </w:t>
      </w:r>
      <w:r>
        <w:rPr>
          <w:color w:val="auto"/>
          <w:position w:val="0"/>
          <w:sz w:val="24"/>
          <w:szCs w:val="24"/>
          <w:rFonts w:ascii="Times New Roman" w:eastAsia="Times New Roman" w:hAnsi="Times New Roman" w:hint="default"/>
        </w:rPr>
        <w:t xml:space="preserve">67和Smalltalk </w:t>
      </w:r>
      <w:r>
        <w:rPr>
          <w:color w:val="auto"/>
          <w:position w:val="0"/>
          <w:sz w:val="24"/>
          <w:szCs w:val="24"/>
          <w:rFonts w:ascii="Times New Roman" w:eastAsia="Times New Roman" w:hAnsi="Times New Roman" w:hint="default"/>
        </w:rPr>
        <w:t>（从上世纪60年代末）带来了接近编程语言未来前景的循序渐进的步骤。这期间，当面</w:t>
      </w:r>
      <w:r>
        <w:rPr>
          <w:color w:val="auto"/>
          <w:position w:val="0"/>
          <w:sz w:val="24"/>
          <w:szCs w:val="24"/>
          <w:rFonts w:ascii="Times New Roman" w:eastAsia="Times New Roman" w:hAnsi="Times New Roman" w:hint="default"/>
        </w:rPr>
        <w:t xml:space="preserve">向对象编程（ OOP ）， 与它一种新的编程语言，所谓的C ＋ </w:t>
      </w:r>
      <w:r>
        <w:rPr>
          <w:color w:val="auto"/>
          <w:position w:val="0"/>
          <w:sz w:val="24"/>
          <w:szCs w:val="24"/>
          <w:rFonts w:ascii="Times New Roman" w:eastAsia="Times New Roman" w:hAnsi="Times New Roman" w:hint="default"/>
        </w:rPr>
        <w:t>＋在程序员中掀起了一场风暴。</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 xml:space="preserve">1979年， Bjarne Stroustrup的在新泽西州的贝尔实验室增强了C </w:t>
      </w:r>
      <w:r>
        <w:rPr>
          <w:color w:val="auto"/>
          <w:position w:val="0"/>
          <w:sz w:val="24"/>
          <w:szCs w:val="24"/>
          <w:rFonts w:ascii="Times New Roman" w:eastAsia="Times New Roman" w:hAnsi="Times New Roman" w:hint="default"/>
        </w:rPr>
        <w:t xml:space="preserve">语言，使其具有面向对象的特点即所谓的C ＋ ＋ 语言 （ ＋ </w:t>
      </w:r>
      <w:r>
        <w:rPr>
          <w:color w:val="auto"/>
          <w:position w:val="0"/>
          <w:sz w:val="24"/>
          <w:szCs w:val="24"/>
          <w:rFonts w:ascii="Times New Roman" w:eastAsia="Times New Roman" w:hAnsi="Times New Roman" w:hint="default"/>
        </w:rPr>
        <w:t xml:space="preserve">＋是C编程语言增强的承载符号 ）。 C ＋ </w:t>
      </w:r>
      <w:r>
        <w:rPr>
          <w:color w:val="auto"/>
          <w:position w:val="0"/>
          <w:sz w:val="24"/>
          <w:szCs w:val="24"/>
          <w:rFonts w:ascii="Times New Roman" w:eastAsia="Times New Roman" w:hAnsi="Times New Roman" w:hint="default"/>
        </w:rPr>
        <w:t>＋是一个真正的提高的C编程语言，它开始是一种前置语言，该计划最初是一种编译</w:t>
      </w:r>
      <w:r>
        <w:rPr>
          <w:color w:val="auto"/>
          <w:position w:val="0"/>
          <w:sz w:val="24"/>
          <w:szCs w:val="24"/>
          <w:rFonts w:ascii="Times New Roman" w:eastAsia="Times New Roman" w:hAnsi="Times New Roman" w:hint="default"/>
        </w:rPr>
        <w:t xml:space="preserve">工具。 Stroustrup建立类的概念（借用了Simula 67和Smalltalk 中的概念） </w:t>
      </w:r>
      <w:r>
        <w:rPr>
          <w:color w:val="auto"/>
          <w:position w:val="0"/>
          <w:sz w:val="24"/>
          <w:szCs w:val="24"/>
          <w:rFonts w:ascii="Times New Roman" w:eastAsia="Times New Roman" w:hAnsi="Times New Roman" w:hint="default"/>
        </w:rPr>
        <w:t>，由类则可以创建实例对象。一个类包含数据成员和定义对象数据和功能的成员函数。</w:t>
      </w:r>
      <w:r>
        <w:rPr>
          <w:color w:val="auto"/>
          <w:position w:val="0"/>
          <w:sz w:val="24"/>
          <w:szCs w:val="24"/>
          <w:rFonts w:ascii="Times New Roman" w:eastAsia="Times New Roman" w:hAnsi="Times New Roman" w:hint="default"/>
        </w:rPr>
        <w:t>他还介绍了继承的概念，使一类继承其他一个或多个类的部分或全部数据成员或成员</w:t>
      </w:r>
      <w:r>
        <w:rPr>
          <w:color w:val="auto"/>
          <w:position w:val="0"/>
          <w:sz w:val="24"/>
          <w:szCs w:val="24"/>
          <w:rFonts w:ascii="Times New Roman" w:eastAsia="Times New Roman" w:hAnsi="Times New Roman" w:hint="default"/>
        </w:rPr>
        <w:t>函数，职能由一个或多个其他类别</w:t>
      </w:r>
      <w:del w:id="606" w:author="HeYang" w:date="2017-06-03T21:44:00Z">
        <w:r>
          <w:rPr>
            <w:color w:val="auto"/>
            <w:position w:val="0"/>
            <w:sz w:val="24"/>
            <w:szCs w:val="24"/>
            <w:rFonts w:ascii="Times New Roman" w:eastAsia="Times New Roman" w:hAnsi="Times New Roman" w:hint="default"/>
          </w:rPr>
          <w:delText>－</w:delText>
        </w:r>
      </w:del>
      <w:ins w:id="607" w:author="HeYang" w:date="2017-06-03T21:44:00Z">
        <w:r>
          <w:rPr>
            <w:color w:val="auto"/>
            <w:position w:val="0"/>
            <w:sz w:val="24"/>
            <w:szCs w:val="24"/>
            <w:rFonts w:ascii="Times New Roman" w:eastAsia="Times New Roman" w:hAnsi="Times New Roman" w:hint="default"/>
          </w:rPr>
          <w:t>-</w:t>
        </w:r>
      </w:ins>
      <w:r>
        <w:rPr>
          <w:color w:val="auto"/>
          <w:position w:val="0"/>
          <w:sz w:val="24"/>
          <w:szCs w:val="24"/>
          <w:rFonts w:ascii="Times New Roman" w:eastAsia="Times New Roman" w:hAnsi="Times New Roman" w:hint="default"/>
        </w:rPr>
        <w:t>所有这些概念就是面向对象的编程。</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 xml:space="preserve">1988年由ANSI官员将C ＋ ＋标准化。</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2、走进JAVA</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 xml:space="preserve">正当C ＋ ＋作为企业开发所选择的语言时，由于最新的突破性技术</w:t>
      </w:r>
      <w:del w:id="608" w:author="HeYang" w:date="2017-06-03T21:44:00Z">
        <w:r>
          <w:rPr>
            <w:color w:val="auto"/>
            <w:position w:val="0"/>
            <w:sz w:val="24"/>
            <w:szCs w:val="24"/>
            <w:rFonts w:ascii="Times New Roman" w:eastAsia="Times New Roman" w:hAnsi="Times New Roman" w:hint="default"/>
          </w:rPr>
          <w:delText>－</w:delText>
        </w:r>
      </w:del>
      <w:ins w:id="609" w:author="HeYang" w:date="2017-06-03T21:44:00Z">
        <w:r>
          <w:rPr>
            <w:color w:val="auto"/>
            <w:position w:val="0"/>
            <w:sz w:val="24"/>
            <w:szCs w:val="24"/>
            <w:rFonts w:ascii="Times New Roman" w:eastAsia="Times New Roman" w:hAnsi="Times New Roman" w:hint="default"/>
          </w:rPr>
          <w:t>-</w:t>
        </w:r>
      </w:ins>
      <w:r>
        <w:rPr>
          <w:color w:val="auto"/>
          <w:position w:val="0"/>
          <w:sz w:val="24"/>
          <w:szCs w:val="24"/>
          <w:rFonts w:ascii="Times New Roman" w:eastAsia="Times New Roman" w:hAnsi="Times New Roman" w:hint="default"/>
        </w:rPr>
        <w:t>万维网的出现，别一种编程语言正在萌芽，并逐渐成熟。几十年来互联网对普通人来说</w:t>
      </w:r>
      <w:r>
        <w:rPr>
          <w:color w:val="auto"/>
          <w:position w:val="0"/>
          <w:sz w:val="24"/>
          <w:szCs w:val="24"/>
          <w:rFonts w:ascii="Times New Roman" w:eastAsia="Times New Roman" w:hAnsi="Times New Roman" w:hint="default"/>
        </w:rPr>
        <w:t>还是个秘密，直到前美国国家科学基金会（监督互联网的机构）拆除了防止互联网商</w:t>
      </w:r>
      <w:r>
        <w:rPr>
          <w:color w:val="auto"/>
          <w:position w:val="0"/>
          <w:sz w:val="24"/>
          <w:szCs w:val="24"/>
          <w:rFonts w:ascii="Times New Roman" w:eastAsia="Times New Roman" w:hAnsi="Times New Roman" w:hint="default"/>
        </w:rPr>
        <w:t>业化的壁垒。1991年当它向商贸开放时，互联网几乎是政府机构和学术团体的专利。一</w:t>
      </w:r>
      <w:r>
        <w:rPr>
          <w:color w:val="auto"/>
          <w:position w:val="0"/>
          <w:sz w:val="24"/>
          <w:szCs w:val="24"/>
          <w:rFonts w:ascii="Times New Roman" w:eastAsia="Times New Roman" w:hAnsi="Times New Roman" w:hint="default"/>
        </w:rPr>
        <w:t>旦商业化的障碍被取消，万维网提供的几个服务，在互联网上成为虚拟社区中心，游</w:t>
      </w:r>
      <w:r>
        <w:rPr>
          <w:color w:val="auto"/>
          <w:position w:val="0"/>
          <w:sz w:val="24"/>
          <w:szCs w:val="24"/>
          <w:rFonts w:ascii="Times New Roman" w:eastAsia="Times New Roman" w:hAnsi="Times New Roman" w:hint="default"/>
        </w:rPr>
        <w:t xml:space="preserve">客可以得到几乎任何的免费的资讯并浏览数以千计的虚拟商店。 </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浏览器加强了万维网。浏览器转换将用HTML编写的ASCII文本文件转化成为一个</w:t>
      </w:r>
      <w:r>
        <w:rPr>
          <w:color w:val="auto"/>
          <w:position w:val="0"/>
          <w:sz w:val="24"/>
          <w:szCs w:val="24"/>
          <w:rFonts w:ascii="Times New Roman" w:eastAsia="Times New Roman" w:hAnsi="Times New Roman" w:hint="default"/>
        </w:rPr>
        <w:t>互动的显示功能，并可以任何计算机上编译运行。只要浏览器是和HTML和HTTP兼容</w:t>
      </w:r>
      <w:r>
        <w:rPr>
          <w:color w:val="auto"/>
          <w:position w:val="0"/>
          <w:sz w:val="24"/>
          <w:szCs w:val="24"/>
          <w:rFonts w:ascii="Times New Roman" w:eastAsia="Times New Roman" w:hAnsi="Times New Roman" w:hint="default"/>
        </w:rPr>
        <w:t xml:space="preserve">的正确版本， </w:t>
      </w:r>
      <w:r>
        <w:rPr>
          <w:color w:val="auto"/>
          <w:position w:val="0"/>
          <w:sz w:val="24"/>
          <w:szCs w:val="24"/>
          <w:rFonts w:ascii="Times New Roman" w:eastAsia="Times New Roman" w:hAnsi="Times New Roman" w:hint="default"/>
        </w:rPr>
        <w:t>在任何电脑上运行的浏览器可以使用相同的HTML文件，而不是指定为某一特定类型</w:t>
      </w:r>
      <w:r>
        <w:rPr>
          <w:color w:val="auto"/>
          <w:position w:val="0"/>
          <w:sz w:val="24"/>
          <w:szCs w:val="24"/>
          <w:rFonts w:ascii="Times New Roman" w:eastAsia="Times New Roman" w:hAnsi="Times New Roman" w:hint="default"/>
        </w:rPr>
        <w:t xml:space="preserve">的计算机，而在以前是闻所未闻的。而C或C ＋ </w:t>
      </w:r>
      <w:r>
        <w:rPr>
          <w:color w:val="auto"/>
          <w:position w:val="0"/>
          <w:sz w:val="24"/>
          <w:szCs w:val="24"/>
          <w:rFonts w:ascii="Times New Roman" w:eastAsia="Times New Roman" w:hAnsi="Times New Roman" w:hint="default"/>
        </w:rPr>
        <w:t>＋是依赖于机器的，并且不能运行于不同机器上，除非是重新编译。</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互联网的成功使人们将重点放在发展独立于机器的编程语言上。和同年在互联网上</w:t>
      </w:r>
      <w:r>
        <w:rPr>
          <w:color w:val="auto"/>
          <w:position w:val="0"/>
          <w:sz w:val="24"/>
          <w:szCs w:val="24"/>
          <w:rFonts w:ascii="Times New Roman" w:eastAsia="Times New Roman" w:hAnsi="Times New Roman" w:hint="default"/>
        </w:rPr>
        <w:t xml:space="preserve">被商品化，科技工作者SunMicrosystems詹姆斯戈斯林，帕特里克诺顿， chriswarth </w:t>
      </w:r>
      <w:r>
        <w:rPr>
          <w:color w:val="auto"/>
          <w:position w:val="0"/>
          <w:sz w:val="24"/>
          <w:szCs w:val="24"/>
          <w:rFonts w:ascii="Times New Roman" w:eastAsia="Times New Roman" w:hAnsi="Times New Roman" w:hint="default"/>
        </w:rPr>
        <w:t>，和麦克谢里登花了18个月发展规划，并在1995年向公众发布，他们所谓的Oak，后</w:t>
      </w:r>
      <w:r>
        <w:rPr>
          <w:color w:val="auto"/>
          <w:position w:val="0"/>
          <w:sz w:val="24"/>
          <w:szCs w:val="24"/>
          <w:rFonts w:ascii="Times New Roman" w:eastAsia="Times New Roman" w:hAnsi="Times New Roman" w:hint="default"/>
        </w:rPr>
        <w:t xml:space="preserve">来改名为Java。Java </w:t>
      </w:r>
      <w:r>
        <w:rPr>
          <w:color w:val="auto"/>
          <w:position w:val="0"/>
          <w:sz w:val="24"/>
          <w:szCs w:val="24"/>
          <w:rFonts w:ascii="Times New Roman" w:eastAsia="Times New Roman" w:hAnsi="Times New Roman" w:hint="default"/>
        </w:rPr>
        <w:t>在1991年和1995年期间经历了无数次的变革。那个时候，在Sun公司的许多其他科技人</w:t>
      </w:r>
      <w:r>
        <w:rPr>
          <w:color w:val="auto"/>
          <w:position w:val="0"/>
          <w:sz w:val="24"/>
          <w:szCs w:val="24"/>
          <w:rFonts w:ascii="Times New Roman" w:eastAsia="Times New Roman" w:hAnsi="Times New Roman" w:hint="default"/>
        </w:rPr>
        <w:t xml:space="preserve">员对该语言的发展做出了重大贡献。Joy，阿瑟范霍夫，乔纳森佩恩， Yelin ， </w:t>
      </w:r>
      <w:r>
        <w:rPr>
          <w:color w:val="auto"/>
          <w:position w:val="0"/>
          <w:sz w:val="24"/>
          <w:szCs w:val="24"/>
          <w:rFonts w:ascii="Times New Roman" w:eastAsia="Times New Roman" w:hAnsi="Times New Roman" w:hint="default"/>
        </w:rPr>
        <w:t xml:space="preserve">添佩尔都分享了成功的喜悦。 </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虽然Java是和互联网密切相关，但开始是为了开发一种可以嵌入到电子器件中去</w:t>
      </w:r>
      <w:r>
        <w:rPr>
          <w:color w:val="auto"/>
          <w:position w:val="0"/>
          <w:sz w:val="24"/>
          <w:szCs w:val="24"/>
          <w:rFonts w:ascii="Times New Roman" w:eastAsia="Times New Roman" w:hAnsi="Times New Roman" w:hint="default"/>
        </w:rPr>
        <w:t xml:space="preserve">的软件的编程语言，而无论所用装置的CPU类型。这也是众所周知的所谓embedded </w:t>
      </w:r>
      <w:r>
        <w:rPr>
          <w:color w:val="auto"/>
          <w:position w:val="0"/>
          <w:sz w:val="24"/>
          <w:szCs w:val="24"/>
          <w:rFonts w:ascii="Times New Roman" w:eastAsia="Times New Roman" w:hAnsi="Times New Roman" w:hint="default"/>
        </w:rPr>
        <w:t>java平台。</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Java团队从Sun成功地建立了一种可移植性的编程语言，电脑程序员进行了首次编</w:t>
      </w:r>
      <w:r>
        <w:rPr>
          <w:color w:val="auto"/>
          <w:position w:val="0"/>
          <w:sz w:val="24"/>
          <w:szCs w:val="24"/>
          <w:rFonts w:ascii="Times New Roman" w:eastAsia="Times New Roman" w:hAnsi="Times New Roman" w:hint="default"/>
        </w:rPr>
        <w:t>程，一些已经实现。他们的成功远远超出了他们的梦想。同样可以使Java程序进行在各</w:t>
      </w:r>
      <w:r>
        <w:rPr>
          <w:color w:val="auto"/>
          <w:position w:val="0"/>
          <w:sz w:val="24"/>
          <w:szCs w:val="24"/>
          <w:rFonts w:ascii="Times New Roman" w:eastAsia="Times New Roman" w:hAnsi="Times New Roman" w:hint="default"/>
        </w:rPr>
        <w:t xml:space="preserve">种可移植的电子装置上，也可以使Java程序在安装了Microsoft Windows ， </w:t>
      </w:r>
      <w:r>
        <w:rPr>
          <w:color w:val="auto"/>
          <w:position w:val="0"/>
          <w:sz w:val="24"/>
          <w:szCs w:val="24"/>
          <w:rFonts w:ascii="Times New Roman" w:eastAsia="Times New Roman" w:hAnsi="Times New Roman" w:hint="default"/>
        </w:rPr>
        <w:t xml:space="preserve">UNIX和Macintosh的计算机上运行。 </w:t>
      </w:r>
      <w:r>
        <w:rPr>
          <w:color w:val="auto"/>
          <w:position w:val="0"/>
          <w:sz w:val="24"/>
          <w:szCs w:val="24"/>
          <w:rFonts w:ascii="Times New Roman" w:eastAsia="Times New Roman" w:hAnsi="Times New Roman" w:hint="default"/>
        </w:rPr>
        <w:t>这个时机很完美。因特网/内部网已使美国企业为符合公司成本效益，而开发应用于公</w:t>
      </w:r>
      <w:r>
        <w:rPr>
          <w:color w:val="auto"/>
          <w:position w:val="0"/>
          <w:sz w:val="24"/>
          <w:szCs w:val="24"/>
          <w:rFonts w:ascii="Times New Roman" w:eastAsia="Times New Roman" w:hAnsi="Times New Roman" w:hint="default"/>
        </w:rPr>
        <w:t>司的可移植程序的兴趣。Java已被证明可以作为一种成功开发与机器无关的应用程序的</w:t>
      </w:r>
      <w:r>
        <w:rPr>
          <w:color w:val="auto"/>
          <w:position w:val="0"/>
          <w:sz w:val="24"/>
          <w:szCs w:val="24"/>
          <w:rFonts w:ascii="Times New Roman" w:eastAsia="Times New Roman" w:hAnsi="Times New Roman" w:hint="default"/>
        </w:rPr>
        <w:t xml:space="preserve">编程语言。 </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3、Java虚拟机</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 xml:space="preserve">写Java程序和写C ＋ ＋程序是相似的，这程序员可以编写： </w:t>
      </w:r>
      <w:r>
        <w:rPr>
          <w:color w:val="auto"/>
          <w:position w:val="0"/>
          <w:sz w:val="24"/>
          <w:szCs w:val="24"/>
          <w:rFonts w:ascii="Times New Roman" w:eastAsia="Times New Roman" w:hAnsi="Times New Roman" w:hint="default"/>
        </w:rPr>
        <w:t>包含指示的源代码，成为一个编辑器，或在一个综合发展环境中对源代码进行编译。不</w:t>
      </w:r>
      <w:r>
        <w:rPr>
          <w:color w:val="auto"/>
          <w:position w:val="0"/>
          <w:sz w:val="24"/>
          <w:szCs w:val="24"/>
          <w:rFonts w:ascii="Times New Roman" w:eastAsia="Times New Roman" w:hAnsi="Times New Roman" w:hint="default"/>
        </w:rPr>
        <w:t xml:space="preserve">过，这也就是Java和C ＋ ＋ 一部分的方式。该编译和链接的过程中一个C ＋ </w:t>
      </w:r>
      <w:r>
        <w:rPr>
          <w:color w:val="auto"/>
          <w:position w:val="0"/>
          <w:sz w:val="24"/>
          <w:szCs w:val="24"/>
          <w:rFonts w:ascii="Times New Roman" w:eastAsia="Times New Roman" w:hAnsi="Times New Roman" w:hint="default"/>
        </w:rPr>
        <w:t xml:space="preserve">＋程序的结果可以运行在一个适当的可执行的机器上。与此相反，Java编译器则将Java </w:t>
      </w:r>
      <w:r>
        <w:rPr>
          <w:color w:val="auto"/>
          <w:position w:val="0"/>
          <w:sz w:val="24"/>
          <w:szCs w:val="24"/>
          <w:rFonts w:ascii="Times New Roman" w:eastAsia="Times New Roman" w:hAnsi="Times New Roman" w:hint="default"/>
        </w:rPr>
        <w:t xml:space="preserve">源代码转换成字节，即由Java虚拟机（ JVM ）执行 。</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机器的具体指示，则不会包括在字节中。相反，他们已经包括在JVM的，这是属于</w:t>
      </w:r>
      <w:r>
        <w:rPr>
          <w:color w:val="auto"/>
          <w:position w:val="0"/>
          <w:sz w:val="24"/>
          <w:szCs w:val="24"/>
          <w:rFonts w:ascii="Times New Roman" w:eastAsia="Times New Roman" w:hAnsi="Times New Roman" w:hint="default"/>
        </w:rPr>
        <w:t xml:space="preserve">具体机器的。这意味着该字节可能包含的C ＋ ＋</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程序要翻译的指令要少。</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4、未来的世界：J2ME</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 xml:space="preserve">请记住， </w:t>
      </w:r>
      <w:r>
        <w:rPr>
          <w:color w:val="auto"/>
          <w:position w:val="0"/>
          <w:sz w:val="24"/>
          <w:szCs w:val="24"/>
          <w:rFonts w:ascii="Times New Roman" w:eastAsia="Times New Roman" w:hAnsi="Times New Roman" w:hint="default"/>
        </w:rPr>
        <w:t>Java是在消费和工业产品中作为一种编程语言创建程序嵌入式系统微机发现的开始，</w:t>
      </w:r>
      <w:r>
        <w:rPr>
          <w:color w:val="auto"/>
          <w:position w:val="0"/>
          <w:sz w:val="24"/>
          <w:szCs w:val="24"/>
          <w:rFonts w:ascii="Times New Roman" w:eastAsia="Times New Roman" w:hAnsi="Times New Roman" w:hint="default"/>
        </w:rPr>
        <w:t>如那些用来控制汽车和家用电器的微机。在20世纪90年代初，开发团队在Sun的工作利</w:t>
      </w:r>
      <w:r>
        <w:rPr>
          <w:color w:val="auto"/>
          <w:position w:val="0"/>
          <w:sz w:val="24"/>
          <w:szCs w:val="24"/>
          <w:rFonts w:ascii="Times New Roman" w:eastAsia="Times New Roman" w:hAnsi="Times New Roman" w:hint="default"/>
        </w:rPr>
        <w:t>用Java以解决幼稚的嵌入式电脑市场的编程的需要，但这种努力是更侧重于来自互联</w:t>
      </w:r>
      <w:r>
        <w:rPr>
          <w:color w:val="auto"/>
          <w:position w:val="0"/>
          <w:sz w:val="24"/>
          <w:szCs w:val="24"/>
          <w:rFonts w:ascii="Times New Roman" w:eastAsia="Times New Roman" w:hAnsi="Times New Roman" w:hint="default"/>
        </w:rPr>
        <w:t>网的吸引力的机会。</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在世纪交替之年由于这些机会已得到解决，一种新的便携式通信带来了其他设备</w:t>
      </w:r>
      <w:r>
        <w:rPr>
          <w:color w:val="auto"/>
          <w:position w:val="0"/>
          <w:sz w:val="24"/>
          <w:szCs w:val="24"/>
          <w:rFonts w:ascii="Times New Roman" w:eastAsia="Times New Roman" w:hAnsi="Times New Roman" w:hint="default"/>
        </w:rPr>
        <w:t>的机会。从语音通信设备的语音到文本通信设备。而便携式电子电话簿演变成个人数码</w:t>
      </w:r>
      <w:r>
        <w:rPr>
          <w:color w:val="auto"/>
          <w:position w:val="0"/>
          <w:sz w:val="24"/>
          <w:szCs w:val="24"/>
          <w:rFonts w:ascii="Times New Roman" w:eastAsia="Times New Roman" w:hAnsi="Times New Roman" w:hint="default"/>
        </w:rPr>
        <w:t>助理。在这时候，芯片制造商所推出的新产品，其目的是为了从桌上型电脑转移计算能</w:t>
      </w:r>
      <w:r>
        <w:rPr>
          <w:color w:val="auto"/>
          <w:position w:val="0"/>
          <w:sz w:val="24"/>
          <w:szCs w:val="24"/>
          <w:rFonts w:ascii="Times New Roman" w:eastAsia="Times New Roman" w:hAnsi="Times New Roman" w:hint="default"/>
        </w:rPr>
        <w:t>力到移动的小型电脑控制的燃气水泵，电缆电视盒，和其他组合的其他电器。</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 xml:space="preserve">为下一步的演变的Java的时机是合理的 。不过，不是Java </w:t>
      </w:r>
      <w:r>
        <w:rPr>
          <w:color w:val="auto"/>
          <w:position w:val="0"/>
          <w:sz w:val="24"/>
          <w:szCs w:val="24"/>
          <w:rFonts w:ascii="Times New Roman" w:eastAsia="Times New Roman" w:hAnsi="Times New Roman" w:hint="default"/>
        </w:rPr>
        <w:t xml:space="preserve">与额外的空气污染指数加强，在Sun公司的该小组，即Java Community Process计划， </w:t>
      </w:r>
      <w:r>
        <w:rPr>
          <w:color w:val="auto"/>
          <w:position w:val="0"/>
          <w:sz w:val="24"/>
          <w:szCs w:val="24"/>
          <w:rFonts w:ascii="Times New Roman" w:eastAsia="Times New Roman" w:hAnsi="Times New Roman" w:hint="default"/>
        </w:rPr>
        <w:t>拆除均采用Java编程语言和Java虚拟机。他们从嵌入式系统和微机设备剥离下来的Java</w:t>
      </w:r>
      <w:r>
        <w:rPr>
          <w:color w:val="auto"/>
          <w:position w:val="0"/>
          <w:sz w:val="24"/>
          <w:szCs w:val="24"/>
          <w:rFonts w:ascii="Times New Roman" w:eastAsia="Times New Roman" w:hAnsi="Times New Roman" w:hint="default"/>
        </w:rPr>
        <w:t>的API和JVM到最低限度编码须提供情报。由于这些设备资源方面的限制强加的硬件设</w:t>
      </w:r>
      <w:r>
        <w:rPr>
          <w:color w:val="auto"/>
          <w:position w:val="0"/>
          <w:sz w:val="24"/>
          <w:szCs w:val="24"/>
          <w:rFonts w:ascii="Times New Roman" w:eastAsia="Times New Roman" w:hAnsi="Times New Roman" w:hint="default"/>
        </w:rPr>
        <w:t xml:space="preserve">计，这是必要的。他们的努力结果是J2ME的。 J2ME是减少了Java </w:t>
      </w:r>
      <w:r>
        <w:rPr>
          <w:color w:val="auto"/>
          <w:position w:val="0"/>
          <w:sz w:val="24"/>
          <w:szCs w:val="24"/>
          <w:rFonts w:ascii="Times New Roman" w:eastAsia="Times New Roman" w:hAnsi="Times New Roman" w:hint="default"/>
        </w:rPr>
        <w:t>API和Java虚拟机是设计用来运作稀疏可用的资源在新的品种的嵌入式计算机和微机的</w:t>
      </w:r>
      <w:r>
        <w:rPr>
          <w:color w:val="auto"/>
          <w:position w:val="0"/>
          <w:sz w:val="24"/>
          <w:szCs w:val="24"/>
          <w:rFonts w:ascii="Times New Roman" w:eastAsia="Times New Roman" w:hAnsi="Times New Roman" w:hint="default"/>
        </w:rPr>
        <w:t>版本。</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5、组织J2ME</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传统计算设备需要使用标准相当的硬件配置，如显示器，键盘，鼠标和大量的记</w:t>
      </w:r>
      <w:r>
        <w:rPr>
          <w:color w:val="auto"/>
          <w:position w:val="0"/>
          <w:sz w:val="24"/>
          <w:szCs w:val="24"/>
          <w:rFonts w:ascii="Times New Roman" w:eastAsia="Times New Roman" w:hAnsi="Times New Roman" w:hint="default"/>
        </w:rPr>
        <w:t>忆和永久储存。不过，其中新一代的计算设备缺乏的硬件配置的连续性。有些设备不具</w:t>
      </w:r>
      <w:r>
        <w:rPr>
          <w:color w:val="auto"/>
          <w:position w:val="0"/>
          <w:sz w:val="24"/>
          <w:szCs w:val="24"/>
          <w:rFonts w:ascii="Times New Roman" w:eastAsia="Times New Roman" w:hAnsi="Times New Roman" w:hint="default"/>
        </w:rPr>
        <w:t xml:space="preserve">有显示屏，永久储存，键盘， </w:t>
      </w:r>
      <w:r>
        <w:rPr>
          <w:color w:val="auto"/>
          <w:position w:val="0"/>
          <w:sz w:val="24"/>
          <w:szCs w:val="24"/>
          <w:rFonts w:ascii="Times New Roman" w:eastAsia="Times New Roman" w:hAnsi="Times New Roman" w:hint="default"/>
        </w:rPr>
        <w:t>或鼠标。其中小的计算设备的记忆提供情况是不一致的。缺乏统一标准的硬件配置之间</w:t>
      </w:r>
      <w:r>
        <w:rPr>
          <w:color w:val="auto"/>
          <w:position w:val="0"/>
          <w:sz w:val="24"/>
          <w:szCs w:val="24"/>
          <w:rFonts w:ascii="Times New Roman" w:eastAsia="Times New Roman" w:hAnsi="Times New Roman" w:hint="default"/>
        </w:rPr>
        <w:t xml:space="preserve">的小型计算设备的构成是一项艰巨的挑战Java Community </w:t>
      </w:r>
      <w:r>
        <w:rPr>
          <w:color w:val="auto"/>
          <w:position w:val="0"/>
          <w:sz w:val="24"/>
          <w:szCs w:val="24"/>
          <w:rFonts w:ascii="Times New Roman" w:eastAsia="Times New Roman" w:hAnsi="Times New Roman" w:hint="default"/>
        </w:rPr>
        <w:t xml:space="preserve">Process的计划则是为JVM和J2ME的小型计算设备制定标准。 </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 xml:space="preserve">许多不同种的小的J2ME的计算设备，包括screen phones </w:t>
      </w:r>
      <w:r>
        <w:rPr>
          <w:color w:val="auto"/>
          <w:position w:val="0"/>
          <w:sz w:val="24"/>
          <w:szCs w:val="24"/>
          <w:rFonts w:ascii="Times New Roman" w:eastAsia="Times New Roman" w:hAnsi="Times New Roman" w:hint="default"/>
        </w:rPr>
        <w:t xml:space="preserve">，数字机顶盒用于有线电视，手机和个人数字助理，所面临的挑战是Java Community </w:t>
      </w:r>
      <w:r>
        <w:rPr>
          <w:color w:val="auto"/>
          <w:position w:val="0"/>
          <w:sz w:val="24"/>
          <w:szCs w:val="24"/>
          <w:rFonts w:ascii="Times New Roman" w:eastAsia="Times New Roman" w:hAnsi="Times New Roman" w:hint="default"/>
        </w:rPr>
        <w:t>Process的计划是建立一个可以对小的无标准的计算设备实施的Java标准。</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 xml:space="preserve">6、J2ME Profile</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一个配置文件构成的Java类，其执行的功能是为一特别小的计算装置或一类的小</w:t>
      </w:r>
      <w:r>
        <w:rPr>
          <w:color w:val="auto"/>
          <w:position w:val="0"/>
          <w:sz w:val="24"/>
          <w:szCs w:val="24"/>
          <w:rFonts w:ascii="Times New Roman" w:eastAsia="Times New Roman" w:hAnsi="Times New Roman" w:hint="default"/>
        </w:rPr>
        <w:t xml:space="preserve">型计算设备的。小型计算机技术不断发展， </w:t>
      </w:r>
      <w:r>
        <w:rPr>
          <w:color w:val="auto"/>
          <w:position w:val="0"/>
          <w:sz w:val="24"/>
          <w:szCs w:val="24"/>
          <w:rFonts w:ascii="Times New Roman" w:eastAsia="Times New Roman" w:hAnsi="Times New Roman" w:hint="default"/>
        </w:rPr>
        <w:t xml:space="preserve">J2ME的配置文件的发展也是一个持续的过程。 </w:t>
      </w:r>
      <w:r>
        <w:rPr>
          <w:color w:val="auto"/>
          <w:position w:val="0"/>
          <w:sz w:val="24"/>
          <w:szCs w:val="24"/>
          <w:rFonts w:ascii="Times New Roman" w:eastAsia="Times New Roman" w:hAnsi="Times New Roman" w:hint="default"/>
        </w:rPr>
        <w:t xml:space="preserve">配置文件已被界定为编写文本。这些即是Foundation profile，Game Profile，MIDP， </w:t>
      </w:r>
      <w:r>
        <w:rPr>
          <w:color w:val="auto"/>
          <w:position w:val="0"/>
          <w:sz w:val="24"/>
          <w:szCs w:val="24"/>
          <w:rFonts w:ascii="Times New Roman" w:eastAsia="Times New Roman" w:hAnsi="Times New Roman" w:hint="default"/>
        </w:rPr>
        <w:t xml:space="preserve">PDA personal profile， personal profile，personal basis profile ，和RMI personal profile。 </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基础配置文件是用来做CDC和配置的，而这种配置文件或CDC几乎是所有其他的</w:t>
      </w:r>
      <w:r>
        <w:rPr>
          <w:color w:val="auto"/>
          <w:position w:val="0"/>
          <w:sz w:val="24"/>
          <w:szCs w:val="24"/>
          <w:rFonts w:ascii="Times New Roman" w:eastAsia="Times New Roman" w:hAnsi="Times New Roman" w:hint="default"/>
        </w:rPr>
        <w:t xml:space="preserve">配置文件与CDC的核心，因为配置的基础个人资料包含核心的Java类。 </w:t>
      </w:r>
      <w:r>
        <w:rPr>
          <w:color w:val="auto"/>
          <w:position w:val="0"/>
          <w:sz w:val="24"/>
          <w:szCs w:val="24"/>
          <w:rFonts w:ascii="Times New Roman" w:eastAsia="Times New Roman" w:hAnsi="Times New Roman" w:hint="default"/>
        </w:rPr>
        <w:br w:type="textWrapping" w:clear="all"/>
      </w:r>
      <w:r>
        <w:rPr>
          <w:color w:val="auto"/>
          <w:position w:val="0"/>
          <w:sz w:val="24"/>
          <w:szCs w:val="24"/>
          <w:rFonts w:ascii="Times New Roman" w:eastAsia="Times New Roman" w:hAnsi="Times New Roman" w:hint="default"/>
        </w:rPr>
        <w:tab/>
      </w:r>
      <w:r>
        <w:rPr>
          <w:color w:val="auto"/>
          <w:position w:val="0"/>
          <w:sz w:val="24"/>
          <w:szCs w:val="24"/>
          <w:rFonts w:ascii="Times New Roman" w:eastAsia="Times New Roman" w:hAnsi="Times New Roman" w:hint="default"/>
        </w:rPr>
        <w:t xml:space="preserve">Game </w:t>
      </w:r>
      <w:r>
        <w:rPr>
          <w:color w:val="auto"/>
          <w:position w:val="0"/>
          <w:sz w:val="24"/>
          <w:szCs w:val="24"/>
          <w:rFonts w:ascii="Times New Roman" w:eastAsia="Times New Roman" w:hAnsi="Times New Roman" w:hint="default"/>
        </w:rPr>
        <w:t>Profile也可以用来与CDC配置，并包括为开发游戏申请任何一个小的计算设备的使用，</w:t>
      </w:r>
      <w:r>
        <w:rPr>
          <w:color w:val="auto"/>
          <w:position w:val="0"/>
          <w:sz w:val="24"/>
          <w:szCs w:val="24"/>
          <w:rFonts w:ascii="Times New Roman" w:eastAsia="Times New Roman" w:hAnsi="Times New Roman" w:hint="default"/>
        </w:rPr>
        <w:t>和CDC的配置所必要的类。</w:t>
      </w:r>
      <w:r>
        <w:rPr>
          <w:color w:val="auto"/>
          <w:position w:val="0"/>
          <w:sz w:val="24"/>
          <w:szCs w:val="24"/>
          <w:rFonts w:ascii="Times New Roman" w:eastAsia="Times New Roman" w:hAnsi="Times New Roman" w:hint="default"/>
        </w:rPr>
        <w:br w:type="textWrapping" w:clear="all"/>
      </w:r>
      <w:r>
        <w:rPr>
          <w:color w:val="auto"/>
          <w:position w:val="0"/>
          <w:sz w:val="24"/>
          <w:szCs w:val="24"/>
          <w:rFonts w:ascii="Times New Roman" w:eastAsia="Times New Roman" w:hAnsi="Times New Roman" w:hint="default"/>
        </w:rPr>
        <w:tab/>
      </w:r>
      <w:r>
        <w:rPr>
          <w:color w:val="auto"/>
          <w:position w:val="0"/>
          <w:sz w:val="24"/>
          <w:szCs w:val="24"/>
          <w:rFonts w:ascii="Times New Roman" w:eastAsia="Times New Roman" w:hAnsi="Times New Roman" w:hint="default"/>
        </w:rPr>
        <w:t xml:space="preserve">移动信息设备配置文件（ MIDP）是用来与cldc </w:t>
      </w:r>
      <w:r>
        <w:rPr>
          <w:color w:val="auto"/>
          <w:position w:val="0"/>
          <w:sz w:val="24"/>
          <w:szCs w:val="24"/>
          <w:rFonts w:ascii="Times New Roman" w:eastAsia="Times New Roman" w:hAnsi="Times New Roman" w:hint="default"/>
        </w:rPr>
        <w:t>配置和包含的类别提供本地的存储空间，用户界面，和联网能力，从而使应用程序运</w:t>
      </w:r>
      <w:r>
        <w:rPr>
          <w:color w:val="auto"/>
          <w:position w:val="0"/>
          <w:sz w:val="24"/>
          <w:szCs w:val="24"/>
          <w:rFonts w:ascii="Times New Roman" w:eastAsia="Times New Roman" w:hAnsi="Times New Roman" w:hint="default"/>
        </w:rPr>
        <w:t xml:space="preserve">行在一个移动计算装置，例如Palm OS的设备。 MIDP即是使用无线Java应用程序。 </w:t>
      </w:r>
      <w:r>
        <w:rPr>
          <w:color w:val="auto"/>
          <w:position w:val="0"/>
          <w:sz w:val="24"/>
          <w:szCs w:val="24"/>
          <w:rFonts w:ascii="Times New Roman" w:eastAsia="Times New Roman" w:hAnsi="Times New Roman" w:hint="default"/>
        </w:rPr>
        <w:br w:type="textWrapping" w:clear="all"/>
      </w:r>
      <w:r>
        <w:rPr>
          <w:color w:val="auto"/>
          <w:position w:val="0"/>
          <w:sz w:val="24"/>
          <w:szCs w:val="24"/>
          <w:rFonts w:ascii="Times New Roman" w:eastAsia="Times New Roman" w:hAnsi="Times New Roman" w:hint="default"/>
        </w:rPr>
        <w:tab/>
      </w:r>
      <w:r>
        <w:rPr>
          <w:color w:val="auto"/>
          <w:position w:val="0"/>
          <w:sz w:val="24"/>
          <w:szCs w:val="24"/>
          <w:rFonts w:ascii="Times New Roman" w:eastAsia="Times New Roman" w:hAnsi="Times New Roman" w:hint="default"/>
        </w:rPr>
        <w:t xml:space="preserve">pdap rofile （ </w:t>
      </w:r>
      <w:r>
        <w:rPr>
          <w:color w:val="auto"/>
          <w:position w:val="0"/>
          <w:sz w:val="24"/>
          <w:szCs w:val="24"/>
          <w:rFonts w:ascii="Times New Roman" w:eastAsia="Times New Roman" w:hAnsi="Times New Roman" w:hint="default"/>
        </w:rPr>
        <w:t>pdap</w:t>
      </w:r>
      <w:r>
        <w:rPr>
          <w:color w:val="auto"/>
          <w:position w:val="0"/>
          <w:sz w:val="24"/>
          <w:szCs w:val="24"/>
          <w:rFonts w:ascii="Times New Roman" w:eastAsia="Times New Roman" w:hAnsi="Times New Roman" w:hint="default"/>
        </w:rPr>
        <w:t xml:space="preserve"> </w:t>
      </w:r>
      <w:r>
        <w:rPr>
          <w:color w:val="auto"/>
          <w:position w:val="0"/>
          <w:sz w:val="24"/>
          <w:szCs w:val="24"/>
          <w:rFonts w:ascii="Times New Roman" w:eastAsia="Times New Roman" w:hAnsi="Times New Roman" w:hint="default"/>
        </w:rPr>
        <w:t>）是用来实现cldc配置，并包含个人数字助理类所需要的先进的资源。相对于MIDP的</w:t>
      </w:r>
      <w:r>
        <w:rPr>
          <w:color w:val="auto"/>
          <w:position w:val="0"/>
          <w:sz w:val="24"/>
          <w:szCs w:val="24"/>
          <w:rFonts w:ascii="Times New Roman" w:eastAsia="Times New Roman" w:hAnsi="Times New Roman" w:hint="default"/>
        </w:rPr>
        <w:t xml:space="preserve">移动设备（如手机），这些先进的功能包括更好的显示和较大的内存，比类似的资源。 </w:t>
      </w:r>
      <w:r>
        <w:rPr>
          <w:color w:val="auto"/>
          <w:position w:val="0"/>
          <w:sz w:val="24"/>
          <w:szCs w:val="24"/>
          <w:rFonts w:ascii="Times New Roman" w:eastAsia="Times New Roman" w:hAnsi="Times New Roman" w:hint="default"/>
        </w:rPr>
        <w:br w:type="textWrapping" w:clear="all"/>
      </w:r>
      <w:r>
        <w:rPr>
          <w:color w:val="auto"/>
          <w:position w:val="0"/>
          <w:sz w:val="24"/>
          <w:szCs w:val="24"/>
          <w:rFonts w:ascii="Times New Roman" w:eastAsia="Times New Roman" w:hAnsi="Times New Roman" w:hint="default"/>
        </w:rPr>
        <w:tab/>
      </w:r>
      <w:r>
        <w:rPr>
          <w:color w:val="auto"/>
          <w:position w:val="0"/>
          <w:sz w:val="24"/>
          <w:szCs w:val="24"/>
          <w:rFonts w:ascii="Times New Roman" w:eastAsia="Times New Roman" w:hAnsi="Times New Roman" w:hint="default"/>
        </w:rPr>
        <w:t xml:space="preserve">Personal profile是用来供CDC的配置和foundation </w:t>
      </w:r>
      <w:r>
        <w:rPr>
          <w:color w:val="auto"/>
          <w:position w:val="0"/>
          <w:sz w:val="24"/>
          <w:szCs w:val="24"/>
          <w:rFonts w:ascii="Times New Roman" w:eastAsia="Times New Roman" w:hAnsi="Times New Roman" w:hint="default"/>
        </w:rPr>
        <w:t xml:space="preserve">profile(基础配置文件)，并含有实现一项复杂的用户界面类。Personal </w:t>
      </w:r>
      <w:r>
        <w:rPr>
          <w:color w:val="auto"/>
          <w:position w:val="0"/>
          <w:sz w:val="24"/>
          <w:szCs w:val="24"/>
          <w:rFonts w:ascii="Times New Roman" w:eastAsia="Times New Roman" w:hAnsi="Times New Roman" w:hint="default"/>
        </w:rPr>
        <w:t>profile提供的核心类，及personal提供一种类，用以实施一个先进的用户界面，也就是</w:t>
      </w:r>
      <w:r>
        <w:rPr>
          <w:color w:val="auto"/>
          <w:position w:val="0"/>
          <w:sz w:val="24"/>
          <w:szCs w:val="24"/>
          <w:rFonts w:ascii="Times New Roman" w:eastAsia="Times New Roman" w:hAnsi="Times New Roman" w:hint="default"/>
        </w:rPr>
        <w:t xml:space="preserve">说一个用户界面，是能够显示多个窗口的。 </w:t>
      </w:r>
      <w:r>
        <w:rPr>
          <w:color w:val="auto"/>
          <w:position w:val="0"/>
          <w:sz w:val="24"/>
          <w:szCs w:val="24"/>
          <w:rFonts w:ascii="Times New Roman" w:eastAsia="Times New Roman" w:hAnsi="Times New Roman" w:hint="default"/>
        </w:rPr>
        <w:br w:type="textWrapping" w:clear="all"/>
      </w:r>
      <w:r>
        <w:rPr>
          <w:color w:val="auto"/>
          <w:position w:val="0"/>
          <w:sz w:val="24"/>
          <w:szCs w:val="24"/>
          <w:rFonts w:ascii="Times New Roman" w:eastAsia="Times New Roman" w:hAnsi="Times New Roman" w:hint="default"/>
        </w:rPr>
        <w:tab/>
      </w:r>
      <w:r>
        <w:rPr>
          <w:color w:val="auto"/>
          <w:position w:val="0"/>
          <w:sz w:val="24"/>
          <w:szCs w:val="24"/>
          <w:rFonts w:ascii="Times New Roman" w:eastAsia="Times New Roman" w:hAnsi="Times New Roman" w:hint="default"/>
        </w:rPr>
        <w:t xml:space="preserve">personal basis profile是和personal </w:t>
      </w:r>
      <w:r>
        <w:rPr>
          <w:color w:val="auto"/>
          <w:position w:val="0"/>
          <w:sz w:val="24"/>
          <w:szCs w:val="24"/>
          <w:rFonts w:ascii="Times New Roman" w:eastAsia="Times New Roman" w:hAnsi="Times New Roman" w:hint="default"/>
        </w:rPr>
        <w:t xml:space="preserve">profile类似的，因为它是用来为CDC配置的。然而，personal basis </w:t>
      </w:r>
      <w:r>
        <w:rPr>
          <w:color w:val="auto"/>
          <w:position w:val="0"/>
          <w:sz w:val="24"/>
          <w:szCs w:val="24"/>
          <w:rFonts w:ascii="Times New Roman" w:eastAsia="Times New Roman" w:hAnsi="Times New Roman" w:hint="default"/>
        </w:rPr>
        <w:t>profile提供类所实施的一个简单的用户界面，这是在一段时间内用户接口所在地能够</w:t>
      </w:r>
      <w:r>
        <w:rPr>
          <w:color w:val="auto"/>
          <w:position w:val="0"/>
          <w:sz w:val="24"/>
          <w:szCs w:val="24"/>
          <w:rFonts w:ascii="Times New Roman" w:eastAsia="Times New Roman" w:hAnsi="Times New Roman" w:hint="default"/>
        </w:rPr>
        <w:t xml:space="preserve">显示的一个窗口，。 </w:t>
      </w:r>
      <w:r>
        <w:rPr>
          <w:color w:val="auto"/>
          <w:position w:val="0"/>
          <w:sz w:val="24"/>
          <w:szCs w:val="24"/>
          <w:rFonts w:ascii="Times New Roman" w:eastAsia="Times New Roman" w:hAnsi="Times New Roman" w:hint="default"/>
        </w:rPr>
        <w:br w:type="textWrapping" w:clear="all"/>
      </w:r>
      <w:r>
        <w:rPr>
          <w:color w:val="auto"/>
          <w:position w:val="0"/>
          <w:sz w:val="24"/>
          <w:szCs w:val="24"/>
          <w:rFonts w:ascii="Times New Roman" w:eastAsia="Times New Roman" w:hAnsi="Times New Roman" w:hint="default"/>
        </w:rPr>
        <w:tab/>
      </w:r>
      <w:r>
        <w:rPr>
          <w:color w:val="auto"/>
          <w:position w:val="0"/>
          <w:sz w:val="24"/>
          <w:szCs w:val="24"/>
          <w:rFonts w:ascii="Times New Roman" w:eastAsia="Times New Roman" w:hAnsi="Times New Roman" w:hint="default"/>
        </w:rPr>
        <w:t xml:space="preserve">RMI profile是用来与CDC的配置和basis profile提供以类为核心的包括foundation </w:t>
      </w:r>
      <w:r>
        <w:rPr>
          <w:color w:val="auto"/>
          <w:position w:val="0"/>
          <w:sz w:val="24"/>
          <w:szCs w:val="24"/>
          <w:rFonts w:ascii="Times New Roman" w:eastAsia="Times New Roman" w:hAnsi="Times New Roman" w:hint="default"/>
        </w:rPr>
        <w:t xml:space="preserve">personal profile远程方法调用类。</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 xml:space="preserve">随着小型计算设备的继续发展，有可能会出现更多的文件。业集团是Java </w:t>
      </w:r>
      <w:r>
        <w:rPr>
          <w:color w:val="auto"/>
          <w:position w:val="0"/>
          <w:sz w:val="24"/>
          <w:szCs w:val="24"/>
          <w:rFonts w:ascii="Times New Roman" w:eastAsia="Times New Roman" w:hAnsi="Times New Roman" w:hint="default"/>
        </w:rPr>
        <w:t xml:space="preserve">Community Process计划（ java.sun.com / aboutjava / </w:t>
      </w:r>
      <w:r>
        <w:rPr>
          <w:color w:val="auto"/>
          <w:position w:val="0"/>
          <w:sz w:val="24"/>
          <w:szCs w:val="24"/>
          <w:rFonts w:ascii="Times New Roman" w:eastAsia="Times New Roman" w:hAnsi="Times New Roman" w:hint="default"/>
        </w:rPr>
        <w:t>communityprocess</w:t>
      </w:r>
      <w:r>
        <w:rPr>
          <w:color w:val="auto"/>
          <w:position w:val="0"/>
          <w:sz w:val="24"/>
          <w:szCs w:val="24"/>
          <w:rFonts w:ascii="Times New Roman" w:eastAsia="Times New Roman" w:hAnsi="Times New Roman" w:hint="default"/>
        </w:rPr>
        <w:t xml:space="preserve"> </w:t>
      </w:r>
      <w:r>
        <w:rPr>
          <w:color w:val="auto"/>
          <w:position w:val="0"/>
          <w:sz w:val="24"/>
          <w:szCs w:val="24"/>
          <w:rFonts w:ascii="Times New Roman" w:eastAsia="Times New Roman" w:hAnsi="Times New Roman" w:hint="default"/>
        </w:rPr>
        <w:t>）定义的配置文件。该集团各组确立了标准配置文件所使用的小型计算设备制造行业的</w:t>
      </w:r>
      <w:r>
        <w:rPr>
          <w:color w:val="auto"/>
          <w:position w:val="0"/>
          <w:sz w:val="24"/>
          <w:szCs w:val="24"/>
          <w:rFonts w:ascii="Times New Roman" w:eastAsia="Times New Roman" w:hAnsi="Times New Roman" w:hint="default"/>
        </w:rPr>
        <w:t xml:space="preserve">标准。 acdc的personal </w:t>
      </w:r>
      <w:r>
        <w:rPr>
          <w:color w:val="auto"/>
          <w:position w:val="0"/>
          <w:sz w:val="24"/>
          <w:szCs w:val="24"/>
          <w:rFonts w:ascii="Times New Roman" w:eastAsia="Times New Roman" w:hAnsi="Times New Roman" w:hint="default"/>
        </w:rPr>
        <w:t xml:space="preserve">profile是指通过扩大后的核心Java类中发现的专门针对一类的小型计算设备basis </w:t>
      </w:r>
      <w:r>
        <w:rPr>
          <w:color w:val="auto"/>
          <w:position w:val="0"/>
          <w:sz w:val="24"/>
          <w:szCs w:val="24"/>
          <w:rFonts w:ascii="Times New Roman" w:eastAsia="Times New Roman" w:hAnsi="Times New Roman" w:hint="default"/>
        </w:rPr>
        <w:t>profile与类。这些装置的具体类，装载于一个新的配置文件中，使开发人员能够利用这</w:t>
      </w:r>
      <w:r>
        <w:rPr>
          <w:color w:val="auto"/>
          <w:position w:val="0"/>
          <w:sz w:val="24"/>
          <w:szCs w:val="24"/>
          <w:rFonts w:ascii="Times New Roman" w:eastAsia="Times New Roman" w:hAnsi="Times New Roman" w:hint="default"/>
        </w:rPr>
        <w:t>些设备开发一些应用程序。</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 xml:space="preserve">但是，如果foundation profile </w:t>
      </w:r>
      <w:r>
        <w:rPr>
          <w:color w:val="auto"/>
          <w:position w:val="0"/>
          <w:sz w:val="24"/>
          <w:szCs w:val="24"/>
          <w:rFonts w:ascii="Times New Roman" w:eastAsia="Times New Roman" w:hAnsi="Times New Roman" w:hint="default"/>
        </w:rPr>
        <w:t xml:space="preserve">是特定CDC的，而不是所有的配置文件的，是在foundation personal </w:t>
      </w:r>
      <w:r>
        <w:rPr>
          <w:color w:val="auto"/>
          <w:position w:val="0"/>
          <w:sz w:val="24"/>
          <w:szCs w:val="24"/>
          <w:rFonts w:ascii="Times New Roman" w:eastAsia="Times New Roman" w:hAnsi="Times New Roman" w:hint="default"/>
        </w:rPr>
        <w:t>profile是扩大后的核心类。请记住，应用程序可以访问的一小型电脑设备的软件和硬体</w:t>
      </w:r>
      <w:r>
        <w:rPr>
          <w:color w:val="auto"/>
          <w:position w:val="0"/>
          <w:sz w:val="24"/>
          <w:szCs w:val="24"/>
          <w:rFonts w:ascii="Times New Roman" w:eastAsia="Times New Roman" w:hAnsi="Times New Roman" w:hint="default"/>
        </w:rPr>
        <w:t>功能，只有当必要的类，这样做是载于JVM和在配置文件所用的开发的需要。</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7、J2ME和无线设备</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随着手机等无线设备的大量出现和功能的逐渐完善，对运行在这样的设备上的软</w:t>
      </w:r>
      <w:r>
        <w:rPr>
          <w:color w:val="auto"/>
          <w:position w:val="0"/>
          <w:sz w:val="24"/>
          <w:szCs w:val="24"/>
          <w:rFonts w:ascii="Times New Roman" w:eastAsia="Times New Roman" w:hAnsi="Times New Roman" w:hint="default"/>
        </w:rPr>
        <w:t>件的要求量也越来越大。消费者和企业都要扩大移动通信设备的功能，使其从传统的语</w:t>
      </w:r>
      <w:r>
        <w:rPr>
          <w:color w:val="auto"/>
          <w:position w:val="0"/>
          <w:sz w:val="24"/>
          <w:szCs w:val="24"/>
          <w:rFonts w:ascii="Times New Roman" w:eastAsia="Times New Roman" w:hAnsi="Times New Roman" w:hint="default"/>
        </w:rPr>
        <w:t>音通信过渡到类似于笔记本电脑和个人电脑的功能，使他们可以传送和接收电子邮件，</w:t>
      </w:r>
      <w:r>
        <w:rPr>
          <w:color w:val="auto"/>
          <w:position w:val="0"/>
          <w:sz w:val="24"/>
          <w:szCs w:val="24"/>
          <w:rFonts w:ascii="Times New Roman" w:eastAsia="Times New Roman" w:hAnsi="Times New Roman" w:hint="default"/>
        </w:rPr>
        <w:t xml:space="preserve">存储和检索的个人资料，执行精密的计算，和玩游戏。 </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开发商，移动通信设备制造商，和移动网络供应商现正急欲填补这方面的需求，</w:t>
      </w:r>
      <w:r>
        <w:rPr>
          <w:color w:val="auto"/>
          <w:position w:val="0"/>
          <w:sz w:val="24"/>
          <w:szCs w:val="24"/>
          <w:rFonts w:ascii="Times New Roman" w:eastAsia="Times New Roman" w:hAnsi="Times New Roman" w:hint="default"/>
        </w:rPr>
        <w:t>但有是一个严重的障碍：移动通信设备利用许多不同的应用平台和经营调整代码，为</w:t>
      </w:r>
      <w:r>
        <w:rPr>
          <w:color w:val="auto"/>
          <w:position w:val="0"/>
          <w:sz w:val="24"/>
          <w:szCs w:val="24"/>
          <w:rFonts w:ascii="Times New Roman" w:eastAsia="Times New Roman" w:hAnsi="Times New Roman" w:hint="default"/>
        </w:rPr>
        <w:t>一设备开发的代码将无法运行在另一个设备上。移动通信设备缺乏一个标准的应用平台</w:t>
      </w:r>
      <w:r>
        <w:rPr>
          <w:color w:val="auto"/>
          <w:position w:val="0"/>
          <w:sz w:val="24"/>
          <w:szCs w:val="24"/>
          <w:rFonts w:ascii="Times New Roman" w:eastAsia="Times New Roman" w:hAnsi="Times New Roman" w:hint="default"/>
        </w:rPr>
        <w:t xml:space="preserve">及作业系统，这使得应用开发移动通信设备，促进经济发展有些冒险。 </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 xml:space="preserve">缺乏标准，就是没有新的计算或任何技术开发。 </w:t>
      </w:r>
      <w:r>
        <w:rPr>
          <w:color w:val="auto"/>
          <w:position w:val="0"/>
          <w:sz w:val="24"/>
          <w:szCs w:val="24"/>
          <w:rFonts w:ascii="Times New Roman" w:eastAsia="Times New Roman" w:hAnsi="Times New Roman" w:hint="default"/>
        </w:rPr>
        <w:t>在传统意义上，硬件设备制造商的尝试产品遍及市场，并执行他们的自己的专有标准</w:t>
      </w:r>
      <w:r>
        <w:rPr>
          <w:color w:val="auto"/>
          <w:position w:val="0"/>
          <w:sz w:val="24"/>
          <w:szCs w:val="24"/>
          <w:rFonts w:ascii="Times New Roman" w:eastAsia="Times New Roman" w:hAnsi="Times New Roman" w:hint="default"/>
        </w:rPr>
        <w:t>作为事实上的业界的标准。许多暴发户成功的情况和微软一样。其他时候，业界领袖则</w:t>
      </w:r>
      <w:r>
        <w:rPr>
          <w:color w:val="auto"/>
          <w:position w:val="0"/>
          <w:sz w:val="24"/>
          <w:szCs w:val="24"/>
          <w:rFonts w:ascii="Times New Roman" w:eastAsia="Times New Roman" w:hAnsi="Times New Roman" w:hint="default"/>
        </w:rPr>
        <w:t xml:space="preserve">组成一个财团，例如Java Community Process计划，集体制定一种标准。 </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 xml:space="preserve">无线应用协议（ </w:t>
      </w:r>
      <w:r>
        <w:rPr>
          <w:color w:val="auto"/>
          <w:position w:val="0"/>
          <w:sz w:val="24"/>
          <w:szCs w:val="24"/>
          <w:rFonts w:ascii="Times New Roman" w:eastAsia="Times New Roman" w:hAnsi="Times New Roman" w:hint="default"/>
        </w:rPr>
        <w:t xml:space="preserve">WAP ）行动网际网路论坛成为初步创建无线技术标准的产业集团。WAP </w:t>
      </w:r>
      <w:r>
        <w:rPr>
          <w:color w:val="auto"/>
          <w:position w:val="0"/>
          <w:sz w:val="24"/>
          <w:szCs w:val="24"/>
          <w:rFonts w:ascii="Times New Roman" w:eastAsia="Times New Roman" w:hAnsi="Times New Roman" w:hint="default"/>
        </w:rPr>
        <w:t xml:space="preserve">论坛创造了移动通信设备标准，被称为thewap标准。 thewap标准是一个提高的HTML </w:t>
      </w:r>
      <w:r>
        <w:rPr>
          <w:color w:val="auto"/>
          <w:position w:val="0"/>
          <w:sz w:val="24"/>
          <w:szCs w:val="24"/>
          <w:rFonts w:ascii="Times New Roman" w:eastAsia="Times New Roman" w:hAnsi="Times New Roman" w:hint="default"/>
        </w:rPr>
        <w:t xml:space="preserve">， XML的，和TCP / IP </w:t>
      </w:r>
      <w:r>
        <w:rPr>
          <w:color w:val="auto"/>
          <w:position w:val="0"/>
          <w:sz w:val="24"/>
          <w:szCs w:val="24"/>
          <w:rFonts w:ascii="Times New Roman" w:eastAsia="Times New Roman" w:hAnsi="Times New Roman" w:hint="default"/>
        </w:rPr>
        <w:t xml:space="preserve">的一个组成部分，这个标准是无线标记语言规范而组成的，融合了HTML和XML。 </w:t>
      </w:r>
      <w:r>
        <w:rPr>
          <w:color w:val="auto"/>
          <w:position w:val="0"/>
          <w:sz w:val="24"/>
          <w:szCs w:val="24"/>
          <w:rFonts w:ascii="Times New Roman" w:eastAsia="Times New Roman" w:hAnsi="Times New Roman" w:hint="default"/>
        </w:rPr>
        <w:t xml:space="preserve">wmlscript 是一种剥夺式版本的JavaScript 。</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 xml:space="preserve">8 、J2ME applications </w:t>
      </w:r>
    </w:p>
    <w:p>
      <w:pPr>
        <w:numPr>
          <w:ilvl w:val="0"/>
          <w:numId w:val="0"/>
        </w:numPr>
        <w:jc w:val="left"/>
        <w:spacing w:lineRule="auto" w:line="240" w:before="0" w:after="160"/>
        <w:ind w:right="0" w:firstLine="480"/>
        <w:rPr>
          <w:color w:val="auto"/>
          <w:position w:val="0"/>
          <w:sz w:val="24"/>
          <w:szCs w:val="24"/>
          <w:rFonts w:ascii="Times New Roman" w:eastAsia="Times New Roman" w:hAnsi="Times New Roman" w:hint="default"/>
        </w:rPr>
        <w:autoSpaceDE w:val="0"/>
        <w:autoSpaceDN w:val="0"/>
      </w:pPr>
      <w:r>
        <w:rPr>
          <w:color w:val="auto"/>
          <w:position w:val="0"/>
          <w:sz w:val="24"/>
          <w:szCs w:val="24"/>
          <w:rFonts w:ascii="Times New Roman" w:eastAsia="Times New Roman" w:hAnsi="Times New Roman" w:hint="default"/>
        </w:rPr>
        <w:t>J2ME的应用程序称为MIDlet几乎可以运行在任何实现了JVM和MIDP移动通信设</w:t>
      </w:r>
      <w:r>
        <w:rPr>
          <w:color w:val="auto"/>
          <w:position w:val="0"/>
          <w:sz w:val="24"/>
          <w:szCs w:val="24"/>
          <w:rFonts w:ascii="Times New Roman" w:eastAsia="Times New Roman" w:hAnsi="Times New Roman" w:hint="default"/>
        </w:rPr>
        <w:t>备上。这鼓励开发商投资时间和金钱在建设移动通信设备上，而不需要担心该应用是设</w:t>
      </w:r>
      <w:r>
        <w:rPr>
          <w:color w:val="auto"/>
          <w:position w:val="0"/>
          <w:sz w:val="24"/>
          <w:szCs w:val="24"/>
          <w:rFonts w:ascii="Times New Roman" w:eastAsia="Times New Roman" w:hAnsi="Times New Roman" w:hint="default"/>
        </w:rPr>
        <w:t>备依赖的风险。不过，J2ME是不会被视为更换为WAP的规格，因为两者都是互补的技</w:t>
      </w:r>
      <w:r>
        <w:rPr>
          <w:color w:val="auto"/>
          <w:position w:val="0"/>
          <w:sz w:val="24"/>
          <w:szCs w:val="24"/>
          <w:rFonts w:ascii="Times New Roman" w:eastAsia="Times New Roman" w:hAnsi="Times New Roman" w:hint="default"/>
        </w:rPr>
        <w:t xml:space="preserve">术。开发商的申请是根据客户要求的基础继续使用wml和wmlscript </w:t>
      </w:r>
      <w:r>
        <w:rPr>
          <w:color w:val="auto"/>
          <w:position w:val="0"/>
          <w:sz w:val="24"/>
          <w:szCs w:val="24"/>
          <w:rFonts w:ascii="Times New Roman" w:eastAsia="Times New Roman" w:hAnsi="Times New Roman" w:hint="default"/>
        </w:rPr>
        <w:t>。开发商转向J2ME的较重的客户，需要对移动通信设备进行复杂的处理。</w:t>
      </w:r>
    </w:p>
    <w:p>
      <w:pPr>
        <w:numPr>
          <w:ilvl w:val="0"/>
          <w:numId w:val="0"/>
        </w:numPr>
        <w:jc w:val="left"/>
        <w:spacing w:lineRule="auto" w:line="276" w:before="0" w:after="160"/>
        <w:ind w:right="0" w:firstLine="480"/>
        <w:rPr>
          <w:color w:val="auto"/>
          <w:position w:val="0"/>
          <w:sz w:val="24"/>
          <w:szCs w:val="24"/>
          <w:rFonts w:ascii="宋体" w:eastAsia="宋体" w:hAnsi="宋体" w:hint="default"/>
        </w:rPr>
        <w:autoSpaceDE w:val="1"/>
        <w:autoSpaceDN w:val="1"/>
      </w:pPr>
    </w:p>
    <w:p>
      <w:pPr>
        <w:pStyle w:val="PO159"/>
        <w:numPr>
          <w:ilvl w:val="0"/>
          <w:numId w:val="0"/>
        </w:numPr>
        <w:jc w:val="left"/>
        <w:spacing w:lineRule="auto" w:line="240" w:before="0" w:after="160"/>
        <w:ind w:right="0" w:firstLine="0"/>
        <w:rPr>
          <w:color w:val="auto"/>
          <w:position w:val="0"/>
          <w:sz w:val="24"/>
          <w:szCs w:val="24"/>
          <w:rFonts w:ascii="Times New Roman" w:eastAsia="Times New Roman" w:hAnsi="Times New Roman" w:hint="default"/>
        </w:rPr>
        <w:snapToGrid w:val="off"/>
        <w:autoSpaceDE w:val="1"/>
        <w:autoSpaceDN w:val="1"/>
      </w:pPr>
      <w:r>
        <w:rPr>
          <w:rStyle w:val="PO165"/>
          <w:vertAlign w:val="superscript"/>
          <w:color w:val="auto"/>
          <w:position w:val="0"/>
          <w:sz w:val="24"/>
          <w:szCs w:val="24"/>
          <w:rFonts w:ascii="Times New Roman" w:eastAsia="Times New Roman" w:hAnsi="Times New Roman" w:hint="default"/>
        </w:rPr>
        <w:endnoteRef/>
      </w:r>
      <w:r>
        <w:rPr>
          <w:color w:val="auto"/>
          <w:position w:val="0"/>
          <w:sz w:val="24"/>
          <w:szCs w:val="24"/>
          <w:rFonts w:ascii="Times New Roman" w:eastAsia="Times New Roman" w:hAnsi="Times New Roman" w:hint="default"/>
        </w:rPr>
        <w:t xml:space="preserve"> 张红旭. 浅谈Java的发展及特点[J]. 硅谷, 2010(6):50-50.</w:t>
      </w:r>
    </w:p>
    <w:p>
      <w:pPr>
        <w:pStyle w:val="PO159"/>
        <w:numPr>
          <w:ilvl w:val="0"/>
          <w:numId w:val="0"/>
        </w:numPr>
        <w:jc w:val="left"/>
        <w:spacing w:lineRule="auto" w:line="240" w:before="0" w:after="160"/>
        <w:ind w:right="0" w:firstLine="0"/>
        <w:rPr>
          <w:color w:val="auto"/>
          <w:position w:val="0"/>
          <w:sz w:val="24"/>
          <w:szCs w:val="24"/>
          <w:rFonts w:ascii="Times New Roman" w:eastAsia="Times New Roman" w:hAnsi="Times New Roman" w:hint="default"/>
        </w:rPr>
        <w:snapToGrid w:val="off"/>
        <w:autoSpaceDE w:val="1"/>
        <w:autoSpaceDN w:val="1"/>
      </w:pPr>
      <w:r>
        <w:rPr>
          <w:rStyle w:val="PO165"/>
          <w:vertAlign w:val="superscript"/>
          <w:color w:val="auto"/>
          <w:position w:val="0"/>
          <w:sz w:val="24"/>
          <w:szCs w:val="24"/>
          <w:rFonts w:ascii="Times New Roman" w:eastAsia="Times New Roman" w:hAnsi="Times New Roman" w:hint="default"/>
        </w:rPr>
        <w:endnoteRef/>
      </w:r>
      <w:r>
        <w:rPr>
          <w:color w:val="auto"/>
          <w:position w:val="0"/>
          <w:sz w:val="24"/>
          <w:szCs w:val="24"/>
          <w:rFonts w:ascii="Times New Roman" w:eastAsia="Times New Roman" w:hAnsi="Times New Roman" w:hint="default"/>
        </w:rPr>
        <w:t xml:space="preserve"> Burns B. Darkstar: the java game server[J]. 2007.</w:t>
      </w:r>
    </w:p>
    <w:p>
      <w:pPr>
        <w:pStyle w:val="PO159"/>
        <w:numPr>
          <w:ilvl w:val="0"/>
          <w:numId w:val="0"/>
        </w:numPr>
        <w:jc w:val="left"/>
        <w:spacing w:lineRule="auto" w:line="240" w:before="0" w:after="160"/>
        <w:ind w:right="0" w:firstLine="0"/>
        <w:rPr>
          <w:color w:val="auto"/>
          <w:position w:val="0"/>
          <w:sz w:val="24"/>
          <w:szCs w:val="24"/>
          <w:rFonts w:ascii="Times New Roman" w:eastAsia="Times New Roman" w:hAnsi="Times New Roman" w:hint="default"/>
        </w:rPr>
        <w:snapToGrid w:val="off"/>
        <w:autoSpaceDE w:val="1"/>
        <w:autoSpaceDN w:val="1"/>
      </w:pPr>
      <w:r>
        <w:rPr>
          <w:rStyle w:val="PO165"/>
          <w:vertAlign w:val="superscript"/>
          <w:color w:val="auto"/>
          <w:position w:val="0"/>
          <w:sz w:val="24"/>
          <w:szCs w:val="24"/>
          <w:rFonts w:ascii="Times New Roman" w:eastAsia="Times New Roman" w:hAnsi="Times New Roman" w:hint="default"/>
        </w:rPr>
        <w:endnoteRef/>
      </w:r>
      <w:r>
        <w:rPr>
          <w:color w:val="auto"/>
          <w:position w:val="0"/>
          <w:sz w:val="24"/>
          <w:szCs w:val="24"/>
          <w:rFonts w:ascii="Times New Roman" w:eastAsia="Times New Roman" w:hAnsi="Times New Roman" w:hint="default"/>
        </w:rPr>
        <w:t xml:space="preserve"> 吴越胜、李新磊.Eclipse 3.0程序开发技术详解[M]:清华大学出版社，2010.1~3</w:t>
      </w:r>
    </w:p>
    <w:p>
      <w:pPr>
        <w:pStyle w:val="PO159"/>
        <w:numPr>
          <w:ilvl w:val="0"/>
          <w:numId w:val="0"/>
        </w:numPr>
        <w:jc w:val="left"/>
        <w:spacing w:lineRule="auto" w:line="240" w:before="0" w:after="160"/>
        <w:ind w:right="0" w:firstLine="0"/>
        <w:rPr>
          <w:color w:val="auto"/>
          <w:position w:val="0"/>
          <w:sz w:val="24"/>
          <w:szCs w:val="24"/>
          <w:rFonts w:ascii="Times New Roman" w:eastAsia="Times New Roman" w:hAnsi="Times New Roman" w:hint="default"/>
        </w:rPr>
        <w:snapToGrid w:val="off"/>
        <w:autoSpaceDE w:val="1"/>
        <w:autoSpaceDN w:val="1"/>
      </w:pPr>
      <w:r>
        <w:rPr>
          <w:rStyle w:val="PO165"/>
          <w:vertAlign w:val="superscript"/>
          <w:color w:val="auto"/>
          <w:position w:val="0"/>
          <w:sz w:val="24"/>
          <w:szCs w:val="24"/>
          <w:rFonts w:ascii="Times New Roman" w:eastAsia="Times New Roman" w:hAnsi="Times New Roman" w:hint="default"/>
        </w:rPr>
        <w:endnoteRef/>
      </w:r>
      <w:r>
        <w:rPr>
          <w:color w:val="auto"/>
          <w:position w:val="0"/>
          <w:sz w:val="24"/>
          <w:szCs w:val="24"/>
          <w:rFonts w:ascii="Times New Roman" w:eastAsia="Times New Roman" w:hAnsi="Times New Roman" w:hint="default"/>
        </w:rPr>
        <w:t xml:space="preserve"> 岷江. Java的运行原理[J]. 开放系统世界, 2002(5):85-86.</w:t>
      </w:r>
    </w:p>
    <w:p>
      <w:pPr>
        <w:pStyle w:val="PO159"/>
        <w:numPr>
          <w:ilvl w:val="0"/>
          <w:numId w:val="0"/>
        </w:numPr>
        <w:jc w:val="left"/>
        <w:spacing w:lineRule="auto" w:line="240" w:before="0" w:after="160"/>
        <w:ind w:right="0" w:firstLine="0"/>
        <w:rPr>
          <w:color w:val="auto"/>
          <w:position w:val="0"/>
          <w:sz w:val="24"/>
          <w:szCs w:val="24"/>
          <w:rFonts w:ascii="Times New Roman" w:eastAsia="Times New Roman" w:hAnsi="Times New Roman" w:hint="default"/>
        </w:rPr>
        <w:snapToGrid w:val="off"/>
        <w:autoSpaceDE w:val="1"/>
        <w:autoSpaceDN w:val="1"/>
      </w:pPr>
      <w:r>
        <w:rPr>
          <w:rStyle w:val="PO165"/>
          <w:vertAlign w:val="superscript"/>
          <w:color w:val="auto"/>
          <w:position w:val="0"/>
          <w:sz w:val="24"/>
          <w:szCs w:val="24"/>
          <w:rFonts w:ascii="Times New Roman" w:eastAsia="Times New Roman" w:hAnsi="Times New Roman" w:hint="default"/>
        </w:rPr>
        <w:endnoteRef/>
      </w:r>
      <w:r>
        <w:rPr>
          <w:color w:val="auto"/>
          <w:position w:val="0"/>
          <w:sz w:val="24"/>
          <w:szCs w:val="24"/>
          <w:rFonts w:ascii="Times New Roman" w:eastAsia="Times New Roman" w:hAnsi="Times New Roman" w:hint="default"/>
        </w:rPr>
        <w:t xml:space="preserve"> 白亮. Java简介[J]. 厦门科技, 2005(1):27-29.</w:t>
      </w:r>
    </w:p>
    <w:p>
      <w:pPr>
        <w:pStyle w:val="PO159"/>
        <w:numPr>
          <w:ilvl w:val="0"/>
          <w:numId w:val="0"/>
        </w:numPr>
        <w:jc w:val="left"/>
        <w:spacing w:lineRule="auto" w:line="240" w:before="0" w:after="160"/>
        <w:ind w:right="0" w:firstLine="0"/>
        <w:rPr>
          <w:color w:val="auto"/>
          <w:position w:val="0"/>
          <w:sz w:val="24"/>
          <w:szCs w:val="24"/>
          <w:rFonts w:ascii="Times New Roman" w:eastAsia="Times New Roman" w:hAnsi="Times New Roman" w:hint="default"/>
        </w:rPr>
        <w:snapToGrid w:val="off"/>
        <w:autoSpaceDE w:val="1"/>
        <w:autoSpaceDN w:val="1"/>
      </w:pPr>
      <w:r>
        <w:rPr>
          <w:rStyle w:val="PO165"/>
          <w:vertAlign w:val="superscript"/>
          <w:color w:val="auto"/>
          <w:position w:val="0"/>
          <w:sz w:val="24"/>
          <w:szCs w:val="24"/>
          <w:rFonts w:ascii="Times New Roman" w:eastAsia="Times New Roman" w:hAnsi="Times New Roman" w:hint="default"/>
        </w:rPr>
        <w:endnoteRef/>
      </w:r>
      <w:r>
        <w:rPr>
          <w:color w:val="auto"/>
          <w:position w:val="0"/>
          <w:sz w:val="24"/>
          <w:szCs w:val="24"/>
          <w:rFonts w:ascii="Times New Roman" w:eastAsia="Times New Roman" w:hAnsi="Times New Roman" w:hint="default"/>
        </w:rPr>
        <w:t xml:space="preserve"> Piroumian V. Java GUI Development[C]:Sams, 1999.</w:t>
      </w:r>
    </w:p>
    <w:p>
      <w:pPr>
        <w:pStyle w:val="PO159"/>
        <w:numPr>
          <w:ilvl w:val="0"/>
          <w:numId w:val="0"/>
        </w:numPr>
        <w:jc w:val="left"/>
        <w:spacing w:lineRule="auto" w:line="240" w:before="0" w:after="160"/>
        <w:ind w:right="0" w:firstLine="0"/>
        <w:rPr>
          <w:color w:val="auto"/>
          <w:position w:val="0"/>
          <w:sz w:val="24"/>
          <w:szCs w:val="24"/>
          <w:rFonts w:ascii="Times New Roman" w:eastAsia="Times New Roman" w:hAnsi="Times New Roman" w:hint="default"/>
        </w:rPr>
        <w:snapToGrid w:val="off"/>
        <w:autoSpaceDE w:val="1"/>
        <w:autoSpaceDN w:val="1"/>
      </w:pPr>
      <w:r>
        <w:rPr>
          <w:rStyle w:val="PO165"/>
          <w:vertAlign w:val="superscript"/>
          <w:color w:val="auto"/>
          <w:position w:val="0"/>
          <w:sz w:val="24"/>
          <w:szCs w:val="24"/>
          <w:rFonts w:ascii="Times New Roman" w:eastAsia="Times New Roman" w:hAnsi="Times New Roman" w:hint="default"/>
        </w:rPr>
        <w:endnoteRef/>
      </w:r>
      <w:r>
        <w:rPr>
          <w:color w:val="auto"/>
          <w:position w:val="0"/>
          <w:sz w:val="24"/>
          <w:szCs w:val="24"/>
          <w:rFonts w:ascii="Times New Roman" w:eastAsia="Times New Roman" w:hAnsi="Times New Roman" w:hint="default"/>
        </w:rPr>
        <w:t xml:space="preserve"> 李钟蔚. Java开发实战宝典[M]. 清华大学出版社, 2010</w:t>
      </w:r>
    </w:p>
    <w:p>
      <w:pPr>
        <w:pStyle w:val="PO159"/>
        <w:numPr>
          <w:ilvl w:val="0"/>
          <w:numId w:val="0"/>
        </w:numPr>
        <w:jc w:val="left"/>
        <w:spacing w:lineRule="auto" w:line="240" w:before="0" w:after="160"/>
        <w:ind w:right="0" w:firstLine="0"/>
        <w:rPr>
          <w:color w:val="auto"/>
          <w:position w:val="0"/>
          <w:sz w:val="24"/>
          <w:szCs w:val="24"/>
          <w:rFonts w:ascii="Times New Roman" w:eastAsia="Times New Roman" w:hAnsi="Times New Roman" w:hint="default"/>
        </w:rPr>
        <w:snapToGrid w:val="off"/>
        <w:autoSpaceDE w:val="1"/>
        <w:autoSpaceDN w:val="1"/>
      </w:pPr>
      <w:r>
        <w:rPr>
          <w:rStyle w:val="PO165"/>
          <w:vertAlign w:val="superscript"/>
          <w:color w:val="auto"/>
          <w:position w:val="0"/>
          <w:sz w:val="24"/>
          <w:szCs w:val="24"/>
          <w:rFonts w:ascii="Times New Roman" w:eastAsia="Times New Roman" w:hAnsi="Times New Roman" w:hint="default"/>
        </w:rPr>
        <w:endnoteRef/>
      </w:r>
      <w:r>
        <w:rPr>
          <w:color w:val="auto"/>
          <w:position w:val="0"/>
          <w:sz w:val="24"/>
          <w:szCs w:val="24"/>
          <w:rFonts w:ascii="Times New Roman" w:eastAsia="Times New Roman" w:hAnsi="Times New Roman" w:hint="default"/>
        </w:rPr>
        <w:t xml:space="preserve"> 苏碧霞. 探析JAVA Swing工具包在图形用户界面设计中的应用[J]. </w:t>
      </w:r>
      <w:r>
        <w:rPr>
          <w:color w:val="auto"/>
          <w:position w:val="0"/>
          <w:sz w:val="24"/>
          <w:szCs w:val="24"/>
          <w:rFonts w:ascii="Times New Roman" w:eastAsia="Times New Roman" w:hAnsi="Times New Roman" w:hint="default"/>
        </w:rPr>
        <w:t xml:space="preserve">信息与电脑:理论版, 2013(5):143-144.</w:t>
      </w:r>
    </w:p>
    <w:p>
      <w:pPr>
        <w:pStyle w:val="PO159"/>
        <w:numPr>
          <w:ilvl w:val="0"/>
          <w:numId w:val="0"/>
        </w:numPr>
        <w:jc w:val="left"/>
        <w:spacing w:lineRule="auto" w:line="240" w:before="0" w:after="160"/>
        <w:ind w:right="0" w:firstLine="0"/>
        <w:rPr>
          <w:color w:val="auto"/>
          <w:position w:val="0"/>
          <w:sz w:val="24"/>
          <w:szCs w:val="24"/>
          <w:rFonts w:ascii="Times New Roman" w:eastAsia="Times New Roman" w:hAnsi="Times New Roman" w:hint="default"/>
        </w:rPr>
        <w:snapToGrid w:val="off"/>
        <w:autoSpaceDE w:val="1"/>
        <w:autoSpaceDN w:val="1"/>
      </w:pPr>
      <w:r>
        <w:rPr>
          <w:rStyle w:val="PO165"/>
          <w:vertAlign w:val="superscript"/>
          <w:color w:val="auto"/>
          <w:position w:val="0"/>
          <w:sz w:val="24"/>
          <w:szCs w:val="24"/>
          <w:rFonts w:ascii="Times New Roman" w:eastAsia="Times New Roman" w:hAnsi="Times New Roman" w:hint="default"/>
        </w:rPr>
        <w:endnoteRef/>
      </w:r>
      <w:r>
        <w:rPr>
          <w:color w:val="auto"/>
          <w:position w:val="0"/>
          <w:sz w:val="24"/>
          <w:szCs w:val="24"/>
          <w:rFonts w:ascii="Times New Roman" w:eastAsia="Times New Roman" w:hAnsi="Times New Roman" w:hint="default"/>
        </w:rPr>
        <w:t xml:space="preserve"> Hardy V J. Java 2D API Graphics[C]:Prentice Hall PTR, 2000.</w:t>
      </w:r>
    </w:p>
    <w:p>
      <w:pPr>
        <w:pStyle w:val="PO159"/>
        <w:numPr>
          <w:ilvl w:val="0"/>
          <w:numId w:val="0"/>
        </w:numPr>
        <w:jc w:val="left"/>
        <w:spacing w:lineRule="auto" w:line="240" w:before="0" w:after="160"/>
        <w:ind w:right="0" w:firstLine="0"/>
        <w:rPr>
          <w:color w:val="auto"/>
          <w:position w:val="0"/>
          <w:sz w:val="24"/>
          <w:szCs w:val="24"/>
          <w:rFonts w:ascii="Times New Roman" w:eastAsia="Times New Roman" w:hAnsi="Times New Roman" w:hint="default"/>
        </w:rPr>
        <w:snapToGrid w:val="off"/>
        <w:autoSpaceDE w:val="1"/>
        <w:autoSpaceDN w:val="1"/>
      </w:pPr>
      <w:r>
        <w:rPr>
          <w:rStyle w:val="PO165"/>
          <w:vertAlign w:val="superscript"/>
          <w:color w:val="auto"/>
          <w:position w:val="0"/>
          <w:sz w:val="24"/>
          <w:szCs w:val="24"/>
          <w:rFonts w:ascii="Times New Roman" w:eastAsia="Times New Roman" w:hAnsi="Times New Roman" w:hint="default"/>
        </w:rPr>
        <w:endnoteRef/>
      </w:r>
      <w:r>
        <w:rPr>
          <w:color w:val="auto"/>
          <w:position w:val="0"/>
          <w:sz w:val="24"/>
          <w:szCs w:val="24"/>
          <w:rFonts w:ascii="Times New Roman" w:eastAsia="Times New Roman" w:hAnsi="Times New Roman" w:hint="default"/>
        </w:rPr>
        <w:t xml:space="preserve"> 明日科技. Java从入门到精通[M]. 清华大学出版社, 2012.</w:t>
      </w:r>
    </w:p>
    <w:p>
      <w:pPr>
        <w:pStyle w:val="PO159"/>
        <w:numPr>
          <w:ilvl w:val="0"/>
          <w:numId w:val="0"/>
        </w:numPr>
        <w:jc w:val="left"/>
        <w:spacing w:lineRule="auto" w:line="240" w:before="0" w:after="160"/>
        <w:ind w:right="0" w:firstLine="0"/>
        <w:rPr>
          <w:color w:val="auto"/>
          <w:position w:val="0"/>
          <w:sz w:val="24"/>
          <w:szCs w:val="24"/>
          <w:rFonts w:ascii="Times New Roman" w:eastAsia="Times New Roman" w:hAnsi="Times New Roman" w:hint="default"/>
        </w:rPr>
        <w:snapToGrid w:val="off"/>
        <w:autoSpaceDE w:val="1"/>
        <w:autoSpaceDN w:val="1"/>
      </w:pPr>
      <w:r>
        <w:rPr>
          <w:rStyle w:val="PO165"/>
          <w:vertAlign w:val="superscript"/>
          <w:color w:val="auto"/>
          <w:position w:val="0"/>
          <w:sz w:val="24"/>
          <w:szCs w:val="24"/>
          <w:rFonts w:ascii="Times New Roman" w:eastAsia="Times New Roman" w:hAnsi="Times New Roman" w:hint="default"/>
        </w:rPr>
        <w:endnoteRef/>
      </w:r>
      <w:r>
        <w:rPr>
          <w:color w:val="auto"/>
          <w:position w:val="0"/>
          <w:sz w:val="24"/>
          <w:szCs w:val="24"/>
          <w:rFonts w:ascii="Times New Roman" w:eastAsia="Times New Roman" w:hAnsi="Times New Roman" w:hint="default"/>
        </w:rPr>
        <w:t xml:space="preserve"> 郑淑荣.Java的事件处理机制剖析.《办公自动化：综合月刊》，2011（10）：23</w:t>
      </w:r>
      <w:del w:id="610" w:author="HeYang" w:date="2017-06-03T21:44:00Z">
        <w:r>
          <w:rPr>
            <w:color w:val="auto"/>
            <w:position w:val="0"/>
            <w:sz w:val="24"/>
            <w:szCs w:val="24"/>
            <w:rFonts w:ascii="Times New Roman" w:eastAsia="Times New Roman" w:hAnsi="Times New Roman" w:hint="default"/>
          </w:rPr>
          <w:delText>－</w:delText>
        </w:r>
      </w:del>
      <w:ins w:id="611" w:author="HeYang" w:date="2017-06-03T21:44:00Z">
        <w:r>
          <w:rPr>
            <w:color w:val="auto"/>
            <w:position w:val="0"/>
            <w:sz w:val="24"/>
            <w:szCs w:val="24"/>
            <w:rFonts w:ascii="Times New Roman" w:eastAsia="Times New Roman" w:hAnsi="Times New Roman" w:hint="default"/>
          </w:rPr>
          <w:t>-</w:t>
        </w:r>
      </w:ins>
      <w:r>
        <w:rPr>
          <w:color w:val="auto"/>
          <w:position w:val="0"/>
          <w:sz w:val="24"/>
          <w:szCs w:val="24"/>
          <w:rFonts w:ascii="Times New Roman" w:eastAsia="Times New Roman" w:hAnsi="Times New Roman" w:hint="default"/>
        </w:rPr>
        <w:t>24.</w:t>
      </w:r>
    </w:p>
    <w:p>
      <w:pPr>
        <w:pStyle w:val="PO159"/>
        <w:numPr>
          <w:ilvl w:val="0"/>
          <w:numId w:val="0"/>
        </w:numPr>
        <w:jc w:val="left"/>
        <w:spacing w:lineRule="auto" w:line="240" w:before="0" w:after="160"/>
        <w:ind w:right="0" w:firstLine="0"/>
        <w:rPr>
          <w:color w:val="auto"/>
          <w:position w:val="0"/>
          <w:sz w:val="24"/>
          <w:szCs w:val="24"/>
          <w:rFonts w:ascii="Times New Roman" w:eastAsia="Times New Roman" w:hAnsi="Times New Roman" w:hint="default"/>
        </w:rPr>
        <w:snapToGrid w:val="off"/>
        <w:autoSpaceDE w:val="1"/>
        <w:autoSpaceDN w:val="1"/>
      </w:pPr>
      <w:r>
        <w:rPr>
          <w:rStyle w:val="PO165"/>
          <w:vertAlign w:val="superscript"/>
          <w:color w:val="auto"/>
          <w:position w:val="0"/>
          <w:sz w:val="24"/>
          <w:szCs w:val="24"/>
          <w:rFonts w:ascii="Times New Roman" w:eastAsia="Times New Roman" w:hAnsi="Times New Roman" w:hint="default"/>
        </w:rPr>
        <w:endnoteRef/>
      </w:r>
      <w:r>
        <w:rPr>
          <w:color w:val="auto"/>
          <w:position w:val="0"/>
          <w:sz w:val="24"/>
          <w:szCs w:val="24"/>
          <w:rFonts w:ascii="Times New Roman" w:eastAsia="Times New Roman" w:hAnsi="Times New Roman" w:hint="default"/>
        </w:rPr>
        <w:t xml:space="preserve"> 胡家芬. Swing可视化组件多线程操作机制研究[J]. 电脑知识与技术,2012(11):7481</w:t>
      </w:r>
      <w:r>
        <w:rPr>
          <w:color w:val="auto"/>
          <w:position w:val="0"/>
          <w:sz w:val="24"/>
          <w:szCs w:val="24"/>
          <w:rFonts w:ascii="Times New Roman" w:eastAsia="Times New Roman" w:hAnsi="Times New Roman" w:hint="default"/>
        </w:rPr>
        <w:t>-7482.</w:t>
      </w:r>
    </w:p>
    <w:p>
      <w:pPr>
        <w:pStyle w:val="PO159"/>
        <w:numPr>
          <w:ilvl w:val="0"/>
          <w:numId w:val="0"/>
        </w:numPr>
        <w:jc w:val="left"/>
        <w:spacing w:lineRule="auto" w:line="240" w:before="0" w:after="160"/>
        <w:ind w:right="0" w:firstLine="0"/>
        <w:rPr>
          <w:color w:val="auto"/>
          <w:position w:val="0"/>
          <w:sz w:val="24"/>
          <w:szCs w:val="24"/>
          <w:rFonts w:ascii="Times New Roman" w:eastAsia="Times New Roman" w:hAnsi="Times New Roman" w:hint="default"/>
        </w:rPr>
        <w:snapToGrid w:val="off"/>
        <w:autoSpaceDE w:val="1"/>
        <w:autoSpaceDN w:val="1"/>
      </w:pPr>
      <w:r>
        <w:rPr>
          <w:rStyle w:val="PO165"/>
          <w:vertAlign w:val="superscript"/>
          <w:color w:val="auto"/>
          <w:position w:val="0"/>
          <w:sz w:val="24"/>
          <w:szCs w:val="24"/>
          <w:rFonts w:ascii="Times New Roman" w:eastAsia="Times New Roman" w:hAnsi="Times New Roman" w:hint="default"/>
        </w:rPr>
        <w:endnoteRef/>
      </w:r>
      <w:r>
        <w:rPr>
          <w:color w:val="auto"/>
          <w:position w:val="0"/>
          <w:sz w:val="24"/>
          <w:szCs w:val="24"/>
          <w:rFonts w:ascii="Times New Roman" w:eastAsia="Times New Roman" w:hAnsi="Times New Roman" w:hint="default"/>
        </w:rPr>
        <w:t xml:space="preserve"> 刘煜. 深入了解JAVA中的线程[J]. 中文信息, 2002(8):56-57.</w:t>
      </w:r>
    </w:p>
    <w:p>
      <w:pPr>
        <w:pStyle w:val="PO159"/>
        <w:numPr>
          <w:ilvl w:val="0"/>
          <w:numId w:val="0"/>
        </w:numPr>
        <w:jc w:val="left"/>
        <w:spacing w:lineRule="auto" w:line="240" w:before="0" w:after="160"/>
        <w:ind w:right="0" w:firstLine="0"/>
        <w:rPr>
          <w:color w:val="auto"/>
          <w:position w:val="0"/>
          <w:sz w:val="24"/>
          <w:szCs w:val="24"/>
          <w:rFonts w:ascii="Times New Roman" w:eastAsia="Times New Roman" w:hAnsi="Times New Roman" w:hint="default"/>
        </w:rPr>
        <w:snapToGrid w:val="off"/>
        <w:autoSpaceDE w:val="1"/>
        <w:autoSpaceDN w:val="1"/>
      </w:pPr>
      <w:r>
        <w:rPr>
          <w:rStyle w:val="PO165"/>
          <w:vertAlign w:val="superscript"/>
          <w:color w:val="auto"/>
          <w:position w:val="0"/>
          <w:sz w:val="24"/>
          <w:szCs w:val="24"/>
          <w:rFonts w:ascii="Times New Roman" w:eastAsia="Times New Roman" w:hAnsi="Times New Roman" w:hint="default"/>
        </w:rPr>
        <w:endnoteRef/>
      </w:r>
      <w:r>
        <w:rPr>
          <w:color w:val="auto"/>
          <w:position w:val="0"/>
          <w:sz w:val="24"/>
          <w:szCs w:val="24"/>
          <w:rFonts w:ascii="Times New Roman" w:eastAsia="Times New Roman" w:hAnsi="Times New Roman" w:hint="default"/>
        </w:rPr>
        <w:t xml:space="preserve"> 王继成, 高珍. 软件需求分析的研究[J]. 计算机工程与设计, 2002, 23(8):18-21.</w:t>
      </w:r>
    </w:p>
    <w:p>
      <w:pPr>
        <w:pStyle w:val="PO159"/>
        <w:numPr>
          <w:ilvl w:val="0"/>
          <w:numId w:val="0"/>
        </w:numPr>
        <w:jc w:val="left"/>
        <w:spacing w:lineRule="auto" w:line="240" w:before="0" w:after="160"/>
        <w:ind w:right="0" w:firstLine="0"/>
        <w:rPr>
          <w:color w:val="auto"/>
          <w:position w:val="0"/>
          <w:sz w:val="24"/>
          <w:szCs w:val="24"/>
          <w:rFonts w:ascii="Times New Roman" w:eastAsia="Times New Roman" w:hAnsi="Times New Roman" w:hint="default"/>
        </w:rPr>
        <w:snapToGrid w:val="off"/>
        <w:autoSpaceDE w:val="1"/>
        <w:autoSpaceDN w:val="1"/>
      </w:pPr>
      <w:r>
        <w:rPr>
          <w:rStyle w:val="PO165"/>
          <w:vertAlign w:val="superscript"/>
          <w:color w:val="auto"/>
          <w:position w:val="0"/>
          <w:sz w:val="24"/>
          <w:szCs w:val="24"/>
          <w:rFonts w:ascii="Times New Roman" w:eastAsia="Times New Roman" w:hAnsi="Times New Roman" w:hint="default"/>
        </w:rPr>
        <w:endnoteRef/>
      </w:r>
      <w:r>
        <w:rPr>
          <w:color w:val="auto"/>
          <w:position w:val="0"/>
          <w:sz w:val="24"/>
          <w:szCs w:val="24"/>
          <w:rFonts w:ascii="Times New Roman" w:eastAsia="Times New Roman" w:hAnsi="Times New Roman" w:hint="default"/>
        </w:rPr>
        <w:t xml:space="preserve"> 冯玲玲, 沈轶. 基于UML的需求分析与建模[J]. 科学技术与工程, 2005, 5(9):605-</w:t>
      </w:r>
      <w:r>
        <w:rPr>
          <w:color w:val="auto"/>
          <w:position w:val="0"/>
          <w:sz w:val="24"/>
          <w:szCs w:val="24"/>
          <w:rFonts w:ascii="Times New Roman" w:eastAsia="Times New Roman" w:hAnsi="Times New Roman" w:hint="default"/>
        </w:rPr>
        <w:t>607.</w:t>
      </w:r>
    </w:p>
    <w:p>
      <w:pPr>
        <w:pStyle w:val="PO159"/>
        <w:numPr>
          <w:ilvl w:val="0"/>
          <w:numId w:val="0"/>
        </w:numPr>
        <w:jc w:val="left"/>
        <w:spacing w:lineRule="auto" w:line="240" w:before="0" w:after="160"/>
        <w:ind w:right="0" w:firstLine="0"/>
        <w:rPr>
          <w:color w:val="auto"/>
          <w:position w:val="0"/>
          <w:sz w:val="24"/>
          <w:szCs w:val="24"/>
          <w:rFonts w:ascii="Times New Roman" w:eastAsia="Times New Roman" w:hAnsi="Times New Roman" w:hint="default"/>
        </w:rPr>
        <w:snapToGrid w:val="off"/>
        <w:autoSpaceDE w:val="1"/>
        <w:autoSpaceDN w:val="1"/>
      </w:pPr>
      <w:r>
        <w:rPr>
          <w:rStyle w:val="PO165"/>
          <w:vertAlign w:val="superscript"/>
          <w:color w:val="auto"/>
          <w:position w:val="0"/>
          <w:sz w:val="24"/>
          <w:szCs w:val="24"/>
          <w:rFonts w:ascii="Times New Roman" w:eastAsia="Times New Roman" w:hAnsi="Times New Roman" w:hint="default"/>
        </w:rPr>
        <w:endnoteRef/>
      </w:r>
      <w:r>
        <w:rPr>
          <w:color w:val="auto"/>
          <w:position w:val="0"/>
          <w:sz w:val="24"/>
          <w:szCs w:val="24"/>
          <w:rFonts w:ascii="Times New Roman" w:eastAsia="Times New Roman" w:hAnsi="Times New Roman" w:hint="default"/>
        </w:rPr>
        <w:t xml:space="preserve"> Reenskaug T. The Model-View-Controller (MVC) Its Past and Present[J]. University of </w:t>
      </w:r>
      <w:r>
        <w:rPr>
          <w:color w:val="auto"/>
          <w:position w:val="0"/>
          <w:sz w:val="24"/>
          <w:szCs w:val="24"/>
          <w:rFonts w:ascii="Times New Roman" w:eastAsia="Times New Roman" w:hAnsi="Times New Roman" w:hint="default"/>
        </w:rPr>
        <w:t xml:space="preserve">Oslo Draft, 2003.</w:t>
      </w:r>
    </w:p>
    <w:p>
      <w:pPr>
        <w:pStyle w:val="PO159"/>
        <w:numPr>
          <w:ilvl w:val="0"/>
          <w:numId w:val="0"/>
        </w:numPr>
        <w:jc w:val="left"/>
        <w:spacing w:lineRule="auto" w:line="240" w:before="0" w:after="160"/>
        <w:ind w:right="0" w:firstLine="0"/>
        <w:rPr>
          <w:color w:val="auto"/>
          <w:position w:val="0"/>
          <w:sz w:val="24"/>
          <w:szCs w:val="24"/>
          <w:rFonts w:ascii="Times New Roman" w:eastAsia="Times New Roman" w:hAnsi="Times New Roman" w:hint="default"/>
        </w:rPr>
        <w:snapToGrid w:val="off"/>
        <w:autoSpaceDE w:val="1"/>
        <w:autoSpaceDN w:val="1"/>
      </w:pPr>
      <w:r>
        <w:rPr>
          <w:rStyle w:val="PO165"/>
          <w:vertAlign w:val="superscript"/>
          <w:color w:val="auto"/>
          <w:position w:val="0"/>
          <w:sz w:val="24"/>
          <w:szCs w:val="24"/>
          <w:rFonts w:ascii="Times New Roman" w:eastAsia="Times New Roman" w:hAnsi="Times New Roman" w:hint="default"/>
        </w:rPr>
        <w:endnoteRef/>
      </w:r>
      <w:r>
        <w:rPr>
          <w:color w:val="auto"/>
          <w:position w:val="0"/>
          <w:sz w:val="24"/>
          <w:szCs w:val="24"/>
          <w:rFonts w:ascii="Times New Roman" w:eastAsia="Times New Roman" w:hAnsi="Times New Roman" w:hint="default"/>
        </w:rPr>
        <w:t xml:space="preserve"> 朱亚玲, 张睿敏. 基于java的连连看游戏设计与实现[J]. 数字技术与应用, </w:t>
      </w:r>
      <w:r>
        <w:rPr>
          <w:color w:val="auto"/>
          <w:position w:val="0"/>
          <w:sz w:val="24"/>
          <w:szCs w:val="24"/>
          <w:rFonts w:ascii="Times New Roman" w:eastAsia="Times New Roman" w:hAnsi="Times New Roman" w:hint="default"/>
        </w:rPr>
        <w:t>2016(3):161-162.</w:t>
      </w:r>
    </w:p>
    <w:sectPr>
      <w:endnotePr>
        <w:numFmt w:val="lowerRoman"/>
        <w:numRestart w:val="continuous"/>
        <w:numStart w:val="1"/>
        <w:pos w:val="docEnd"/>
      </w:endnotePr>
      <w:pgSz w:w="11906" w:h="16838"/>
      <w:pgMar w:top="2155" w:left="1588" w:bottom="1304" w:right="1304" w:header="1077" w:footer="851" w:gutter="0"/>
      <w:pgNumType w:fmt="decimal" w:start="1"/>
      <w:docGrid w:type="lines" w:linePitch="312" w:charSpace="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w14="http://schemas.microsoft.com/office/word/2010/wordml">
  <w:comment w:id="0" w:author="Administrator" w:date="2017-06-03T18:11:00Z" w:initials="">
    <w:p w14:paraId="21C8F3" w14:textId="0F393E">
      <w:pPr>
        <w:pStyle w:val="PO153"/>
        <w:numPr>
          <w:ilvl w:val="0"/>
          <w:numId w:val="0"/>
        </w:numPr>
        <w:jc w:val="left"/>
        <w:spacing w:lineRule="auto" w:line="240" w:before="0" w:after="160"/>
        <w:ind w:right="0" w:firstLine="0"/>
        <w:rPr>
          <w:color w:val="auto"/>
          <w:position w:val="0"/>
          <w:sz w:val="24"/>
          <w:szCs w:val="24"/>
          <w:rFonts w:ascii="Times New Roman" w:eastAsia="Times New Roman" w:hAnsi="Times New Roman" w:hint="default"/>
        </w:rPr>
        <w:autoSpaceDE w:val="1"/>
        <w:autoSpaceDN w:val="1"/>
      </w:pPr>
      <w:r>
        <w:rPr>
          <w:color w:val="auto"/>
          <w:position w:val="0"/>
          <w:sz w:val="24"/>
          <w:szCs w:val="24"/>
          <w:rFonts w:ascii="Times New Roman" w:eastAsia="Times New Roman" w:hAnsi="Times New Roman" w:hint="default"/>
        </w:rPr>
        <w:t>课题</w:t>
      </w:r>
    </w:p>
  </w:comment>
  <w:comment w:id="1" w:author="Administrator" w:date="2017-06-03T18:13:00Z" w:initials="">
    <w:p w14:paraId="2CA2DA" w14:textId="CB6929">
      <w:pPr>
        <w:pStyle w:val="PO153"/>
        <w:numPr>
          <w:ilvl w:val="0"/>
          <w:numId w:val="0"/>
        </w:numPr>
        <w:jc w:val="left"/>
        <w:spacing w:lineRule="auto" w:line="240" w:before="0" w:after="160"/>
        <w:ind w:right="0" w:firstLine="0"/>
        <w:rPr>
          <w:color w:val="auto"/>
          <w:position w:val="0"/>
          <w:sz w:val="24"/>
          <w:szCs w:val="24"/>
          <w:rFonts w:ascii="Times New Roman" w:eastAsia="Times New Roman" w:hAnsi="Times New Roman" w:hint="default"/>
        </w:rPr>
        <w:autoSpaceDE w:val="1"/>
        <w:autoSpaceDN w:val="1"/>
      </w:pPr>
      <w:r>
        <w:rPr>
          <w:color w:val="auto"/>
          <w:position w:val="0"/>
          <w:sz w:val="24"/>
          <w:szCs w:val="24"/>
          <w:rFonts w:ascii="Times New Roman" w:eastAsia="Times New Roman" w:hAnsi="Times New Roman" w:hint="default"/>
        </w:rPr>
        <w:t>2-1，中间的横杠用半角的，全文修改</w:t>
      </w:r>
    </w:p>
  </w:comment>
  <w:comment w:id="2" w:author="Administrator" w:date="2017-06-03T18:13:00Z" w:initials="">
    <w:p w14:paraId="7F01B0" w14:textId="EA0653">
      <w:pPr>
        <w:pStyle w:val="PO153"/>
        <w:numPr>
          <w:ilvl w:val="0"/>
          <w:numId w:val="0"/>
        </w:numPr>
        <w:jc w:val="left"/>
        <w:spacing w:lineRule="auto" w:line="240" w:before="0" w:after="160"/>
        <w:ind w:right="0" w:firstLine="0"/>
        <w:rPr>
          <w:color w:val="auto"/>
          <w:position w:val="0"/>
          <w:sz w:val="24"/>
          <w:szCs w:val="24"/>
          <w:rFonts w:ascii="Times New Roman" w:eastAsia="Times New Roman" w:hAnsi="Times New Roman" w:hint="default"/>
        </w:rPr>
        <w:autoSpaceDE w:val="1"/>
        <w:autoSpaceDN w:val="1"/>
      </w:pPr>
      <w:r>
        <w:rPr>
          <w:color w:val="auto"/>
          <w:position w:val="0"/>
          <w:sz w:val="24"/>
          <w:szCs w:val="24"/>
          <w:rFonts w:ascii="Times New Roman" w:eastAsia="Times New Roman" w:hAnsi="Times New Roman" w:hint="default"/>
        </w:rPr>
        <w:t>不能随意加空行，全文修改</w:t>
      </w:r>
    </w:p>
  </w:comment>
  <w:comment w:id="3" w:author="Administrator" w:date="2017-06-03T18:14:00Z" w:initials="">
    <w:p w14:paraId="C26214" w14:textId="CE1043">
      <w:pPr>
        <w:pStyle w:val="PO153"/>
        <w:numPr>
          <w:ilvl w:val="0"/>
          <w:numId w:val="0"/>
        </w:numPr>
        <w:jc w:val="left"/>
        <w:spacing w:lineRule="auto" w:line="240" w:before="0" w:after="160"/>
        <w:ind w:right="0" w:firstLine="0"/>
        <w:rPr>
          <w:color w:val="auto"/>
          <w:position w:val="0"/>
          <w:sz w:val="24"/>
          <w:szCs w:val="24"/>
          <w:rFonts w:ascii="Times New Roman" w:eastAsia="Times New Roman" w:hAnsi="Times New Roman" w:hint="default"/>
        </w:rPr>
        <w:autoSpaceDE w:val="1"/>
        <w:autoSpaceDN w:val="1"/>
      </w:pPr>
      <w:r>
        <w:rPr>
          <w:color w:val="auto"/>
          <w:position w:val="0"/>
          <w:sz w:val="24"/>
          <w:szCs w:val="24"/>
          <w:rFonts w:ascii="Times New Roman" w:eastAsia="Times New Roman" w:hAnsi="Times New Roman" w:hint="default"/>
        </w:rPr>
        <w:t>全文修改</w:t>
      </w:r>
    </w:p>
  </w:comment>
  <w:comment w:id="4" w:author="Administrator" w:date="2017-05-27T22:38:00Z" w:initials="">
    <w:p w14:paraId="C20E31" w14:textId="89BF1E">
      <w:pPr>
        <w:pStyle w:val="PO153"/>
        <w:numPr>
          <w:ilvl w:val="0"/>
          <w:numId w:val="0"/>
        </w:numPr>
        <w:jc w:val="left"/>
        <w:spacing w:lineRule="auto" w:line="240" w:before="0" w:after="160"/>
        <w:ind w:right="0" w:firstLine="0"/>
        <w:rPr>
          <w:color w:val="auto"/>
          <w:position w:val="0"/>
          <w:sz w:val="24"/>
          <w:szCs w:val="24"/>
          <w:rFonts w:ascii="Times New Roman" w:eastAsia="Times New Roman" w:hAnsi="Times New Roman" w:hint="default"/>
        </w:rPr>
        <w:autoSpaceDE w:val="1"/>
        <w:autoSpaceDN w:val="1"/>
      </w:pPr>
      <w:r>
        <w:rPr>
          <w:color w:val="auto"/>
          <w:position w:val="0"/>
          <w:sz w:val="24"/>
          <w:szCs w:val="24"/>
          <w:rFonts w:ascii="Times New Roman" w:eastAsia="Times New Roman" w:hAnsi="Times New Roman" w:hint="default"/>
        </w:rPr>
        <w:t>本章小结</w:t>
      </w:r>
    </w:p>
  </w:comment>
  <w:comment w:id="5" w:author="Administrator" w:date="2017-06-03T18:14:00Z" w:initials="">
    <w:p w14:paraId="D3E4E7" w14:textId="FE061E">
      <w:pPr>
        <w:pStyle w:val="PO153"/>
        <w:numPr>
          <w:ilvl w:val="0"/>
          <w:numId w:val="0"/>
        </w:numPr>
        <w:jc w:val="left"/>
        <w:spacing w:lineRule="auto" w:line="240" w:before="0" w:after="160"/>
        <w:ind w:right="0" w:firstLine="0"/>
        <w:rPr>
          <w:color w:val="auto"/>
          <w:position w:val="0"/>
          <w:sz w:val="24"/>
          <w:szCs w:val="24"/>
          <w:rFonts w:ascii="Times New Roman" w:eastAsia="Times New Roman" w:hAnsi="Times New Roman" w:hint="default"/>
        </w:rPr>
        <w:autoSpaceDE w:val="1"/>
        <w:autoSpaceDN w:val="1"/>
      </w:pPr>
      <w:r>
        <w:rPr>
          <w:color w:val="auto"/>
          <w:position w:val="0"/>
          <w:sz w:val="24"/>
          <w:szCs w:val="24"/>
          <w:rFonts w:ascii="Times New Roman" w:eastAsia="Times New Roman" w:hAnsi="Times New Roman" w:hint="default"/>
        </w:rPr>
        <w:t>全文修改</w:t>
      </w:r>
    </w:p>
  </w:comment>
  <w:comment w:id="6" w:author="Administrator" w:date="2017-05-27T22:39:00Z" w:initials="">
    <w:p w14:paraId="D2D860" w14:textId="B5D0B5">
      <w:pPr>
        <w:pStyle w:val="PO153"/>
        <w:numPr>
          <w:ilvl w:val="0"/>
          <w:numId w:val="0"/>
        </w:numPr>
        <w:jc w:val="left"/>
        <w:spacing w:lineRule="auto" w:line="240" w:before="0" w:after="160"/>
        <w:ind w:right="0" w:firstLine="0"/>
        <w:rPr>
          <w:color w:val="auto"/>
          <w:position w:val="0"/>
          <w:sz w:val="24"/>
          <w:szCs w:val="24"/>
          <w:rFonts w:ascii="Times New Roman" w:eastAsia="Times New Roman" w:hAnsi="Times New Roman" w:hint="default"/>
        </w:rPr>
        <w:autoSpaceDE w:val="1"/>
        <w:autoSpaceDN w:val="1"/>
      </w:pPr>
      <w:r>
        <w:rPr>
          <w:color w:val="auto"/>
          <w:position w:val="0"/>
          <w:sz w:val="24"/>
          <w:szCs w:val="24"/>
          <w:rFonts w:ascii="Times New Roman" w:eastAsia="Times New Roman" w:hAnsi="Times New Roman" w:hint="default"/>
        </w:rPr>
        <w:t>设计一章，针对所设计每个模块，应用流程图、</w:t>
      </w:r>
      <w:r>
        <w:rPr>
          <w:color w:val="auto"/>
          <w:position w:val="0"/>
          <w:sz w:val="24"/>
          <w:szCs w:val="24"/>
          <w:rFonts w:ascii="Times New Roman" w:eastAsia="Times New Roman" w:hAnsi="Times New Roman" w:hint="default"/>
        </w:rPr>
        <w:t>类图、时序图、系统截图来说明功能。</w:t>
      </w:r>
    </w:p>
  </w:comment>
</w:comments>
</file>

<file path=word/commentsExtended.xml><?xml version="1.0" encoding="utf-8"?>
<w15:commentsEx xmlns:w15="http://schemas.microsoft.com/office/word/2012/wordml"/>
</file>

<file path=word/fontTable.xml><?xml version="1.0" encoding="utf-8"?>
<w:fonts xmlns:r="http://schemas.openxmlformats.org/officeDocument/2006/relationships" xmlns:w="http://schemas.openxmlformats.org/wordprocessingml/2006/main">
  <w:font w:name="宋体">
    <w:panose1 w:val="020F0502020204030204"/>
    <w:charset w:val="0"/>
    <w:family w:val="mordern"/>
    <w:pitch w:val="variable"/>
    <w:sig w:usb0="A00002EF" w:usb1="4000207B" w:usb2="00000000" w:usb3="00000000" w:csb0="FFFFFFFF" w:csb1="00000000"/>
  </w:font>
  <w:font w:name="Calibri">
    <w:panose1 w:val="020F0502020204030204"/>
    <w:charset w:val="0"/>
    <w:family w:val="mordern"/>
    <w:pitch w:val="variable"/>
    <w:sig w:usb0="A00002EF" w:usb1="4000207B" w:usb2="00000000" w:usb3="00000000" w:csb0="FFFFFFFF" w:csb1="00000000"/>
  </w:font>
  <w:font w:name="Wingdings">
    <w:panose1 w:val="020F0502020204030204"/>
    <w:charset w:val="0"/>
    <w:family w:val="mordern"/>
    <w:pitch w:val="variable"/>
    <w:sig w:usb0="A00002EF" w:usb1="4000207B" w:usb2="00000000" w:usb3="00000000" w:csb0="FFFFFFFF" w:csb1="00000000"/>
  </w:font>
  <w:font w:name="Times New Roman">
    <w:panose1 w:val="020F0502020204030204"/>
    <w:charset w:val="0"/>
    <w:family w:val="mordern"/>
    <w:pitch w:val="variable"/>
    <w:sig w:usb0="A00002EF" w:usb1="4000207B" w:usb2="00000000" w:usb3="00000000" w:csb0="FFFFFFFF" w:csb1="00000000"/>
  </w:font>
  <w:font w:name="黑体">
    <w:panose1 w:val="020F0502020204030204"/>
    <w:charset w:val="0"/>
    <w:family w:val="mordern"/>
    <w:pitch w:val="variable"/>
    <w:sig w:usb0="A00002EF" w:usb1="4000207B" w:usb2="00000000" w:usb3="00000000" w:csb0="FFFFFFFF" w:csb1="00000000"/>
  </w:font>
  <w:font w:name="Arial">
    <w:panose1 w:val="020F0502020204030204"/>
    <w:charset w:val="0"/>
    <w:family w:val="mordern"/>
    <w:pitch w:val="variable"/>
    <w:sig w:usb0="A00002EF" w:usb1="4000207B" w:usb2="00000000" w:usb3="00000000" w:csb0="FFFFFFFF" w:csb1="00000000"/>
  </w:font>
  <w:font w:name="Calibri Light">
    <w:panose1 w:val="020F0502020204030204"/>
    <w:charset w:val="0"/>
    <w:family w:val="mordern"/>
    <w:pitch w:val="variable"/>
    <w:sig w:usb0="A00002EF" w:usb1="4000207B" w:usb2="00000000" w:usb3="00000000" w:csb0="FFFFFFFF" w:csb1="00000000"/>
  </w:font>
  <w:font w:name="Cambria">
    <w:panose1 w:val="020F0502020204030204"/>
    <w:charset w:val="0"/>
    <w:family w:val="mordern"/>
    <w:pitch w:val="variable"/>
    <w:sig w:usb0="A00002EF" w:usb1="4000207B" w:usb2="00000000" w:usb3="00000000" w:csb0="FFFFFFFF" w:csb1="00000000"/>
  </w:font>
  <w:font w:name="Courier New">
    <w:panose1 w:val="020F0502020204030204"/>
    <w:charset w:val="0"/>
    <w:family w:val="mordern"/>
    <w:pitch w:val="variable"/>
    <w:sig w:usb0="A00002EF" w:usb1="4000207B" w:usb2="00000000" w:usb3="00000000" w:csb0="FFFFFFFF" w:csb1="00000000"/>
  </w:font>
  <w:font w:name="方正大标宋简体">
    <w:panose1 w:val="020F0502020204030204"/>
    <w:charset w:val="0"/>
    <w:family w:val="mordern"/>
    <w:pitch w:val="variable"/>
    <w:sig w:usb0="A00002EF" w:usb1="4000207B" w:usb2="00000000" w:usb3="00000000" w:csb0="FFFFFFFF" w:csb1="00000000"/>
  </w:font>
  <w:font w:name="楷体_GB2312">
    <w:panose1 w:val="020F0502020204030204"/>
    <w:charset w:val="0"/>
    <w:family w:val="mordern"/>
    <w:pitch w:val="variable"/>
    <w:sig w:usb0="A00002EF" w:usb1="4000207B" w:usb2="00000000" w:usb3="00000000" w:csb0="FFFFFFFF" w:csb1="00000000"/>
  </w:font>
  <w:font w:name="方正小标宋简体">
    <w:panose1 w:val="020F0502020204030204"/>
    <w:charset w:val="0"/>
    <w:family w:val="mordern"/>
    <w:pitch w:val="variable"/>
    <w:sig w:usb0="A00002EF" w:usb1="4000207B" w:usb2="00000000" w:usb3="00000000" w:csb0="FFFFFFFF" w:csb1="00000000"/>
  </w:font>
  <w:font w:name="맑은 고딕">
    <w:panose1 w:val="020F0502020204030204"/>
    <w:charset w:val="0"/>
    <w:family w:val="mordern"/>
    <w:pitch w:val="variable"/>
    <w:sig w:usb0="A00002EF" w:usb1="4000207B" w:usb2="00000000" w:usb3="00000000" w:csb0="FFFFFFFF" w:csb1="00000000"/>
  </w:font>
  <w:font w:name="微软雅黑">
    <w:panose1 w:val="020F0502020204030204"/>
    <w:charset w:val="0"/>
    <w:family w:val="mordern"/>
    <w:pitch w:val="variable"/>
    <w:sig w:usb0="A00002EF" w:usb1="4000207B" w:usb2="00000000" w:usb3="00000000" w:csb0="FFFFFFFF" w:csb1="00000000"/>
  </w:font>
  <w:font w:name="Consolas">
    <w:panose1 w:val="020F0502020204030204"/>
    <w:charset w:val="0"/>
    <w:family w:val="mordern"/>
    <w:pitch w:val="variable"/>
    <w:sig w:usb0="A00002EF" w:usb1="4000207B" w:usb2="00000000" w:usb3="00000000" w:csb0="FFFFFFFF" w:csb1="00000000"/>
  </w:font>
</w:fonts>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p14="http://schemas.microsoft.com/office/word/2010/wordprocessingDrawing" xmlns:w10="urn:schemas-microsoft-com:office:word" xmlns:w="http://schemas.openxmlformats.org/wordprocessingml/2006/main" xmlns:wpg="http://schemas.microsoft.com/office/word/2010/wordprocessingGroup" xmlns:wne="http://schemas.microsoft.com/office/word/2006/wordml" xmlns:wps="http://schemas.microsoft.com/office/word/2010/wordprocessingShape" xmlns:wpc="http://schemas.microsoft.com/office/word/2010/wordprocessingCanvas" xmlns:mc="http://schemas.openxmlformats.org/markup-compatibility/2006" xmlns:w14="http://schemas.microsoft.com/office/word/2010/wordml" xmlns:wpi="http://schemas.microsoft.com/office/word/2010/wordprocessingInk">
  <w:p>
    <w:pPr>
      <w:pStyle w:val="PO161"/>
      <w:numPr>
        <w:ilvl w:val="0"/>
        <w:numId w:val="0"/>
      </w:numPr>
      <w:jc w:val="center"/>
      <w:spacing w:lineRule="auto" w:line="240" w:before="0" w:after="160"/>
      <w:ind w:right="0" w:firstLine="0"/>
      <w:tabs>
        <w:tab w:val="center" w:pos="4153"/>
        <w:tab w:val="right" w:pos="8306"/>
      </w:tabs>
      <w:rPr>
        <w:color w:val="auto"/>
        <w:position w:val="0"/>
        <w:sz w:val="18"/>
        <w:szCs w:val="18"/>
        <w:rFonts w:ascii="Times New Roman" w:eastAsia="Times New Roman" w:hAnsi="Times New Roman" w:hint="default"/>
      </w:rPr>
      <w:snapToGrid w:val="off"/>
      <w:autoSpaceDE w:val="1"/>
      <w:autoSpaceDN w:val="1"/>
    </w:pPr>
    <w:r>
      <w:rPr>
        <w:color w:val="auto"/>
        <w:position w:val="0"/>
        <w:sz w:val="18"/>
        <w:szCs w:val="18"/>
        <w:rFonts w:ascii="Times New Roman" w:eastAsia="Times New Roman" w:hAnsi="Times New Roman" w:hint="default"/>
      </w:rPr>
      <w:fldChar w:fldCharType="begin"/>
    </w:r>
    <w:r>
      <w:instrText>PAGE  \* MERGEFORMAT</w:instrText>
    </w:r>
    <w:r>
      <w:fldChar w:fldCharType="separate"/>
    </w:r>
    <w:r>
      <w:rPr>
        <w:color w:val="auto"/>
        <w:position w:val="0"/>
        <w:sz w:val="18"/>
        <w:szCs w:val="18"/>
        <w:rFonts w:ascii="Times New Roman" w:eastAsia="Times New Roman" w:hAnsi="Times New Roman" w:hint="default"/>
      </w:rPr>
      <w:t>2</w:t>
    </w:r>
    <w:r>
      <w:rPr>
        <w:color w:val="auto"/>
        <w:position w:val="0"/>
        <w:sz w:val="18"/>
        <w:szCs w:val="18"/>
        <w:rFonts w:ascii="Times New Roman" w:eastAsia="Times New Roman" w:hAnsi="Times New Roman" w:hint="default"/>
      </w:rPr>
      <w:fldChar w:fldCharType="end"/>
    </w:r>
  </w:p>
  <w:p>
    <w:pPr>
      <w:pStyle w:val="PO161"/>
      <w:numPr>
        <w:ilvl w:val="0"/>
        <w:numId w:val="0"/>
      </w:numPr>
      <w:jc w:val="left"/>
      <w:spacing w:lineRule="auto" w:line="240" w:before="0" w:after="160"/>
      <w:ind w:right="0" w:firstLine="0"/>
      <w:tabs>
        <w:tab w:val="center" w:pos="4153"/>
        <w:tab w:val="right" w:pos="8306"/>
      </w:tabs>
      <w:rPr>
        <w:color w:val="auto"/>
        <w:position w:val="0"/>
        <w:sz w:val="18"/>
        <w:szCs w:val="18"/>
        <w:rFonts w:ascii="Times New Roman" w:eastAsia="Times New Roman" w:hAnsi="Times New Roman" w:hint="default"/>
      </w:rPr>
      <w:snapToGrid w:val="off"/>
      <w:autoSpaceDE w:val="1"/>
      <w:autoSpaceDN w:val="1"/>
    </w:pPr>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p14="http://schemas.microsoft.com/office/word/2010/wordprocessingDrawing" xmlns:w10="urn:schemas-microsoft-com:office:word" xmlns:w="http://schemas.openxmlformats.org/wordprocessingml/2006/main" xmlns:wpg="http://schemas.microsoft.com/office/word/2010/wordprocessingGroup" xmlns:wne="http://schemas.microsoft.com/office/word/2006/wordml" xmlns:wps="http://schemas.microsoft.com/office/word/2010/wordprocessingShape" xmlns:wpc="http://schemas.microsoft.com/office/word/2010/wordprocessingCanvas" xmlns:mc="http://schemas.openxmlformats.org/markup-compatibility/2006" xmlns:w14="http://schemas.microsoft.com/office/word/2010/wordml" xmlns:wpi="http://schemas.microsoft.com/office/word/2010/wordprocessingInk">
  <w:p>
    <w:pPr>
      <w:pStyle w:val="PO161"/>
      <w:numPr>
        <w:ilvl w:val="0"/>
        <w:numId w:val="0"/>
      </w:numPr>
      <w:jc w:val="center"/>
      <w:spacing w:lineRule="auto" w:line="240" w:before="0" w:after="160"/>
      <w:ind w:right="0" w:firstLine="0"/>
      <w:tabs>
        <w:tab w:val="center" w:pos="4153"/>
        <w:tab w:val="right" w:pos="8306"/>
      </w:tabs>
      <w:rPr>
        <w:color w:val="auto"/>
        <w:position w:val="0"/>
        <w:sz w:val="18"/>
        <w:szCs w:val="18"/>
        <w:rFonts w:ascii="Times New Roman" w:eastAsia="Times New Roman" w:hAnsi="Times New Roman" w:hint="default"/>
      </w:rPr>
      <w:snapToGrid w:val="off"/>
      <w:autoSpaceDE w:val="1"/>
      <w:autoSpaceDN w:val="1"/>
    </w:pPr>
  </w:p>
  <w:p>
    <w:pPr>
      <w:pStyle w:val="PO161"/>
      <w:numPr>
        <w:ilvl w:val="0"/>
        <w:numId w:val="0"/>
      </w:numPr>
      <w:jc w:val="left"/>
      <w:spacing w:lineRule="auto" w:line="240" w:before="0" w:after="160"/>
      <w:ind w:right="0" w:firstLine="0"/>
      <w:tabs>
        <w:tab w:val="center" w:pos="4153"/>
        <w:tab w:val="right" w:pos="8306"/>
      </w:tabs>
      <w:rPr>
        <w:color w:val="auto"/>
        <w:position w:val="0"/>
        <w:sz w:val="18"/>
        <w:szCs w:val="18"/>
        <w:rFonts w:ascii="Times New Roman" w:eastAsia="Times New Roman" w:hAnsi="Times New Roman" w:hint="default"/>
      </w:rPr>
      <w:snapToGrid w:val="off"/>
      <w:autoSpaceDE w:val="1"/>
      <w:autoSpaceDN w:val="1"/>
    </w:pP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p14="http://schemas.microsoft.com/office/word/2010/wordprocessingDrawing" xmlns:w10="urn:schemas-microsoft-com:office:word" xmlns:w="http://schemas.openxmlformats.org/wordprocessingml/2006/main" xmlns:wpg="http://schemas.microsoft.com/office/word/2010/wordprocessingGroup" xmlns:wne="http://schemas.microsoft.com/office/word/2006/wordml" xmlns:wps="http://schemas.microsoft.com/office/word/2010/wordprocessingShape" xmlns:wpc="http://schemas.microsoft.com/office/word/2010/wordprocessingCanvas" xmlns:mc="http://schemas.openxmlformats.org/markup-compatibility/2006" xmlns:w14="http://schemas.microsoft.com/office/word/2010/wordml" xmlns:wpi="http://schemas.microsoft.com/office/word/2010/wordprocessingInk">
  <w:p>
    <w:pPr>
      <w:pStyle w:val="PO161"/>
      <w:numPr>
        <w:ilvl w:val="0"/>
        <w:numId w:val="0"/>
      </w:numPr>
      <w:jc w:val="center"/>
      <w:spacing w:lineRule="auto" w:line="240" w:before="0" w:after="160"/>
      <w:ind w:right="0" w:firstLine="0"/>
      <w:tabs>
        <w:tab w:val="center" w:pos="4153"/>
        <w:tab w:val="right" w:pos="8306"/>
      </w:tabs>
      <w:rPr>
        <w:color w:val="auto"/>
        <w:position w:val="0"/>
        <w:sz w:val="18"/>
        <w:szCs w:val="18"/>
        <w:rFonts w:ascii="Times New Roman" w:eastAsia="Times New Roman" w:hAnsi="Times New Roman" w:hint="default"/>
      </w:rPr>
      <w:snapToGrid w:val="off"/>
      <w:autoSpaceDE w:val="1"/>
      <w:autoSpaceDN w:val="1"/>
    </w:pPr>
    <w:r>
      <w:rPr>
        <w:color w:val="auto"/>
        <w:position w:val="0"/>
        <w:sz w:val="18"/>
        <w:szCs w:val="18"/>
        <w:rFonts w:ascii="Times New Roman" w:eastAsia="Times New Roman" w:hAnsi="Times New Roman" w:hint="default"/>
      </w:rPr>
      <w:fldChar w:fldCharType="begin"/>
    </w:r>
    <w:r>
      <w:instrText>PAGE  \* MERGEFORMAT</w:instrText>
    </w:r>
    <w:r>
      <w:fldChar w:fldCharType="separate"/>
    </w:r>
    <w:r>
      <w:rPr>
        <w:color w:val="auto"/>
        <w:position w:val="0"/>
        <w:sz w:val="18"/>
        <w:szCs w:val="18"/>
        <w:rFonts w:ascii="Times New Roman" w:eastAsia="Times New Roman" w:hAnsi="Times New Roman" w:hint="default"/>
      </w:rPr>
      <w:t>7</w:t>
    </w:r>
    <w:r>
      <w:rPr>
        <w:color w:val="auto"/>
        <w:position w:val="0"/>
        <w:sz w:val="18"/>
        <w:szCs w:val="18"/>
        <w:rFonts w:ascii="Times New Roman" w:eastAsia="Times New Roman" w:hAnsi="Times New Roman" w:hint="default"/>
      </w:rPr>
      <w:fldChar w:fldCharType="end"/>
    </w:r>
  </w:p>
  <w:p>
    <w:pPr>
      <w:pStyle w:val="PO161"/>
      <w:numPr>
        <w:ilvl w:val="0"/>
        <w:numId w:val="0"/>
      </w:numPr>
      <w:jc w:val="left"/>
      <w:spacing w:lineRule="auto" w:line="240" w:before="0" w:after="160"/>
      <w:ind w:right="0" w:firstLine="0"/>
      <w:tabs>
        <w:tab w:val="center" w:pos="4153"/>
        <w:tab w:val="right" w:pos="8306"/>
      </w:tabs>
      <w:rPr>
        <w:color w:val="auto"/>
        <w:position w:val="0"/>
        <w:sz w:val="18"/>
        <w:szCs w:val="18"/>
        <w:rFonts w:ascii="Times New Roman" w:eastAsia="Times New Roman" w:hAnsi="Times New Roman" w:hint="default"/>
      </w:rPr>
      <w:snapToGrid w:val="off"/>
      <w:autoSpaceDE w:val="1"/>
      <w:autoSpaceDN w:val="1"/>
    </w:pPr>
  </w:p>
</w:ft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p14="http://schemas.microsoft.com/office/word/2010/wordprocessingDrawing" xmlns:w10="urn:schemas-microsoft-com:office:word" xmlns:w="http://schemas.openxmlformats.org/wordprocessingml/2006/main" xmlns:wpg="http://schemas.microsoft.com/office/word/2010/wordprocessingGroup" xmlns:wne="http://schemas.microsoft.com/office/word/2006/wordml" xmlns:wps="http://schemas.microsoft.com/office/word/2010/wordprocessingShape" xmlns:wpc="http://schemas.microsoft.com/office/word/2010/wordprocessingCanvas" xmlns:mc="http://schemas.openxmlformats.org/markup-compatibility/2006" xmlns:w14="http://schemas.microsoft.com/office/word/2010/wordml" xmlns:wpi="http://schemas.microsoft.com/office/word/2010/wordprocessingInk">
  <w:p>
    <w:pPr>
      <w:pStyle w:val="PO162"/>
      <w:numPr>
        <w:ilvl w:val="0"/>
        <w:numId w:val="0"/>
      </w:numPr>
      <w:jc w:val="both"/>
      <w:spacing w:lineRule="auto" w:line="240" w:before="0" w:after="160"/>
      <w:pBdr>
        <w:bottom w:val="single" w:sz="6" w:space="0" w:color="3366FF"/>
      </w:pBdr>
      <w:ind w:right="0" w:firstLine="0"/>
      <w:tabs>
        <w:tab w:val="center" w:pos="4153"/>
        <w:tab w:val="right" w:pos="8306"/>
      </w:tabs>
      <w:rPr>
        <w:color w:val="auto"/>
        <w:position w:val="0"/>
        <w:sz w:val="18"/>
        <w:szCs w:val="18"/>
        <w:rFonts w:ascii="Times New Roman" w:eastAsia="Times New Roman" w:hAnsi="Times New Roman" w:hint="default"/>
      </w:rPr>
      <w:snapToGrid w:val="off"/>
      <w:autoSpaceDE w:val="1"/>
      <w:autoSpaceDN w:val="1"/>
    </w:pP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p14="http://schemas.microsoft.com/office/word/2010/wordprocessingDrawing" xmlns:w10="urn:schemas-microsoft-com:office:word" xmlns:w="http://schemas.openxmlformats.org/wordprocessingml/2006/main" xmlns:wpg="http://schemas.microsoft.com/office/word/2010/wordprocessingGroup" xmlns:wne="http://schemas.microsoft.com/office/word/2006/wordml" xmlns:wps="http://schemas.microsoft.com/office/word/2010/wordprocessingShape" xmlns:wpc="http://schemas.microsoft.com/office/word/2010/wordprocessingCanvas" xmlns:mc="http://schemas.openxmlformats.org/markup-compatibility/2006" xmlns:w14="http://schemas.microsoft.com/office/word/2010/wordml" xmlns:wpi="http://schemas.microsoft.com/office/word/2010/wordprocessingInk">
  <w:p>
    <w:pPr>
      <w:pStyle w:val="PO162"/>
      <w:numPr>
        <w:ilvl w:val="0"/>
        <w:numId w:val="0"/>
      </w:numPr>
      <w:jc w:val="center"/>
      <w:spacing w:lineRule="auto" w:line="240" w:before="0" w:after="160"/>
      <w:pBdr>
        <w:bottom w:val="single" w:sz="6" w:space="0" w:color="3366FF"/>
      </w:pBdr>
      <w:ind w:right="0" w:firstLine="0"/>
      <w:tabs>
        <w:tab w:val="center" w:pos="4153"/>
        <w:tab w:val="right" w:pos="8306"/>
      </w:tabs>
      <w:rPr>
        <w:color w:val="3366FF"/>
        <w:position w:val="0"/>
        <w:sz w:val="18"/>
        <w:szCs w:val="18"/>
        <w:rFonts w:ascii="Times New Roman" w:eastAsia="Times New Roman" w:hAnsi="Times New Roman" w:hint="default"/>
      </w:rPr>
      <w:snapToGrid w:val="off"/>
      <w:autoSpaceDE w:val="1"/>
      <w:autoSpaceDN w:val="1"/>
    </w:pPr>
  </w:p>
  <w:p>
    <w:pPr>
      <w:pStyle w:val="PO162"/>
      <w:numPr>
        <w:ilvl w:val="0"/>
        <w:numId w:val="0"/>
      </w:numPr>
      <w:jc w:val="both"/>
      <w:spacing w:lineRule="auto" w:line="240" w:before="0" w:after="160"/>
      <w:pBdr>
        <w:bottom w:val="single" w:sz="6" w:space="0" w:color="3366FF"/>
      </w:pBdr>
      <w:ind w:right="0" w:firstLine="0"/>
      <w:tabs>
        <w:tab w:val="center" w:pos="4153"/>
        <w:tab w:val="right" w:pos="8306"/>
      </w:tabs>
      <w:rPr>
        <w:color w:val="3366FF"/>
        <w:position w:val="0"/>
        <w:sz w:val="18"/>
        <w:szCs w:val="18"/>
        <w:rFonts w:ascii="Times New Roman" w:eastAsia="微软雅黑" w:hAnsi="微软雅黑" w:hint="default"/>
      </w:rPr>
      <w:snapToGrid w:val="off"/>
      <w:autoSpaceDE w:val="1"/>
      <w:autoSpaceDN w:val="1"/>
    </w:pPr>
    <w:r>
      <w:rPr>
        <w:color w:val="3366FF"/>
        <w:position w:val="0"/>
        <w:sz w:val="18"/>
        <w:szCs w:val="18"/>
        <w:rFonts w:ascii="Times New Roman" w:eastAsia="微软雅黑" w:hAnsi="微软雅黑" w:hint="default"/>
      </w:rPr>
      <w:t xml:space="preserve">                               </w:t>
    </w:r>
  </w:p>
  <w:p>
    <w:pPr>
      <w:pStyle w:val="PO162"/>
      <w:numPr>
        <w:ilvl w:val="0"/>
        <w:numId w:val="0"/>
      </w:numPr>
      <w:jc w:val="both"/>
      <w:spacing w:lineRule="auto" w:line="240" w:before="0" w:after="160"/>
      <w:pBdr>
        <w:bottom w:val="single" w:sz="6" w:space="0" w:color="3366FF"/>
      </w:pBdr>
      <w:ind w:right="0" w:firstLine="0"/>
      <w:tabs>
        <w:tab w:val="center" w:pos="4153"/>
        <w:tab w:val="right" w:pos="8306"/>
      </w:tabs>
      <w:rPr>
        <w:color w:val="auto"/>
        <w:position w:val="0"/>
        <w:sz w:val="18"/>
        <w:szCs w:val="18"/>
        <w:rFonts w:ascii="Times New Roman" w:eastAsia="Times New Roman" w:hAnsi="Times New Roman" w:hint="default"/>
      </w:rPr>
      <w:snapToGrid w:val="off"/>
      <w:autoSpaceDE w:val="1"/>
      <w:autoSpaceDN w:val="1"/>
    </w:pPr>
    <w:r>
      <w:rPr>
        <w:color w:val="3366FF"/>
        <w:position w:val="0"/>
        <w:sz w:val="18"/>
        <w:szCs w:val="18"/>
        <w:rFonts w:ascii="Times New Roman" w:eastAsia="微软雅黑" w:hAnsi="微软雅黑" w:hint="default"/>
      </w:rPr>
      <w:t xml:space="preserve">                                             </w:t>
    </w:r>
  </w:p>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p14="http://schemas.microsoft.com/office/word/2010/wordprocessingDrawing" xmlns:w10="urn:schemas-microsoft-com:office:word" xmlns:w="http://schemas.openxmlformats.org/wordprocessingml/2006/main" xmlns:wpg="http://schemas.microsoft.com/office/word/2010/wordprocessingGroup" xmlns:wne="http://schemas.microsoft.com/office/word/2006/wordml" xmlns:wps="http://schemas.microsoft.com/office/word/2010/wordprocessingShape" xmlns:wpc="http://schemas.microsoft.com/office/word/2010/wordprocessingCanvas" xmlns:mc="http://schemas.openxmlformats.org/markup-compatibility/2006" xmlns:w14="http://schemas.microsoft.com/office/word/2010/wordml" xmlns:wpi="http://schemas.microsoft.com/office/word/2010/wordprocessingInk">
  <w:p>
    <w:pPr>
      <w:pStyle w:val="PO162"/>
      <w:numPr>
        <w:ilvl w:val="0"/>
        <w:numId w:val="0"/>
      </w:numPr>
      <w:jc w:val="center"/>
      <w:spacing w:lineRule="auto" w:line="240" w:before="0" w:after="160"/>
      <w:pBdr>
        <w:bottom w:val="single" w:sz="6" w:space="0" w:color="3366FF"/>
      </w:pBdr>
      <w:ind w:right="0" w:firstLine="0"/>
      <w:tabs>
        <w:tab w:val="center" w:pos="4153"/>
        <w:tab w:val="right" w:pos="8306"/>
      </w:tabs>
      <w:rPr>
        <w:color w:val="3366FF"/>
        <w:position w:val="0"/>
        <w:sz w:val="18"/>
        <w:szCs w:val="18"/>
        <w:rFonts w:ascii="Times New Roman" w:eastAsia="Times New Roman" w:hAnsi="Times New Roman" w:hint="default"/>
      </w:rPr>
      <w:snapToGrid w:val="off"/>
      <w:autoSpaceDE w:val="1"/>
      <w:autoSpaceDN w:val="1"/>
    </w:pPr>
  </w:p>
  <w:p>
    <w:pPr>
      <w:pStyle w:val="PO162"/>
      <w:numPr>
        <w:ilvl w:val="0"/>
        <w:numId w:val="0"/>
      </w:numPr>
      <w:jc w:val="both"/>
      <w:spacing w:lineRule="auto" w:line="240" w:before="0" w:after="160"/>
      <w:pBdr>
        <w:bottom w:val="single" w:sz="6" w:space="0" w:color="3366FF"/>
      </w:pBdr>
      <w:ind w:right="0" w:firstLine="0"/>
      <w:tabs>
        <w:tab w:val="center" w:pos="4153"/>
        <w:tab w:val="right" w:pos="8306"/>
      </w:tabs>
      <w:rPr>
        <w:color w:val="3366FF"/>
        <w:position w:val="0"/>
        <w:sz w:val="18"/>
        <w:szCs w:val="18"/>
        <w:rFonts w:ascii="Times New Roman" w:eastAsia="微软雅黑" w:hAnsi="微软雅黑" w:hint="default"/>
      </w:rPr>
      <w:snapToGrid w:val="off"/>
      <w:autoSpaceDE w:val="1"/>
      <w:autoSpaceDN w:val="1"/>
    </w:pPr>
    <w:r>
      <w:rPr>
        <w:color w:val="3366FF"/>
        <w:position w:val="0"/>
        <w:sz w:val="18"/>
        <w:szCs w:val="18"/>
        <w:rFonts w:ascii="Times New Roman" w:eastAsia="微软雅黑" w:hAnsi="微软雅黑" w:hint="default"/>
      </w:rPr>
      <w:t xml:space="preserve">                               </w:t>
    </w:r>
  </w:p>
  <w:p>
    <w:pPr>
      <w:pStyle w:val="PO162"/>
      <w:numPr>
        <w:ilvl w:val="0"/>
        <w:numId w:val="0"/>
      </w:numPr>
      <w:jc w:val="both"/>
      <w:spacing w:lineRule="auto" w:line="240" w:before="0" w:after="160"/>
      <w:pBdr>
        <w:bottom w:val="single" w:sz="6" w:space="0" w:color="3366FF"/>
      </w:pBdr>
      <w:ind w:right="0" w:firstLine="0"/>
      <w:tabs>
        <w:tab w:val="center" w:pos="4153"/>
        <w:tab w:val="right" w:pos="8306"/>
      </w:tabs>
      <w:rPr>
        <w:color w:val="auto"/>
        <w:position w:val="0"/>
        <w:sz w:val="18"/>
        <w:szCs w:val="18"/>
        <w:rFonts w:ascii="Times New Roman" w:eastAsia="Times New Roman" w:hAnsi="Times New Roman" w:hint="default"/>
      </w:rPr>
      <w:snapToGrid w:val="off"/>
      <w:autoSpaceDE w:val="1"/>
      <w:autoSpaceDN w:val="1"/>
    </w:pPr>
    <w:r>
      <w:rPr>
        <w:color w:val="3366FF"/>
        <w:position w:val="0"/>
        <w:sz w:val="18"/>
        <w:szCs w:val="18"/>
        <w:rFonts w:ascii="Times New Roman" w:eastAsia="微软雅黑" w:hAnsi="微软雅黑" w:hint="default"/>
      </w:rP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p14="http://schemas.microsoft.com/office/word/2010/wordprocessingDrawing" xmlns:w10="urn:schemas-microsoft-com:office:word" xmlns:w="http://schemas.openxmlformats.org/wordprocessingml/2006/main" xmlns:wpg="http://schemas.microsoft.com/office/word/2010/wordprocessingGroup" xmlns:wne="http://schemas.microsoft.com/office/word/2006/wordml" xmlns:wps="http://schemas.microsoft.com/office/word/2010/wordprocessingShape" xmlns:wpc="http://schemas.microsoft.com/office/word/2010/wordprocessingCanvas" xmlns:mc="http://schemas.openxmlformats.org/markup-compatibility/2006">
  <w:abstractNum w:abstractNumId="0">
    <w:multiLevelType w:val="multilevel"/>
    <w:nsid w:val="2F000000"/>
    <w:tmpl w:val="1F000014"/>
    <w:lvl w:ilvl="0">
      <w:lvlJc w:val="left"/>
      <w:numFmt w:val="decimal"/>
      <w:start w:val="1"/>
      <w:suff w:val="tab"/>
      <w:pPr>
        <w:ind w:left="760" w:hanging="420"/>
        <w:jc w:val="both"/>
      </w:pPr>
      <w:rPr>
        <w:rFonts w:ascii="Times New Roman" w:eastAsia="Times New Roman" w:hAnsi="Times New Roman"/>
        <w:shd w:val="clear"/>
        <w:sz w:val="20"/>
        <w:szCs w:val="20"/>
        <w:w w:val="100"/>
      </w:rPr>
      <w:lvlText w:val="[%1]"/>
    </w:lvl>
    <w:lvl w:ilvl="1">
      <w:lvlJc w:val="left"/>
      <w:numFmt w:val="lowerLetter"/>
      <w:start w:val="1"/>
      <w:suff w:val="tab"/>
      <w:pPr>
        <w:ind w:left="1662" w:hanging="420"/>
        <w:jc w:val="both"/>
        <w:tabs>
          <w:tab w:val="left" w:pos="1662"/>
        </w:tabs>
      </w:pPr>
      <w:lvlText w:val="%2)"/>
    </w:lvl>
    <w:lvl w:ilvl="2">
      <w:lvlJc w:val="right"/>
      <w:numFmt w:val="lowerRoman"/>
      <w:start w:val="1"/>
      <w:suff w:val="tab"/>
      <w:pPr>
        <w:ind w:left="2082" w:hanging="420"/>
        <w:jc w:val="both"/>
        <w:tabs>
          <w:tab w:val="left" w:pos="2082"/>
        </w:tabs>
      </w:pPr>
      <w:lvlText w:val="%3."/>
    </w:lvl>
    <w:lvl w:ilvl="3">
      <w:lvlJc w:val="left"/>
      <w:numFmt w:val="decimal"/>
      <w:start w:val="1"/>
      <w:suff w:val="tab"/>
      <w:pPr>
        <w:ind w:left="2502" w:hanging="420"/>
        <w:jc w:val="both"/>
        <w:tabs>
          <w:tab w:val="left" w:pos="2502"/>
        </w:tabs>
      </w:pPr>
      <w:lvlText w:val="%4."/>
    </w:lvl>
    <w:lvl w:ilvl="4">
      <w:lvlJc w:val="left"/>
      <w:numFmt w:val="lowerLetter"/>
      <w:start w:val="1"/>
      <w:suff w:val="tab"/>
      <w:pPr>
        <w:ind w:left="2922" w:hanging="420"/>
        <w:jc w:val="both"/>
        <w:tabs>
          <w:tab w:val="left" w:pos="2922"/>
        </w:tabs>
      </w:pPr>
      <w:lvlText w:val="%5)"/>
    </w:lvl>
    <w:lvl w:ilvl="5">
      <w:lvlJc w:val="right"/>
      <w:numFmt w:val="lowerRoman"/>
      <w:start w:val="1"/>
      <w:suff w:val="tab"/>
      <w:pPr>
        <w:ind w:left="3342" w:hanging="420"/>
        <w:jc w:val="both"/>
        <w:tabs>
          <w:tab w:val="left" w:pos="3342"/>
        </w:tabs>
      </w:pPr>
      <w:lvlText w:val="%6."/>
    </w:lvl>
    <w:lvl w:ilvl="6">
      <w:lvlJc w:val="left"/>
      <w:numFmt w:val="decimal"/>
      <w:start w:val="1"/>
      <w:suff w:val="tab"/>
      <w:pPr>
        <w:ind w:left="3762" w:hanging="420"/>
        <w:jc w:val="both"/>
        <w:tabs>
          <w:tab w:val="left" w:pos="3762"/>
        </w:tabs>
      </w:pPr>
      <w:lvlText w:val="%7."/>
    </w:lvl>
    <w:lvl w:ilvl="7">
      <w:lvlJc w:val="left"/>
      <w:numFmt w:val="lowerLetter"/>
      <w:start w:val="1"/>
      <w:suff w:val="tab"/>
      <w:pPr>
        <w:ind w:left="4182" w:hanging="420"/>
        <w:jc w:val="both"/>
        <w:tabs>
          <w:tab w:val="left" w:pos="4182"/>
        </w:tabs>
      </w:pPr>
      <w:lvlText w:val="%8)"/>
    </w:lvl>
    <w:lvl w:ilvl="8">
      <w:lvlJc w:val="right"/>
      <w:numFmt w:val="lowerRoman"/>
      <w:start w:val="1"/>
      <w:suff w:val="tab"/>
      <w:pPr>
        <w:ind w:left="4602" w:hanging="420"/>
        <w:jc w:val="both"/>
        <w:tabs>
          <w:tab w:val="left" w:pos="4602"/>
        </w:tabs>
      </w:pPr>
      <w:lvlText w:val="%9."/>
    </w:lvl>
  </w:abstractNum>
  <w:abstractNum w:abstractNumId="1">
    <w:multiLevelType w:val="multilevel"/>
    <w:nsid w:val="2F000001"/>
    <w:tmpl w:val="1F002411"/>
    <w:lvl w:ilvl="0">
      <w:lvlJc w:val="left"/>
      <w:numFmt w:val="decimal"/>
      <w:start w:val="1"/>
      <w:suff w:val="tab"/>
      <w:pPr>
        <w:ind w:left="840" w:hanging="420"/>
        <w:jc w:val="both"/>
      </w:pPr>
      <w:rPr>
        <w:shd w:val="clear"/>
        <w:sz w:val="20"/>
        <w:szCs w:val="20"/>
        <w:w w:val="100"/>
      </w:rPr>
      <w:lvlText w:val="%1)"/>
    </w:lvl>
    <w:lvl w:ilvl="1">
      <w:lvlJc w:val="left"/>
      <w:numFmt w:val="lowerLetter"/>
      <w:start w:val="1"/>
      <w:suff w:val="tab"/>
      <w:pPr>
        <w:ind w:left="1260" w:hanging="420"/>
        <w:jc w:val="both"/>
      </w:pPr>
      <w:lvlText w:val="%2)"/>
    </w:lvl>
    <w:lvl w:ilvl="2">
      <w:lvlJc w:val="right"/>
      <w:numFmt w:val="lowerRoman"/>
      <w:start w:val="1"/>
      <w:suff w:val="tab"/>
      <w:pPr>
        <w:ind w:left="1680" w:hanging="420"/>
        <w:jc w:val="both"/>
      </w:pPr>
      <w:lvlText w:val="%3."/>
    </w:lvl>
    <w:lvl w:ilvl="3">
      <w:lvlJc w:val="left"/>
      <w:numFmt w:val="decimal"/>
      <w:start w:val="1"/>
      <w:suff w:val="tab"/>
      <w:pPr>
        <w:ind w:left="2100" w:hanging="420"/>
        <w:jc w:val="both"/>
      </w:pPr>
      <w:lvlText w:val="%4."/>
    </w:lvl>
    <w:lvl w:ilvl="4">
      <w:lvlJc w:val="left"/>
      <w:numFmt w:val="lowerLetter"/>
      <w:start w:val="1"/>
      <w:suff w:val="tab"/>
      <w:pPr>
        <w:ind w:left="2520" w:hanging="420"/>
        <w:jc w:val="both"/>
      </w:pPr>
      <w:lvlText w:val="%5)"/>
    </w:lvl>
    <w:lvl w:ilvl="5">
      <w:lvlJc w:val="right"/>
      <w:numFmt w:val="lowerRoman"/>
      <w:start w:val="1"/>
      <w:suff w:val="tab"/>
      <w:pPr>
        <w:ind w:left="2940" w:hanging="420"/>
        <w:jc w:val="both"/>
      </w:pPr>
      <w:lvlText w:val="%6."/>
    </w:lvl>
    <w:lvl w:ilvl="6">
      <w:lvlJc w:val="left"/>
      <w:numFmt w:val="decimal"/>
      <w:start w:val="1"/>
      <w:suff w:val="tab"/>
      <w:pPr>
        <w:ind w:left="3360" w:hanging="420"/>
        <w:jc w:val="both"/>
      </w:pPr>
      <w:lvlText w:val="%7."/>
    </w:lvl>
    <w:lvl w:ilvl="7">
      <w:lvlJc w:val="left"/>
      <w:numFmt w:val="lowerLetter"/>
      <w:start w:val="1"/>
      <w:suff w:val="tab"/>
      <w:pPr>
        <w:ind w:left="3780" w:hanging="420"/>
        <w:jc w:val="both"/>
      </w:pPr>
      <w:lvlText w:val="%8)"/>
    </w:lvl>
    <w:lvl w:ilvl="8">
      <w:lvlJc w:val="right"/>
      <w:numFmt w:val="lowerRoman"/>
      <w:start w:val="1"/>
      <w:suff w:val="tab"/>
      <w:pPr>
        <w:ind w:left="4200" w:hanging="420"/>
        <w:jc w:val="both"/>
      </w:pPr>
      <w:lvlText w:val="%9."/>
    </w:lvl>
  </w:abstractNum>
  <w:abstractNum w:abstractNumId="2">
    <w:multiLevelType w:val="multilevel"/>
    <w:nsid w:val="2F000002"/>
    <w:tmpl w:val="1F000C5F"/>
    <w:lvl w:ilvl="0">
      <w:lvlJc w:val="left"/>
      <w:numFmt w:val="decimal"/>
      <w:start w:val="1"/>
      <w:suff w:val="tab"/>
      <w:pPr>
        <w:ind w:left="840" w:hanging="420"/>
        <w:jc w:val="both"/>
      </w:pPr>
      <w:rPr>
        <w:shd w:val="clear"/>
        <w:sz w:val="20"/>
        <w:szCs w:val="20"/>
        <w:w w:val="100"/>
      </w:rPr>
      <w:lvlText w:val="%1．"/>
    </w:lvl>
    <w:lvl w:ilvl="1">
      <w:lvlJc w:val="left"/>
      <w:numFmt w:val="lowerLetter"/>
      <w:start w:val="1"/>
      <w:suff w:val="tab"/>
      <w:pPr>
        <w:ind w:left="1260" w:hanging="420"/>
        <w:jc w:val="both"/>
      </w:pPr>
      <w:lvlText w:val="%2)"/>
    </w:lvl>
    <w:lvl w:ilvl="2">
      <w:lvlJc w:val="right"/>
      <w:numFmt w:val="lowerRoman"/>
      <w:start w:val="1"/>
      <w:suff w:val="tab"/>
      <w:pPr>
        <w:ind w:left="1680" w:hanging="420"/>
        <w:jc w:val="both"/>
      </w:pPr>
      <w:lvlText w:val="%3."/>
    </w:lvl>
    <w:lvl w:ilvl="3">
      <w:lvlJc w:val="left"/>
      <w:numFmt w:val="decimal"/>
      <w:start w:val="1"/>
      <w:suff w:val="tab"/>
      <w:pPr>
        <w:ind w:left="2100" w:hanging="420"/>
        <w:jc w:val="both"/>
      </w:pPr>
      <w:lvlText w:val="%4."/>
    </w:lvl>
    <w:lvl w:ilvl="4">
      <w:lvlJc w:val="left"/>
      <w:numFmt w:val="lowerLetter"/>
      <w:start w:val="1"/>
      <w:suff w:val="tab"/>
      <w:pPr>
        <w:ind w:left="2520" w:hanging="420"/>
        <w:jc w:val="both"/>
      </w:pPr>
      <w:lvlText w:val="%5)"/>
    </w:lvl>
    <w:lvl w:ilvl="5">
      <w:lvlJc w:val="right"/>
      <w:numFmt w:val="lowerRoman"/>
      <w:start w:val="1"/>
      <w:suff w:val="tab"/>
      <w:pPr>
        <w:ind w:left="2940" w:hanging="420"/>
        <w:jc w:val="both"/>
      </w:pPr>
      <w:lvlText w:val="%6."/>
    </w:lvl>
    <w:lvl w:ilvl="6">
      <w:lvlJc w:val="left"/>
      <w:numFmt w:val="decimal"/>
      <w:start w:val="1"/>
      <w:suff w:val="tab"/>
      <w:pPr>
        <w:ind w:left="3360" w:hanging="420"/>
        <w:jc w:val="both"/>
      </w:pPr>
      <w:lvlText w:val="%7."/>
    </w:lvl>
    <w:lvl w:ilvl="7">
      <w:lvlJc w:val="left"/>
      <w:numFmt w:val="lowerLetter"/>
      <w:start w:val="1"/>
      <w:suff w:val="tab"/>
      <w:pPr>
        <w:ind w:left="3780" w:hanging="420"/>
        <w:jc w:val="both"/>
      </w:pPr>
      <w:lvlText w:val="%8)"/>
    </w:lvl>
    <w:lvl w:ilvl="8">
      <w:lvlJc w:val="right"/>
      <w:numFmt w:val="lowerRoman"/>
      <w:start w:val="1"/>
      <w:suff w:val="tab"/>
      <w:pPr>
        <w:ind w:left="4200" w:hanging="420"/>
        <w:jc w:val="both"/>
      </w:pPr>
      <w:lvlText w:val="%9."/>
    </w:lvl>
  </w:abstractNum>
  <w:abstractNum w:abstractNumId="3">
    <w:multiLevelType w:val="multilevel"/>
    <w:nsid w:val="2F000003"/>
    <w:tmpl w:val="1F0033C2"/>
    <w:lvl w:ilvl="0">
      <w:lvlJc w:val="left"/>
      <w:numFmt w:val="decimal"/>
      <w:start w:val="1"/>
      <w:suff w:val="tab"/>
      <w:pPr>
        <w:ind w:left="425" w:hanging="425"/>
        <w:jc w:val="both"/>
      </w:pPr>
      <w:lvlText w:val="%1."/>
    </w:lvl>
    <w:lvl w:ilvl="1">
      <w:lvlJc w:val="left"/>
      <w:numFmt w:val="decimal"/>
      <w:start w:val="1"/>
      <w:suff w:val="tab"/>
      <w:pPr>
        <w:ind w:left="567" w:hanging="567"/>
        <w:jc w:val="both"/>
      </w:pPr>
      <w:rPr>
        <w:b w:val="0"/>
        <w:shd w:val="clear"/>
        <w:sz w:val="20"/>
        <w:szCs w:val="20"/>
        <w:w w:val="100"/>
      </w:rPr>
      <w:lvlText w:val="%1.%2."/>
    </w:lvl>
    <w:lvl w:ilvl="2">
      <w:lvlJc w:val="left"/>
      <w:numFmt w:val="decimal"/>
      <w:start w:val="1"/>
      <w:suff w:val="tab"/>
      <w:pPr>
        <w:ind w:left="709" w:hanging="709"/>
        <w:jc w:val="both"/>
      </w:pPr>
      <w:rPr>
        <w:rFonts w:ascii="Times New Roman" w:eastAsia="Times New Roman" w:hAnsi="Times New Roman"/>
        <w:b w:val="0"/>
        <w:shd w:val="clear"/>
        <w:sz w:val="20"/>
        <w:szCs w:val="20"/>
        <w:w w:val="100"/>
      </w:rPr>
      <w:lvlText w:val="%1.%2.%3."/>
    </w:lvl>
    <w:lvl w:ilvl="3">
      <w:lvlJc w:val="left"/>
      <w:numFmt w:val="decimal"/>
      <w:start w:val="1"/>
      <w:suff w:val="tab"/>
      <w:pPr>
        <w:ind w:left="851" w:hanging="851"/>
        <w:jc w:val="both"/>
      </w:pPr>
      <w:lvlText w:val="%1.%2.%3.%4."/>
    </w:lvl>
    <w:lvl w:ilvl="4">
      <w:lvlJc w:val="left"/>
      <w:numFmt w:val="decimal"/>
      <w:start w:val="1"/>
      <w:suff w:val="tab"/>
      <w:pPr>
        <w:ind w:left="992" w:hanging="992"/>
        <w:jc w:val="both"/>
      </w:pPr>
      <w:rPr>
        <w:b w:val="0"/>
        <w:shd w:val="clear"/>
        <w:sz w:val="20"/>
        <w:szCs w:val="20"/>
        <w:w w:val="100"/>
      </w:rPr>
      <w:lvlText w:val="%1.%2.%3.%4.%5."/>
    </w:lvl>
    <w:lvl w:ilvl="5">
      <w:lvlJc w:val="left"/>
      <w:numFmt w:val="decimal"/>
      <w:start w:val="1"/>
      <w:suff w:val="tab"/>
      <w:pPr>
        <w:ind w:left="1134" w:hanging="1134"/>
        <w:jc w:val="both"/>
      </w:pPr>
      <w:lvlText w:val="%1.%2.%3.%4.%5.%6."/>
    </w:lvl>
    <w:lvl w:ilvl="6">
      <w:lvlJc w:val="left"/>
      <w:numFmt w:val="decimal"/>
      <w:start w:val="1"/>
      <w:suff w:val="tab"/>
      <w:pPr>
        <w:ind w:left="1276" w:hanging="1276"/>
        <w:jc w:val="both"/>
      </w:pPr>
      <w:lvlText w:val="%1.%2.%3.%4.%5.%6.%7."/>
    </w:lvl>
    <w:lvl w:ilvl="7">
      <w:lvlJc w:val="left"/>
      <w:numFmt w:val="decimal"/>
      <w:start w:val="1"/>
      <w:suff w:val="tab"/>
      <w:pPr>
        <w:ind w:left="1418" w:hanging="1418"/>
        <w:jc w:val="both"/>
      </w:pPr>
      <w:lvlText w:val="%1.%2.%3.%4.%5.%6.%7.%8."/>
    </w:lvl>
    <w:lvl w:ilvl="8">
      <w:lvlJc w:val="left"/>
      <w:numFmt w:val="decimal"/>
      <w:start w:val="1"/>
      <w:suff w:val="tab"/>
      <w:pPr>
        <w:ind w:left="1559" w:hanging="1559"/>
        <w:jc w:val="both"/>
      </w:pPr>
      <w:lvlText w:val="%1.%2.%3.%4.%5.%6.%7.%8.%9."/>
    </w:lvl>
  </w:abstractNum>
  <w:abstractNum w:abstractNumId="4">
    <w:multiLevelType w:val="multilevel"/>
    <w:nsid w:val="2F000004"/>
    <w:tmpl w:val="1F002570"/>
    <w:lvl w:ilvl="0">
      <w:lvlJc w:val="left"/>
      <w:numFmt w:val="lowerLetter"/>
      <w:start w:val="1"/>
      <w:suff w:val="tab"/>
      <w:pPr>
        <w:ind w:left="900" w:hanging="420"/>
        <w:jc w:val="both"/>
      </w:pPr>
      <w:lvlText w:val="%1)"/>
    </w:lvl>
    <w:lvl w:ilvl="1">
      <w:lvlJc w:val="left"/>
      <w:numFmt w:val="lowerLetter"/>
      <w:start w:val="1"/>
      <w:suff w:val="tab"/>
      <w:pPr>
        <w:ind w:left="1320" w:hanging="420"/>
        <w:jc w:val="both"/>
      </w:pPr>
      <w:lvlText w:val="%2)"/>
    </w:lvl>
    <w:lvl w:ilvl="2">
      <w:lvlJc w:val="right"/>
      <w:numFmt w:val="lowerRoman"/>
      <w:start w:val="1"/>
      <w:suff w:val="tab"/>
      <w:pPr>
        <w:ind w:left="1740" w:hanging="420"/>
        <w:jc w:val="both"/>
      </w:pPr>
      <w:lvlText w:val="%3."/>
    </w:lvl>
    <w:lvl w:ilvl="3">
      <w:lvlJc w:val="left"/>
      <w:numFmt w:val="decimal"/>
      <w:start w:val="1"/>
      <w:suff w:val="tab"/>
      <w:pPr>
        <w:ind w:left="2160" w:hanging="420"/>
        <w:jc w:val="both"/>
      </w:pPr>
      <w:lvlText w:val="%4."/>
    </w:lvl>
    <w:lvl w:ilvl="4">
      <w:lvlJc w:val="left"/>
      <w:numFmt w:val="lowerLetter"/>
      <w:start w:val="1"/>
      <w:suff w:val="tab"/>
      <w:pPr>
        <w:ind w:left="2580" w:hanging="420"/>
        <w:jc w:val="both"/>
      </w:pPr>
      <w:lvlText w:val="%5)"/>
    </w:lvl>
    <w:lvl w:ilvl="5">
      <w:lvlJc w:val="right"/>
      <w:numFmt w:val="lowerRoman"/>
      <w:start w:val="1"/>
      <w:suff w:val="tab"/>
      <w:pPr>
        <w:ind w:left="3000" w:hanging="420"/>
        <w:jc w:val="both"/>
      </w:pPr>
      <w:lvlText w:val="%6."/>
    </w:lvl>
    <w:lvl w:ilvl="6">
      <w:lvlJc w:val="left"/>
      <w:numFmt w:val="decimal"/>
      <w:start w:val="1"/>
      <w:suff w:val="tab"/>
      <w:pPr>
        <w:ind w:left="3420" w:hanging="420"/>
        <w:jc w:val="both"/>
      </w:pPr>
      <w:lvlText w:val="%7."/>
    </w:lvl>
    <w:lvl w:ilvl="7">
      <w:lvlJc w:val="left"/>
      <w:numFmt w:val="lowerLetter"/>
      <w:start w:val="1"/>
      <w:suff w:val="tab"/>
      <w:pPr>
        <w:ind w:left="3840" w:hanging="420"/>
        <w:jc w:val="both"/>
      </w:pPr>
      <w:lvlText w:val="%8)"/>
    </w:lvl>
    <w:lvl w:ilvl="8">
      <w:lvlJc w:val="right"/>
      <w:numFmt w:val="lowerRoman"/>
      <w:start w:val="1"/>
      <w:suff w:val="tab"/>
      <w:pPr>
        <w:ind w:left="4260" w:hanging="420"/>
        <w:jc w:val="both"/>
      </w:pPr>
      <w:lvlText w:val="%9."/>
    </w:lvl>
  </w:abstractNum>
  <w:abstractNum w:abstractNumId="5">
    <w:multiLevelType w:val="multilevel"/>
    <w:nsid w:val="2F000005"/>
    <w:tmpl w:val="1F001EB6"/>
    <w:lvl w:ilvl="0">
      <w:lvlJc w:val="left"/>
      <w:numFmt w:val="decimal"/>
      <w:start w:val="1"/>
      <w:suff w:val="tab"/>
      <w:pPr>
        <w:ind w:left="840" w:hanging="420"/>
        <w:jc w:val="both"/>
      </w:pPr>
      <w:rPr>
        <w:shd w:val="clear"/>
        <w:sz w:val="20"/>
        <w:szCs w:val="20"/>
        <w:w w:val="100"/>
      </w:rPr>
      <w:lvlText w:val="%1)"/>
    </w:lvl>
    <w:lvl w:ilvl="1">
      <w:lvlJc w:val="left"/>
      <w:numFmt w:val="lowerLetter"/>
      <w:start w:val="1"/>
      <w:suff w:val="tab"/>
      <w:pPr>
        <w:ind w:left="1260" w:hanging="420"/>
        <w:jc w:val="both"/>
      </w:pPr>
      <w:lvlText w:val="%2)"/>
    </w:lvl>
    <w:lvl w:ilvl="2">
      <w:lvlJc w:val="right"/>
      <w:numFmt w:val="lowerRoman"/>
      <w:start w:val="1"/>
      <w:suff w:val="tab"/>
      <w:pPr>
        <w:ind w:left="1680" w:hanging="420"/>
        <w:jc w:val="both"/>
      </w:pPr>
      <w:lvlText w:val="%3."/>
    </w:lvl>
    <w:lvl w:ilvl="3">
      <w:lvlJc w:val="left"/>
      <w:numFmt w:val="decimal"/>
      <w:start w:val="1"/>
      <w:suff w:val="tab"/>
      <w:pPr>
        <w:ind w:left="2100" w:hanging="420"/>
        <w:jc w:val="both"/>
      </w:pPr>
      <w:lvlText w:val="%4."/>
    </w:lvl>
    <w:lvl w:ilvl="4">
      <w:lvlJc w:val="left"/>
      <w:numFmt w:val="lowerLetter"/>
      <w:start w:val="1"/>
      <w:suff w:val="tab"/>
      <w:pPr>
        <w:ind w:left="2520" w:hanging="420"/>
        <w:jc w:val="both"/>
      </w:pPr>
      <w:lvlText w:val="%5)"/>
    </w:lvl>
    <w:lvl w:ilvl="5">
      <w:lvlJc w:val="right"/>
      <w:numFmt w:val="lowerRoman"/>
      <w:start w:val="1"/>
      <w:suff w:val="tab"/>
      <w:pPr>
        <w:ind w:left="2940" w:hanging="420"/>
        <w:jc w:val="both"/>
      </w:pPr>
      <w:lvlText w:val="%6."/>
    </w:lvl>
    <w:lvl w:ilvl="6">
      <w:lvlJc w:val="left"/>
      <w:numFmt w:val="decimal"/>
      <w:start w:val="1"/>
      <w:suff w:val="tab"/>
      <w:pPr>
        <w:ind w:left="3360" w:hanging="420"/>
        <w:jc w:val="both"/>
      </w:pPr>
      <w:lvlText w:val="%7."/>
    </w:lvl>
    <w:lvl w:ilvl="7">
      <w:lvlJc w:val="left"/>
      <w:numFmt w:val="lowerLetter"/>
      <w:start w:val="1"/>
      <w:suff w:val="tab"/>
      <w:pPr>
        <w:ind w:left="3780" w:hanging="420"/>
        <w:jc w:val="both"/>
      </w:pPr>
      <w:lvlText w:val="%8)"/>
    </w:lvl>
    <w:lvl w:ilvl="8">
      <w:lvlJc w:val="right"/>
      <w:numFmt w:val="lowerRoman"/>
      <w:start w:val="1"/>
      <w:suff w:val="tab"/>
      <w:pPr>
        <w:ind w:left="4200" w:hanging="420"/>
        <w:jc w:val="both"/>
      </w:pPr>
      <w:lvlText w:val="%9."/>
    </w:lvl>
  </w:abstractNum>
  <w:abstractNum w:abstractNumId="6">
    <w:multiLevelType w:val="multilevel"/>
    <w:nsid w:val="2F000006"/>
    <w:tmpl w:val="1F00166B"/>
    <w:lvl w:ilvl="0">
      <w:lvlJc w:val="left"/>
      <w:numFmt w:val="lowerLetter"/>
      <w:start w:val="1"/>
      <w:suff w:val="tab"/>
      <w:pPr>
        <w:ind w:left="840" w:hanging="420"/>
        <w:jc w:val="both"/>
      </w:pPr>
      <w:lvlText w:val="%1)"/>
    </w:lvl>
    <w:lvl w:ilvl="1">
      <w:lvlJc w:val="left"/>
      <w:numFmt w:val="lowerLetter"/>
      <w:start w:val="1"/>
      <w:suff w:val="tab"/>
      <w:pPr>
        <w:ind w:left="1260" w:hanging="420"/>
        <w:jc w:val="both"/>
      </w:pPr>
      <w:lvlText w:val="%2)"/>
    </w:lvl>
    <w:lvl w:ilvl="2">
      <w:lvlJc w:val="right"/>
      <w:numFmt w:val="lowerRoman"/>
      <w:start w:val="1"/>
      <w:suff w:val="tab"/>
      <w:pPr>
        <w:ind w:left="1680" w:hanging="420"/>
        <w:jc w:val="both"/>
      </w:pPr>
      <w:lvlText w:val="%3."/>
    </w:lvl>
    <w:lvl w:ilvl="3">
      <w:lvlJc w:val="left"/>
      <w:numFmt w:val="decimal"/>
      <w:start w:val="1"/>
      <w:suff w:val="tab"/>
      <w:pPr>
        <w:ind w:left="2100" w:hanging="420"/>
        <w:jc w:val="both"/>
      </w:pPr>
      <w:lvlText w:val="%4."/>
    </w:lvl>
    <w:lvl w:ilvl="4">
      <w:lvlJc w:val="left"/>
      <w:numFmt w:val="lowerLetter"/>
      <w:start w:val="1"/>
      <w:suff w:val="tab"/>
      <w:pPr>
        <w:ind w:left="2520" w:hanging="420"/>
        <w:jc w:val="both"/>
      </w:pPr>
      <w:lvlText w:val="%5)"/>
    </w:lvl>
    <w:lvl w:ilvl="5">
      <w:lvlJc w:val="right"/>
      <w:numFmt w:val="lowerRoman"/>
      <w:start w:val="1"/>
      <w:suff w:val="tab"/>
      <w:pPr>
        <w:ind w:left="2940" w:hanging="420"/>
        <w:jc w:val="both"/>
      </w:pPr>
      <w:lvlText w:val="%6."/>
    </w:lvl>
    <w:lvl w:ilvl="6">
      <w:lvlJc w:val="left"/>
      <w:numFmt w:val="decimal"/>
      <w:start w:val="1"/>
      <w:suff w:val="tab"/>
      <w:pPr>
        <w:ind w:left="3360" w:hanging="420"/>
        <w:jc w:val="both"/>
      </w:pPr>
      <w:lvlText w:val="%7."/>
    </w:lvl>
    <w:lvl w:ilvl="7">
      <w:lvlJc w:val="left"/>
      <w:numFmt w:val="lowerLetter"/>
      <w:start w:val="1"/>
      <w:suff w:val="tab"/>
      <w:pPr>
        <w:ind w:left="3780" w:hanging="420"/>
        <w:jc w:val="both"/>
      </w:pPr>
      <w:lvlText w:val="%8)"/>
    </w:lvl>
    <w:lvl w:ilvl="8">
      <w:lvlJc w:val="right"/>
      <w:numFmt w:val="lowerRoman"/>
      <w:start w:val="1"/>
      <w:suff w:val="tab"/>
      <w:pPr>
        <w:ind w:left="4200" w:hanging="420"/>
        <w:jc w:val="both"/>
      </w:pPr>
      <w:lvlText w:val="%9."/>
    </w:lvl>
  </w:abstractNum>
  <w:num w:numId="1">
    <w:abstractNumId w:val="3"/>
  </w:num>
  <w:num w:numId="2">
    <w:abstractNumId w:val="0"/>
  </w:num>
  <w:num w:numId="3">
    <w:abstractNumId w:val="6"/>
  </w:num>
  <w:num w:numId="4">
    <w:abstractNumId w:val="5"/>
  </w:num>
  <w:num w:numId="5">
    <w:abstractNumId w:val="1"/>
  </w:num>
  <w:num w:numId="6">
    <w:abstractNumId w:val="4"/>
  </w:num>
  <w:num w:numId="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avePreviewPicture/>
  <w:proofState w:spelling="clean" w:grammar="clean"/>
  <w:defaultTabStop w:val="420"/>
  <w:displayHorizontalDrawingGridEvery w:val="0"/>
  <w:displayVerticalDrawingGridEvery w:val="2"/>
  <w:characterSpacingControl w:val="compressPunctuation"/>
  <w:hdrShapeDefaults>
    <o:shapedefaults v:ext="edit" spidmax="2050"/>
    <o:shapelayout v:ext="edit">
      <o:idmap v:ext="edit" data="1"/>
    </o:shapelayout>
  </w:hdrShapeDefaults>
  <w:compat>
    <w:balanceSingleByteDoubleByteWidth/>
    <w:adjustLineHeightInTable/>
    <w:useFELayout/>
    <w:compatSetting w:name="compatibilityMode" w:uri="http://schemas.microsoft.com/office/word" w:val="14"/>
    <w:ulTrailSpace/>
  </w:compat>
  <m:mathPr>
    <m:mathFont m:value="Cambria Math"/>
    <m:brkBin m:value="before"/>
    <m:brkBinSub m:value="--"/>
    <m:smallFrac m:value="off"/>
    <m:dispDef/>
    <m:lMargin m:value="0"/>
    <m:rMargin m:value="0"/>
    <m:defJc m:value="centerGroup"/>
    <m:wrapIndent m:value="1440"/>
    <m:intLim m:value="subSup"/>
    <m:naryLim m:value="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w:docDefaults>
    <w:rPrDefault>
      <w:rPr>
        <w:rFonts w:ascii="Calibri" w:eastAsia="宋体" w:hAnsi="Calibri"/>
        <w:shd w:val="clear"/>
        <w:sz w:val="20"/>
        <w:szCs w:val="20"/>
        <w:w w:val="100"/>
      </w:rPr>
    </w:rPrDefault>
  </w:docDefaults>
  <w:style w:default="1" w:styleId="PO1" w:type="paragraph">
    <w:name w:val="Normal"/>
    <w:qFormat/>
    <w:uiPriority w:val="1"/>
    <w:pPr>
      <w:autoSpaceDE w:val="1"/>
      <w:autoSpaceDN w:val="1"/>
      <w:jc w:val="both"/>
      <w:wordWrap/>
    </w:pPr>
    <w:rPr>
      <w:rFonts w:ascii="Times New Roman" w:eastAsia="Times New Roman" w:hAnsi="Times New Roman"/>
      <w:shd w:val="clear"/>
      <w:sz w:val="24"/>
      <w:szCs w:val="24"/>
      <w:w w:val="100"/>
    </w:rPr>
  </w:style>
  <w:style w:default="1" w:styleId="PO2" w:type="character">
    <w:name w:val="Default Paragraph Font"/>
    <w:uiPriority w:val="2"/>
    <w:unhideWhenUsed/>
  </w:style>
  <w:style w:default="1" w:styleId="PO3" w:type="table">
    <w:name w:val="Normal Table"/>
    <w:uiPriority w:val="3"/>
    <w:unhideWhenUsed/>
    <w:tblPr>
      <w:tblCellMar>
        <w:bottom w:type="dxa" w:w="0"/>
        <w:left w:type="dxa" w:w="108"/>
        <w:right w:type="dxa" w:w="108"/>
        <w:top w:type="dxa" w:w="0"/>
      </w:tblCellMar>
    </w:tblPr>
  </w:style>
  <w:style w:default="1" w:styleId="PO4" w:type="numbering">
    <w:name w:val="No List"/>
    <w:uiPriority w:val="4"/>
    <w:semiHidden/>
    <w:unhideWhenUsed/>
  </w:style>
  <w:style w:customStyle="1" w:styleId="PO5" w:type="paragraph">
    <w:name w:val="No Spacing"/>
    <w:link w:val="PO212"/>
    <w:qFormat/>
    <w:uiPriority w:val="5"/>
    <w:rPr>
      <w:rFonts w:ascii="Calibri" w:eastAsia="宋体" w:hAnsi="Calibri"/>
      <w:shd w:val="clear"/>
      <w:sz w:val="22"/>
      <w:szCs w:val="22"/>
      <w:w w:val="100"/>
    </w:rPr>
  </w:style>
  <w:style w:styleId="PO6" w:type="paragraph">
    <w:name w:val="Title"/>
    <w:basedOn w:val="PO1"/>
    <w:next w:val="PO1"/>
    <w:link w:val="PO187"/>
    <w:qFormat/>
    <w:uiPriority w:val="6"/>
    <w:pPr>
      <w:autoSpaceDE w:val="1"/>
      <w:autoSpaceDN w:val="1"/>
      <w:jc w:val="center"/>
      <w:widowControl/>
      <w:wordWrap/>
    </w:pPr>
    <w:rPr>
      <w:rFonts w:ascii="Cambria" w:eastAsia="Cambria" w:hAnsi="Cambria"/>
      <w:b/>
      <w:shd w:val="clear"/>
      <w:sz w:val="32"/>
      <w:szCs w:val="32"/>
      <w:w w:val="100"/>
    </w:rPr>
  </w:style>
  <w:style w:styleId="PO7" w:type="paragraph">
    <w:name w:val="heading 1"/>
    <w:basedOn w:val="PO1"/>
    <w:next w:val="PO1"/>
    <w:link w:val="PO172"/>
    <w:qFormat/>
    <w:uiPriority w:val="7"/>
    <w:pPr>
      <w:autoSpaceDE w:val="1"/>
      <w:autoSpaceDN w:val="1"/>
      <w:ind w:left="425" w:firstLine="0"/>
      <w:jc w:val="center"/>
      <w:pageBreakBefore w:val="1"/>
      <w:widowControl/>
      <w:wordWrap/>
    </w:pPr>
    <w:rPr>
      <w:rFonts w:ascii="宋体" w:eastAsia="黑体" w:hAnsi="宋体"/>
      <w:shd w:val="clear"/>
      <w:sz w:val="36"/>
      <w:szCs w:val="36"/>
      <w:w w:val="100"/>
    </w:rPr>
  </w:style>
  <w:style w:styleId="PO8" w:type="paragraph">
    <w:name w:val="heading 2"/>
    <w:basedOn w:val="PO1"/>
    <w:next w:val="PO1"/>
    <w:link w:val="PO173"/>
    <w:qFormat/>
    <w:uiPriority w:val="8"/>
    <w:pPr>
      <w:autoSpaceDE w:val="1"/>
      <w:autoSpaceDN w:val="1"/>
      <w:numPr>
        <w:numId w:val="1"/>
        <w:ilvl w:val="1"/>
      </w:numPr>
      <w:widowControl/>
      <w:wordWrap/>
    </w:pPr>
    <w:rPr>
      <w:rFonts w:ascii="宋体" w:eastAsia="黑体" w:hAnsi="宋体"/>
      <w:shd w:val="clear"/>
      <w:sz w:val="30"/>
      <w:szCs w:val="30"/>
      <w:w w:val="100"/>
    </w:rPr>
  </w:style>
  <w:style w:styleId="PO9" w:type="paragraph">
    <w:name w:val="heading 3"/>
    <w:basedOn w:val="PO1"/>
    <w:next w:val="PO1"/>
    <w:link w:val="PO174"/>
    <w:qFormat/>
    <w:uiPriority w:val="9"/>
    <w:pPr>
      <w:autoSpaceDE w:val="1"/>
      <w:autoSpaceDN w:val="1"/>
      <w:numPr>
        <w:numId w:val="1"/>
        <w:ilvl w:val="2"/>
      </w:numPr>
      <w:widowControl/>
      <w:wordWrap/>
    </w:pPr>
    <w:rPr>
      <w:rFonts w:ascii="宋体" w:eastAsia="黑体" w:hAnsi="宋体"/>
      <w:shd w:val="clear"/>
      <w:sz w:val="28"/>
      <w:szCs w:val="28"/>
      <w:w w:val="100"/>
    </w:rPr>
  </w:style>
  <w:style w:styleId="PO10" w:type="paragraph">
    <w:name w:val="heading 4"/>
    <w:basedOn w:val="PO1"/>
    <w:next w:val="PO1"/>
    <w:link w:val="PO175"/>
    <w:qFormat/>
    <w:uiPriority w:val="10"/>
    <w:pPr>
      <w:autoSpaceDE w:val="1"/>
      <w:autoSpaceDN w:val="1"/>
      <w:keepLines/>
      <w:keepNext/>
      <w:widowControl/>
      <w:wordWrap/>
    </w:pPr>
    <w:rPr>
      <w:rFonts w:ascii="Arial" w:eastAsia="黑体" w:hAnsi="Arial"/>
      <w:b/>
      <w:shd w:val="clear"/>
      <w:sz w:val="28"/>
      <w:szCs w:val="28"/>
      <w:w w:val="100"/>
    </w:rPr>
  </w:style>
  <w:style w:styleId="PO11" w:type="paragraph">
    <w:name w:val="heading 5"/>
    <w:basedOn w:val="PO1"/>
    <w:next w:val="PO1"/>
    <w:link w:val="PO176"/>
    <w:qFormat/>
    <w:uiPriority w:val="11"/>
    <w:pPr>
      <w:autoSpaceDE w:val="1"/>
      <w:autoSpaceDN w:val="1"/>
      <w:keepLines/>
      <w:keepNext/>
      <w:widowControl/>
      <w:wordWrap/>
    </w:pPr>
    <w:rPr>
      <w:b/>
      <w:shd w:val="clear"/>
      <w:sz w:val="28"/>
      <w:szCs w:val="28"/>
      <w:w w:val="100"/>
    </w:rPr>
  </w:style>
  <w:style w:styleId="PO12" w:type="paragraph">
    <w:name w:val="heading 6"/>
    <w:basedOn w:val="PO1"/>
    <w:next w:val="PO1"/>
    <w:link w:val="PO177"/>
    <w:qFormat/>
    <w:uiPriority w:val="12"/>
    <w:unhideWhenUsed/>
    <w:pPr>
      <w:autoSpaceDE w:val="1"/>
      <w:autoSpaceDN w:val="1"/>
      <w:keepLines/>
      <w:keepNext/>
      <w:widowControl/>
      <w:wordWrap/>
    </w:pPr>
    <w:rPr>
      <w:rFonts w:ascii="Calibri Light" w:eastAsia="宋体" w:hAnsi="Calibri Light"/>
      <w:b/>
      <w:shd w:val="clear"/>
      <w:sz w:val="20"/>
      <w:szCs w:val="20"/>
      <w:w w:val="100"/>
    </w:rPr>
  </w:style>
  <w:style w:styleId="PO13" w:type="paragraph">
    <w:name w:val="heading 7"/>
    <w:link w:val="PO-1"/>
    <w:qFormat/>
    <w:uiPriority w:val="13"/>
    <w:pPr>
      <w:ind w:left="1800" w:hanging="400"/>
      <w:jc w:val="both"/>
    </w:pPr>
    <w:rPr>
      <w:shd w:val="clear"/>
      <w:sz w:val="21"/>
      <w:szCs w:val="21"/>
      <w:w w:val="100"/>
    </w:rPr>
  </w:style>
  <w:style w:styleId="PO14" w:type="paragraph">
    <w:name w:val="heading 8"/>
    <w:link w:val="PO-1"/>
    <w:qFormat/>
    <w:uiPriority w:val="14"/>
    <w:pPr>
      <w:ind w:left="2000" w:hanging="400"/>
      <w:jc w:val="both"/>
    </w:pPr>
    <w:rPr>
      <w:shd w:val="clear"/>
      <w:sz w:val="21"/>
      <w:szCs w:val="21"/>
      <w:w w:val="100"/>
    </w:rPr>
  </w:style>
  <w:style w:styleId="PO15" w:type="paragraph">
    <w:name w:val="heading 9"/>
    <w:link w:val="PO-1"/>
    <w:qFormat/>
    <w:uiPriority w:val="15"/>
    <w:pPr>
      <w:ind w:left="2200" w:hanging="400"/>
      <w:jc w:val="both"/>
    </w:pPr>
    <w:rPr>
      <w:shd w:val="clear"/>
      <w:sz w:val="21"/>
      <w:szCs w:val="21"/>
      <w:w w:val="100"/>
    </w:rPr>
  </w:style>
  <w:style w:styleId="PO16" w:type="paragraph">
    <w:name w:val="Subtitle"/>
    <w:link w:val="PO-1"/>
    <w:qFormat/>
    <w:uiPriority w:val="16"/>
    <w:pPr>
      <w:jc w:val="center"/>
    </w:pPr>
    <w:rPr>
      <w:shd w:val="clear"/>
      <w:sz w:val="24"/>
      <w:szCs w:val="24"/>
      <w:w w:val="100"/>
    </w:rPr>
  </w:style>
  <w:style w:styleId="PO17" w:type="character">
    <w:name w:val="Subtle Emphasis"/>
    <w:qFormat/>
    <w:uiPriority w:val="17"/>
    <w:rPr>
      <w:color w:val="404040"/>
      <w:i/>
      <w:shd w:val="clear"/>
      <w:sz w:val="21"/>
      <w:szCs w:val="21"/>
      <w:w w:val="100"/>
    </w:rPr>
  </w:style>
  <w:style w:styleId="PO18" w:type="character">
    <w:name w:val="Emphasis"/>
    <w:basedOn w:val="PO2"/>
    <w:qFormat/>
    <w:uiPriority w:val="18"/>
    <w:rPr>
      <w:i/>
      <w:shd w:val="clear"/>
      <w:sz w:val="20"/>
      <w:szCs w:val="20"/>
      <w:w w:val="100"/>
    </w:rPr>
  </w:style>
  <w:style w:styleId="PO19" w:type="character">
    <w:name w:val="Intense Emphasis"/>
    <w:qFormat/>
    <w:uiPriority w:val="19"/>
    <w:rPr>
      <w:color w:val="5B9BD5"/>
      <w:i/>
      <w:shd w:val="clear"/>
      <w:sz w:val="21"/>
      <w:szCs w:val="21"/>
      <w:w w:val="100"/>
    </w:rPr>
  </w:style>
  <w:style w:styleId="PO20" w:type="character">
    <w:name w:val="Strong"/>
    <w:basedOn w:val="PO2"/>
    <w:qFormat/>
    <w:uiPriority w:val="20"/>
    <w:rPr>
      <w:b/>
      <w:shd w:val="clear"/>
      <w:sz w:val="20"/>
      <w:szCs w:val="20"/>
      <w:w w:val="100"/>
    </w:rPr>
  </w:style>
  <w:style w:styleId="PO21" w:type="paragraph">
    <w:name w:val="Quote"/>
    <w:link w:val="PO-1"/>
    <w:qFormat/>
    <w:uiPriority w:val="21"/>
    <w:pPr>
      <w:ind w:left="864" w:right="864" w:firstLine="0"/>
      <w:jc w:val="center"/>
    </w:pPr>
    <w:rPr>
      <w:color w:val="404040"/>
      <w:i/>
      <w:shd w:val="clear"/>
      <w:sz w:val="21"/>
      <w:szCs w:val="21"/>
      <w:w w:val="100"/>
    </w:rPr>
  </w:style>
  <w:style w:styleId="PO22" w:type="paragraph">
    <w:name w:val="Intense Quote"/>
    <w:link w:val="PO-1"/>
    <w:qFormat/>
    <w:uiPriority w:val="22"/>
    <w:pPr>
      <w:ind w:left="950" w:right="950" w:firstLine="0"/>
      <w:jc w:val="center"/>
    </w:pPr>
    <w:rPr>
      <w:color w:val="5B9BD5"/>
      <w:i/>
      <w:shd w:val="clear"/>
      <w:sz w:val="21"/>
      <w:szCs w:val="21"/>
      <w:w w:val="100"/>
    </w:rPr>
  </w:style>
  <w:style w:styleId="PO23" w:type="character">
    <w:name w:val="Subtle Reference"/>
    <w:qFormat/>
    <w:uiPriority w:val="23"/>
    <w:rPr>
      <w:color w:val="5A5A5A"/>
      <w:shd w:val="clear"/>
      <w:smallCaps/>
      <w:sz w:val="21"/>
      <w:szCs w:val="21"/>
      <w:w w:val="100"/>
    </w:rPr>
  </w:style>
  <w:style w:styleId="PO24" w:type="character">
    <w:name w:val="Intense Reference"/>
    <w:qFormat/>
    <w:uiPriority w:val="24"/>
    <w:rPr>
      <w:color w:val="5B9BD5"/>
      <w:b/>
      <w:shd w:val="clear"/>
      <w:smallCaps/>
      <w:sz w:val="21"/>
      <w:szCs w:val="21"/>
      <w:w w:val="100"/>
    </w:rPr>
  </w:style>
  <w:style w:styleId="PO25" w:type="character">
    <w:name w:val="Book Title"/>
    <w:qFormat/>
    <w:uiPriority w:val="25"/>
    <w:rPr>
      <w:i/>
      <w:b/>
      <w:shd w:val="clear"/>
      <w:sz w:val="21"/>
      <w:szCs w:val="21"/>
      <w:w w:val="100"/>
    </w:rPr>
  </w:style>
  <w:style w:customStyle="1" w:styleId="PO26" w:type="paragraph">
    <w:name w:val="List Paragraph"/>
    <w:basedOn w:val="PO1"/>
    <w:qFormat/>
    <w:uiPriority w:val="26"/>
    <w:pPr>
      <w:autoSpaceDE w:val="1"/>
      <w:autoSpaceDN w:val="1"/>
      <w:ind w:firstLine="420"/>
      <w:widowControl/>
      <w:wordWrap/>
    </w:pPr>
  </w:style>
  <w:style w:customStyle="1" w:styleId="PO27" w:type="paragraph">
    <w:name w:val="TOC Heading"/>
    <w:basedOn w:val="PO7"/>
    <w:next w:val="PO1"/>
    <w:qFormat/>
    <w:uiPriority w:val="27"/>
    <w:unhideWhenUsed/>
    <w:pPr>
      <w:autoSpaceDE w:val="1"/>
      <w:autoSpaceDN w:val="1"/>
      <w:widowControl/>
      <w:wordWrap/>
    </w:pPr>
    <w:rPr>
      <w:color w:val="2E75B5" w:themeColor="accent1" w:themeShade="BF"/>
      <w:rFonts w:ascii="Calibri Light" w:eastAsia="宋体" w:hAnsi="Calibri Light"/>
      <w:b/>
      <w:shd w:val="clear"/>
      <w:sz w:val="28"/>
      <w:szCs w:val="28"/>
      <w:w w:val="100"/>
    </w:rPr>
  </w:style>
  <w:style w:styleId="PO28" w:type="paragraph">
    <w:name w:val="toc 1"/>
    <w:basedOn w:val="PO1"/>
    <w:next w:val="PO1"/>
    <w:uiPriority w:val="28"/>
  </w:style>
  <w:style w:styleId="PO29" w:type="paragraph">
    <w:name w:val="toc 2"/>
    <w:basedOn w:val="PO1"/>
    <w:next w:val="PO1"/>
    <w:uiPriority w:val="29"/>
    <w:unhideWhenUsed/>
    <w:pPr>
      <w:autoSpaceDE w:val="1"/>
      <w:autoSpaceDN w:val="1"/>
      <w:ind w:left="480" w:firstLine="0"/>
      <w:tabs>
        <w:tab w:val="left" w:pos="1260"/>
        <w:tab w:val="right" w:leader="dot" w:pos="9004"/>
      </w:tabs>
      <w:widowControl/>
      <w:wordWrap/>
    </w:pPr>
  </w:style>
  <w:style w:styleId="PO30" w:type="paragraph">
    <w:name w:val="toc 3"/>
    <w:basedOn w:val="PO1"/>
    <w:next w:val="PO1"/>
    <w:qFormat/>
    <w:uiPriority w:val="30"/>
    <w:pPr>
      <w:autoSpaceDE w:val="1"/>
      <w:autoSpaceDN w:val="1"/>
      <w:ind w:left="840" w:firstLine="0"/>
      <w:tabs>
        <w:tab w:val="left" w:pos="1365"/>
        <w:tab w:val="right" w:leader="dot" w:pos="9004"/>
      </w:tabs>
      <w:widowControl/>
      <w:wordWrap/>
    </w:pPr>
  </w:style>
  <w:style w:styleId="PO31" w:type="paragraph">
    <w:name w:val="toc 4"/>
    <w:basedOn w:val="PO1"/>
    <w:next w:val="PO1"/>
    <w:uiPriority w:val="31"/>
    <w:pPr>
      <w:autoSpaceDE w:val="1"/>
      <w:autoSpaceDN w:val="1"/>
      <w:ind w:left="1260" w:firstLine="0"/>
      <w:tabs>
        <w:tab w:val="right" w:leader="dot" w:pos="9004"/>
      </w:tabs>
      <w:widowControl/>
      <w:wordWrap/>
    </w:pPr>
  </w:style>
  <w:style w:styleId="PO32" w:type="paragraph">
    <w:name w:val="toc 5"/>
    <w:basedOn w:val="PO1"/>
    <w:next w:val="PO1"/>
    <w:uiPriority w:val="32"/>
    <w:unhideWhenUsed/>
    <w:pPr>
      <w:autoSpaceDE w:val="1"/>
      <w:autoSpaceDN w:val="1"/>
      <w:ind w:left="1680" w:firstLine="0"/>
      <w:widowControl/>
      <w:wordWrap/>
    </w:pPr>
    <w:rPr>
      <w:rFonts w:ascii="Calibri" w:eastAsia="宋体" w:hAnsi="Calibri"/>
      <w:shd w:val="clear"/>
      <w:sz w:val="21"/>
      <w:szCs w:val="21"/>
      <w:w w:val="100"/>
    </w:rPr>
  </w:style>
  <w:style w:styleId="PO33" w:type="paragraph">
    <w:name w:val="toc 6"/>
    <w:basedOn w:val="PO1"/>
    <w:next w:val="PO1"/>
    <w:uiPriority w:val="33"/>
    <w:unhideWhenUsed/>
    <w:pPr>
      <w:autoSpaceDE w:val="1"/>
      <w:autoSpaceDN w:val="1"/>
      <w:ind w:left="2100" w:firstLine="0"/>
      <w:widowControl/>
      <w:wordWrap/>
    </w:pPr>
    <w:rPr>
      <w:rFonts w:ascii="Calibri" w:eastAsia="宋体" w:hAnsi="Calibri"/>
      <w:shd w:val="clear"/>
      <w:sz w:val="21"/>
      <w:szCs w:val="21"/>
      <w:w w:val="100"/>
    </w:rPr>
  </w:style>
  <w:style w:styleId="PO34" w:type="paragraph">
    <w:name w:val="toc 7"/>
    <w:basedOn w:val="PO1"/>
    <w:next w:val="PO1"/>
    <w:uiPriority w:val="34"/>
    <w:unhideWhenUsed/>
    <w:pPr>
      <w:autoSpaceDE w:val="1"/>
      <w:autoSpaceDN w:val="1"/>
      <w:ind w:left="2520" w:firstLine="0"/>
      <w:widowControl/>
      <w:wordWrap/>
    </w:pPr>
    <w:rPr>
      <w:rFonts w:ascii="Calibri" w:eastAsia="宋体" w:hAnsi="Calibri"/>
      <w:shd w:val="clear"/>
      <w:sz w:val="21"/>
      <w:szCs w:val="21"/>
      <w:w w:val="100"/>
    </w:rPr>
  </w:style>
  <w:style w:styleId="PO35" w:type="paragraph">
    <w:name w:val="toc 8"/>
    <w:basedOn w:val="PO1"/>
    <w:next w:val="PO1"/>
    <w:qFormat/>
    <w:uiPriority w:val="35"/>
    <w:unhideWhenUsed/>
    <w:pPr>
      <w:autoSpaceDE w:val="1"/>
      <w:autoSpaceDN w:val="1"/>
      <w:ind w:left="2940" w:firstLine="0"/>
      <w:widowControl/>
      <w:wordWrap/>
    </w:pPr>
    <w:rPr>
      <w:rFonts w:ascii="Calibri" w:eastAsia="宋体" w:hAnsi="Calibri"/>
      <w:shd w:val="clear"/>
      <w:sz w:val="21"/>
      <w:szCs w:val="21"/>
      <w:w w:val="100"/>
    </w:rPr>
  </w:style>
  <w:style w:styleId="PO36" w:type="paragraph">
    <w:name w:val="toc 9"/>
    <w:basedOn w:val="PO1"/>
    <w:next w:val="PO1"/>
    <w:uiPriority w:val="36"/>
    <w:unhideWhenUsed/>
    <w:pPr>
      <w:autoSpaceDE w:val="1"/>
      <w:autoSpaceDN w:val="1"/>
      <w:ind w:left="3360" w:firstLine="0"/>
      <w:widowControl/>
      <w:wordWrap/>
    </w:pPr>
    <w:rPr>
      <w:rFonts w:ascii="Calibri" w:eastAsia="宋体" w:hAnsi="Calibri"/>
      <w:shd w:val="clear"/>
      <w:sz w:val="21"/>
      <w:szCs w:val="21"/>
      <w:w w:val="100"/>
    </w:rPr>
  </w:style>
  <w:style w:default="1" w:styleId="PO37" w:type="table">
    <w:name w:val="Normal Table"/>
    <w:basedOn w:val="PO3"/>
    <w:uiPriority w:val="37"/>
    <w:tblPr>
      <w:tblCellMar>
        <w:bottom w:type="dxa" w:w="0"/>
        <w:left w:type="dxa" w:w="108"/>
        <w:right w:type="dxa" w:w="108"/>
        <w:top w:type="dxa" w:w="0"/>
      </w:tblCellMar>
      <w:tblInd w:type="dxa" w:w="0"/>
    </w:tblPr>
  </w:style>
  <w:style w:styleId="PO38" w:type="table">
    <w:name w:val="Table Grid"/>
    <w:basedOn w:val="PO3"/>
    <w:uiPriority w:val="38"/>
    <w:rPr>
      <w:rFonts w:ascii="Times New Roman" w:eastAsia="Times New Roman" w:hAnsi="Times New Roman"/>
      <w:shd w:val="clear"/>
      <w:sz w:val="20"/>
      <w:szCs w:val="20"/>
      <w:w w:val="100"/>
    </w:rPr>
    <w:tblPr>
      <w:tblBorders>
        <w:bottom w:val="single" w:color="auto" w:sz="4"/>
        <w:insideH w:val="single" w:color="auto" w:sz="4"/>
        <w:insideV w:val="single" w:color="auto" w:sz="4"/>
        <w:left w:val="single" w:color="auto" w:sz="4"/>
        <w:right w:val="single" w:color="auto" w:sz="4"/>
        <w:top w:val="single" w:color="auto" w:sz="4"/>
      </w:tblBorders>
    </w:tblPr>
  </w:style>
  <w:style w:styleId="PO152" w:type="paragraph">
    <w:name w:val="annotation subject"/>
    <w:link w:val="PO179"/>
    <w:uiPriority w:val="152"/>
    <w:unhideWhenUsed/>
    <w:rPr>
      <w:b/>
      <w:shd w:val="clear"/>
      <w:sz w:val="20"/>
      <w:szCs w:val="20"/>
      <w:w w:val="100"/>
    </w:rPr>
  </w:style>
  <w:style w:styleId="PO153" w:type="paragraph">
    <w:name w:val="annotation text"/>
    <w:basedOn w:val="PO1"/>
    <w:link w:val="PO178"/>
    <w:uiPriority w:val="153"/>
    <w:unhideWhenUsed/>
    <w:pPr>
      <w:autoSpaceDE w:val="1"/>
      <w:autoSpaceDN w:val="1"/>
      <w:widowControl/>
      <w:wordWrap/>
    </w:pPr>
  </w:style>
  <w:style w:styleId="PO154" w:type="paragraph">
    <w:name w:val="Normal Indent"/>
    <w:basedOn w:val="PO1"/>
    <w:uiPriority w:val="154"/>
    <w:pPr>
      <w:autoSpaceDE w:val="1"/>
      <w:autoSpaceDN w:val="1"/>
      <w:ind w:firstLine="420"/>
      <w:widowControl/>
      <w:wordWrap/>
    </w:pPr>
    <w:rPr>
      <w:color w:val="000000"/>
      <w:shd w:val="clear"/>
      <w:sz w:val="20"/>
      <w:szCs w:val="20"/>
      <w:w w:val="100"/>
    </w:rPr>
  </w:style>
  <w:style w:styleId="PO155" w:type="paragraph">
    <w:name w:val="caption"/>
    <w:basedOn w:val="PO1"/>
    <w:next w:val="PO1"/>
    <w:qFormat/>
    <w:uiPriority w:val="155"/>
    <w:unhideWhenUsed/>
    <w:rPr>
      <w:rFonts w:ascii="宋体" w:eastAsia="黑体" w:hAnsi="宋体"/>
      <w:shd w:val="clear"/>
      <w:sz w:val="20"/>
      <w:szCs w:val="20"/>
      <w:w w:val="100"/>
    </w:rPr>
  </w:style>
  <w:style w:styleId="PO156" w:type="paragraph">
    <w:name w:val="Document Map"/>
    <w:basedOn w:val="PO1"/>
    <w:link w:val="PO180"/>
    <w:uiPriority w:val="156"/>
    <w:semiHidden/>
    <w:pPr>
      <w:autoSpaceDE w:val="1"/>
      <w:autoSpaceDN w:val="1"/>
      <w:shd w:val="clear" w:color="000000" w:fill="000080"/>
      <w:widowControl/>
      <w:wordWrap/>
    </w:pPr>
  </w:style>
  <w:style w:styleId="PO157" w:type="paragraph">
    <w:name w:val="Body Text Indent"/>
    <w:basedOn w:val="PO1"/>
    <w:link w:val="PO204"/>
    <w:uiPriority w:val="157"/>
    <w:unhideWhenUsed/>
    <w:pPr>
      <w:autoSpaceDE w:val="1"/>
      <w:autoSpaceDN w:val="1"/>
      <w:ind w:firstLine="482"/>
      <w:tabs>
        <w:tab w:val="left" w:pos="540"/>
      </w:tabs>
      <w:widowControl/>
      <w:wordWrap/>
    </w:pPr>
  </w:style>
  <w:style w:styleId="PO158" w:type="paragraph">
    <w:name w:val="Date"/>
    <w:basedOn w:val="PO1"/>
    <w:next w:val="PO1"/>
    <w:link w:val="PO181"/>
    <w:uiPriority w:val="158"/>
    <w:pPr>
      <w:autoSpaceDE w:val="1"/>
      <w:autoSpaceDN w:val="1"/>
      <w:ind w:left="100" w:firstLine="0"/>
      <w:widowControl/>
      <w:wordWrap/>
    </w:pPr>
  </w:style>
  <w:style w:styleId="PO159" w:type="paragraph">
    <w:name w:val="endnote text"/>
    <w:basedOn w:val="PO1"/>
    <w:link w:val="PO182"/>
    <w:uiPriority w:val="159"/>
    <w:semiHidden/>
    <w:pPr>
      <w:autoSpaceDE w:val="1"/>
      <w:autoSpaceDN w:val="1"/>
      <w:widowControl/>
      <w:wordWrap/>
    </w:pPr>
  </w:style>
  <w:style w:styleId="PO160" w:type="paragraph">
    <w:name w:val="Balloon Text"/>
    <w:basedOn w:val="PO1"/>
    <w:link w:val="PO183"/>
    <w:uiPriority w:val="160"/>
    <w:unhideWhenUsed/>
    <w:rPr>
      <w:shd w:val="clear"/>
      <w:sz w:val="18"/>
      <w:szCs w:val="18"/>
      <w:w w:val="100"/>
    </w:rPr>
  </w:style>
  <w:style w:styleId="PO161" w:type="paragraph">
    <w:name w:val="footer"/>
    <w:basedOn w:val="PO1"/>
    <w:link w:val="PO184"/>
    <w:uiPriority w:val="161"/>
    <w:pPr>
      <w:autoSpaceDE w:val="1"/>
      <w:autoSpaceDN w:val="1"/>
      <w:tabs>
        <w:tab w:val="center" w:pos="4153"/>
        <w:tab w:val="right" w:pos="8306"/>
      </w:tabs>
      <w:widowControl/>
      <w:wordWrap/>
    </w:pPr>
    <w:rPr>
      <w:shd w:val="clear"/>
      <w:sz w:val="18"/>
      <w:szCs w:val="18"/>
      <w:w w:val="100"/>
    </w:rPr>
  </w:style>
  <w:style w:styleId="PO162" w:type="paragraph">
    <w:name w:val="header"/>
    <w:basedOn w:val="PO1"/>
    <w:link w:val="PO185"/>
    <w:qFormat/>
    <w:uiPriority w:val="162"/>
    <w:pPr>
      <w:autoSpaceDE w:val="1"/>
      <w:autoSpaceDN w:val="1"/>
      <w:jc w:val="center"/>
      <w:tabs>
        <w:tab w:val="center" w:pos="4153"/>
        <w:tab w:val="right" w:pos="8306"/>
      </w:tabs>
      <w:widowControl/>
      <w:wordWrap/>
    </w:pPr>
    <w:rPr>
      <w:shd w:val="clear"/>
      <w:sz w:val="18"/>
      <w:szCs w:val="18"/>
      <w:w w:val="100"/>
    </w:rPr>
  </w:style>
  <w:style w:styleId="PO163" w:type="paragraph">
    <w:name w:val="footnote text"/>
    <w:basedOn w:val="PO1"/>
    <w:link w:val="PO186"/>
    <w:uiPriority w:val="163"/>
    <w:semiHidden/>
    <w:pPr>
      <w:autoSpaceDE w:val="1"/>
      <w:autoSpaceDN w:val="1"/>
      <w:widowControl/>
      <w:wordWrap/>
    </w:pPr>
    <w:rPr>
      <w:shd w:val="clear"/>
      <w:sz w:val="18"/>
      <w:szCs w:val="18"/>
      <w:w w:val="100"/>
    </w:rPr>
  </w:style>
  <w:style w:styleId="PO164" w:type="paragraph">
    <w:name w:val="Normal (Web)"/>
    <w:basedOn w:val="PO1"/>
    <w:uiPriority w:val="164"/>
    <w:pPr>
      <w:autoSpaceDE w:val="1"/>
      <w:autoSpaceDN w:val="1"/>
      <w:widowControl/>
      <w:wordWrap/>
    </w:pPr>
    <w:rPr>
      <w:color w:val="000000"/>
      <w:rFonts w:ascii="宋体" w:eastAsia="宋体" w:hAnsi="宋体"/>
      <w:shd w:val="clear"/>
      <w:sz w:val="20"/>
      <w:szCs w:val="20"/>
      <w:w w:val="100"/>
    </w:rPr>
  </w:style>
  <w:style w:styleId="PO165" w:type="character">
    <w:name w:val="endnote reference"/>
    <w:basedOn w:val="PO2"/>
    <w:uiPriority w:val="165"/>
    <w:semiHidden/>
    <w:rPr>
      <w:shd w:val="clear"/>
      <w:sz w:val="20"/>
      <w:szCs w:val="20"/>
      <w:vertAlign w:val="superscript"/>
      <w:w w:val="100"/>
    </w:rPr>
  </w:style>
  <w:style w:styleId="PO166" w:type="character">
    <w:name w:val="page number"/>
    <w:basedOn w:val="PO2"/>
    <w:uiPriority w:val="166"/>
  </w:style>
  <w:style w:styleId="PO167" w:type="character">
    <w:name w:val="FollowedHyperlink"/>
    <w:basedOn w:val="PO2"/>
    <w:uiPriority w:val="167"/>
    <w:rPr>
      <w:color w:val="800080"/>
      <w:shd w:val="clear"/>
      <w:sz w:val="20"/>
      <w:szCs w:val="20"/>
      <w:u w:val="single"/>
      <w:w w:val="100"/>
    </w:rPr>
  </w:style>
  <w:style w:styleId="PO168" w:type="character">
    <w:name w:val="HTML Typewriter"/>
    <w:basedOn w:val="PO2"/>
    <w:uiPriority w:val="168"/>
    <w:rPr>
      <w:color w:val="000000"/>
      <w:rFonts w:ascii="Courier New" w:eastAsia="Courier New" w:hAnsi="Courier New"/>
      <w:shd w:val="clear"/>
      <w:sz w:val="26"/>
      <w:szCs w:val="26"/>
      <w:w w:val="100"/>
    </w:rPr>
  </w:style>
  <w:style w:styleId="PO169" w:type="character">
    <w:name w:val="Hyperlink"/>
    <w:basedOn w:val="PO2"/>
    <w:uiPriority w:val="169"/>
    <w:unhideWhenUsed/>
    <w:rPr>
      <w:color w:val="3366CC"/>
      <w:shd w:val="clear"/>
      <w:sz w:val="20"/>
      <w:szCs w:val="20"/>
      <w:u w:val="single"/>
      <w:w w:val="100"/>
    </w:rPr>
  </w:style>
  <w:style w:styleId="PO170" w:type="character">
    <w:name w:val="annotation reference"/>
    <w:basedOn w:val="PO2"/>
    <w:uiPriority w:val="170"/>
    <w:unhideWhenUsed/>
    <w:rPr>
      <w:shd w:val="clear"/>
      <w:sz w:val="21"/>
      <w:szCs w:val="21"/>
      <w:w w:val="100"/>
    </w:rPr>
  </w:style>
  <w:style w:styleId="PO171" w:type="character">
    <w:name w:val="footnote reference"/>
    <w:basedOn w:val="PO2"/>
    <w:uiPriority w:val="171"/>
    <w:semiHidden/>
    <w:rPr>
      <w:shd w:val="clear"/>
      <w:sz w:val="20"/>
      <w:szCs w:val="20"/>
      <w:vertAlign w:val="superscript"/>
      <w:w w:val="100"/>
    </w:rPr>
  </w:style>
  <w:style w:customStyle="1" w:styleId="PO172" w:type="character">
    <w:name w:val="标题 1 Char"/>
    <w:basedOn w:val="PO2"/>
    <w:link w:val="PO7"/>
    <w:uiPriority w:val="172"/>
    <w:rPr>
      <w:rFonts w:ascii="Times New Roman" w:eastAsia="Times New Roman" w:hAnsi="Times New Roman"/>
      <w:shd w:val="clear"/>
      <w:sz w:val="36"/>
      <w:szCs w:val="36"/>
      <w:w w:val="100"/>
    </w:rPr>
  </w:style>
  <w:style w:customStyle="1" w:styleId="PO173" w:type="character">
    <w:name w:val="标题 2 Char"/>
    <w:basedOn w:val="PO2"/>
    <w:link w:val="PO8"/>
    <w:uiPriority w:val="173"/>
    <w:rPr>
      <w:rFonts w:ascii="Times New Roman" w:eastAsia="Times New Roman" w:hAnsi="Times New Roman"/>
      <w:shd w:val="clear"/>
      <w:sz w:val="30"/>
      <w:szCs w:val="30"/>
      <w:w w:val="100"/>
    </w:rPr>
  </w:style>
  <w:style w:customStyle="1" w:styleId="PO174" w:type="character">
    <w:name w:val="标题 3 Char"/>
    <w:basedOn w:val="PO2"/>
    <w:link w:val="PO9"/>
    <w:uiPriority w:val="174"/>
    <w:rPr>
      <w:rFonts w:ascii="Times New Roman" w:eastAsia="Times New Roman" w:hAnsi="Times New Roman"/>
      <w:shd w:val="clear"/>
      <w:sz w:val="28"/>
      <w:szCs w:val="28"/>
      <w:w w:val="100"/>
    </w:rPr>
  </w:style>
  <w:style w:customStyle="1" w:styleId="PO175" w:type="character">
    <w:name w:val="标题 4 Char"/>
    <w:basedOn w:val="PO2"/>
    <w:link w:val="PO10"/>
    <w:uiPriority w:val="175"/>
    <w:rPr>
      <w:rFonts w:ascii="Arial" w:eastAsia="Times New Roman" w:hAnsi="Arial"/>
      <w:b/>
      <w:shd w:val="clear"/>
      <w:sz w:val="28"/>
      <w:szCs w:val="28"/>
      <w:w w:val="100"/>
    </w:rPr>
  </w:style>
  <w:style w:customStyle="1" w:styleId="PO176" w:type="character">
    <w:name w:val="标题 5 Char"/>
    <w:basedOn w:val="PO2"/>
    <w:link w:val="PO11"/>
    <w:uiPriority w:val="176"/>
    <w:rPr>
      <w:rFonts w:ascii="Times New Roman" w:eastAsia="Times New Roman" w:hAnsi="Times New Roman"/>
      <w:b/>
      <w:shd w:val="clear"/>
      <w:sz w:val="28"/>
      <w:szCs w:val="28"/>
      <w:w w:val="100"/>
    </w:rPr>
  </w:style>
  <w:style w:customStyle="1" w:styleId="PO177" w:type="character">
    <w:name w:val="标题 6 Char"/>
    <w:basedOn w:val="PO2"/>
    <w:link w:val="PO12"/>
    <w:uiPriority w:val="177"/>
    <w:semiHidden/>
    <w:rPr>
      <w:rFonts w:ascii="Calibri Light" w:eastAsia="宋体" w:hAnsi="Calibri Light"/>
      <w:b/>
      <w:shd w:val="clear"/>
      <w:sz w:val="24"/>
      <w:szCs w:val="24"/>
      <w:w w:val="100"/>
    </w:rPr>
  </w:style>
  <w:style w:customStyle="1" w:styleId="PO178" w:type="character">
    <w:name w:val="批注文字 Char"/>
    <w:basedOn w:val="PO2"/>
    <w:link w:val="PO153"/>
    <w:uiPriority w:val="178"/>
    <w:semiHidden/>
    <w:rPr>
      <w:rFonts w:ascii="Times New Roman" w:eastAsia="Times New Roman" w:hAnsi="Times New Roman"/>
      <w:shd w:val="clear"/>
      <w:sz w:val="20"/>
      <w:szCs w:val="20"/>
      <w:w w:val="100"/>
    </w:rPr>
  </w:style>
  <w:style w:customStyle="1" w:styleId="PO179" w:type="character">
    <w:name w:val="批注主题 Char"/>
    <w:basedOn w:val="PO178"/>
    <w:link w:val="PO152"/>
    <w:uiPriority w:val="179"/>
    <w:semiHidden/>
    <w:rPr>
      <w:rFonts w:ascii="Times New Roman" w:eastAsia="Times New Roman" w:hAnsi="Times New Roman"/>
      <w:b/>
      <w:shd w:val="clear"/>
      <w:sz w:val="20"/>
      <w:szCs w:val="20"/>
      <w:w w:val="100"/>
    </w:rPr>
  </w:style>
  <w:style w:customStyle="1" w:styleId="PO180" w:type="character">
    <w:name w:val="文档结构图 Char"/>
    <w:basedOn w:val="PO2"/>
    <w:link w:val="PO156"/>
    <w:qFormat/>
    <w:uiPriority w:val="180"/>
    <w:semiHidden/>
    <w:rPr>
      <w:rFonts w:ascii="Times New Roman" w:eastAsia="Times New Roman" w:hAnsi="Times New Roman"/>
      <w:shd w:val="clear" w:color="000000" w:fill="000080"/>
      <w:sz w:val="20"/>
      <w:szCs w:val="20"/>
      <w:w w:val="100"/>
    </w:rPr>
  </w:style>
  <w:style w:customStyle="1" w:styleId="PO181" w:type="character">
    <w:name w:val="日期 Char"/>
    <w:basedOn w:val="PO2"/>
    <w:link w:val="PO158"/>
    <w:uiPriority w:val="181"/>
    <w:rPr>
      <w:rFonts w:ascii="Times New Roman" w:eastAsia="Times New Roman" w:hAnsi="Times New Roman"/>
      <w:shd w:val="clear"/>
      <w:sz w:val="20"/>
      <w:szCs w:val="20"/>
      <w:w w:val="100"/>
    </w:rPr>
  </w:style>
  <w:style w:customStyle="1" w:styleId="PO182" w:type="character">
    <w:name w:val="尾注文本 Char"/>
    <w:basedOn w:val="PO2"/>
    <w:link w:val="PO159"/>
    <w:uiPriority w:val="182"/>
    <w:semiHidden/>
    <w:rPr>
      <w:rFonts w:ascii="Times New Roman" w:eastAsia="Times New Roman" w:hAnsi="Times New Roman"/>
      <w:shd w:val="clear"/>
      <w:sz w:val="20"/>
      <w:szCs w:val="20"/>
      <w:w w:val="100"/>
    </w:rPr>
  </w:style>
  <w:style w:customStyle="1" w:styleId="PO183" w:type="character">
    <w:name w:val="批注框文本 Char"/>
    <w:basedOn w:val="PO2"/>
    <w:link w:val="PO160"/>
    <w:uiPriority w:val="183"/>
    <w:semiHidden/>
    <w:rPr>
      <w:rFonts w:ascii="Times New Roman" w:eastAsia="Times New Roman" w:hAnsi="Times New Roman"/>
      <w:shd w:val="clear"/>
      <w:sz w:val="18"/>
      <w:szCs w:val="18"/>
      <w:w w:val="100"/>
    </w:rPr>
  </w:style>
  <w:style w:customStyle="1" w:styleId="PO184" w:type="character">
    <w:name w:val="页脚 Char"/>
    <w:basedOn w:val="PO2"/>
    <w:link w:val="PO161"/>
    <w:uiPriority w:val="184"/>
    <w:rPr>
      <w:rFonts w:ascii="Times New Roman" w:eastAsia="Times New Roman" w:hAnsi="Times New Roman"/>
      <w:shd w:val="clear"/>
      <w:sz w:val="18"/>
      <w:szCs w:val="18"/>
      <w:w w:val="100"/>
    </w:rPr>
  </w:style>
  <w:style w:customStyle="1" w:styleId="PO185" w:type="character">
    <w:name w:val="页眉 Char"/>
    <w:basedOn w:val="PO2"/>
    <w:link w:val="PO162"/>
    <w:uiPriority w:val="185"/>
    <w:rPr>
      <w:rFonts w:ascii="Times New Roman" w:eastAsia="Times New Roman" w:hAnsi="Times New Roman"/>
      <w:shd w:val="clear"/>
      <w:sz w:val="18"/>
      <w:szCs w:val="18"/>
      <w:w w:val="100"/>
    </w:rPr>
  </w:style>
  <w:style w:customStyle="1" w:styleId="PO186" w:type="character">
    <w:name w:val="脚注文本 Char"/>
    <w:basedOn w:val="PO2"/>
    <w:link w:val="PO163"/>
    <w:uiPriority w:val="186"/>
    <w:semiHidden/>
    <w:rPr>
      <w:rFonts w:ascii="Times New Roman" w:eastAsia="Times New Roman" w:hAnsi="Times New Roman"/>
      <w:shd w:val="clear"/>
      <w:sz w:val="18"/>
      <w:szCs w:val="18"/>
      <w:w w:val="100"/>
    </w:rPr>
  </w:style>
  <w:style w:customStyle="1" w:styleId="PO187" w:type="character">
    <w:name w:val="标题 Char"/>
    <w:basedOn w:val="PO2"/>
    <w:link w:val="PO6"/>
    <w:uiPriority w:val="187"/>
    <w:rPr>
      <w:rFonts w:ascii="Cambria" w:eastAsia="Times New Roman" w:hAnsi="Cambria"/>
      <w:b/>
      <w:shd w:val="clear"/>
      <w:sz w:val="32"/>
      <w:szCs w:val="32"/>
      <w:w w:val="100"/>
    </w:rPr>
  </w:style>
  <w:style w:customStyle="1" w:styleId="PO188" w:type="paragraph">
    <w:name w:val="Default"/>
    <w:uiPriority w:val="188"/>
    <w:pPr>
      <w:autoSpaceDE w:val="0"/>
      <w:autoSpaceDN w:val="0"/>
      <w:wordWrap/>
    </w:pPr>
    <w:rPr>
      <w:color w:val="000000"/>
      <w:rFonts w:ascii="宋体" w:eastAsia="宋体" w:hAnsi="宋体"/>
      <w:shd w:val="clear"/>
      <w:sz w:val="24"/>
      <w:szCs w:val="24"/>
      <w:w w:val="100"/>
    </w:rPr>
  </w:style>
  <w:style w:customStyle="1" w:styleId="PO189" w:type="paragraph">
    <w:name w:val="无间隔1"/>
    <w:qFormat/>
    <w:uiPriority w:val="189"/>
    <w:pPr>
      <w:autoSpaceDE w:val="1"/>
      <w:autoSpaceDN w:val="1"/>
      <w:jc w:val="both"/>
      <w:wordWrap/>
    </w:pPr>
    <w:rPr>
      <w:rFonts w:ascii="Calibri" w:eastAsia="Times New Roman" w:hAnsi="Calibri"/>
      <w:shd w:val="clear"/>
      <w:sz w:val="21"/>
      <w:szCs w:val="21"/>
      <w:w w:val="100"/>
    </w:rPr>
  </w:style>
  <w:style w:customStyle="1" w:styleId="PO190" w:type="paragraph">
    <w:name w:val="样式1"/>
    <w:basedOn w:val="PO11"/>
    <w:uiPriority w:val="190"/>
    <w:rPr>
      <w:rFonts w:ascii="黑体" w:eastAsia="宋体" w:hAnsi="黑体"/>
      <w:shd w:val="clear"/>
      <w:sz w:val="24"/>
      <w:szCs w:val="24"/>
      <w:w w:val="100"/>
    </w:rPr>
  </w:style>
  <w:style w:customStyle="1" w:styleId="PO191" w:type="paragraph">
    <w:name w:val="intro"/>
    <w:basedOn w:val="PO1"/>
    <w:uiPriority w:val="191"/>
    <w:pPr>
      <w:autoSpaceDE w:val="1"/>
      <w:autoSpaceDN w:val="1"/>
      <w:widowControl/>
      <w:wordWrap/>
    </w:pPr>
    <w:rPr>
      <w:color w:val="666666"/>
      <w:rFonts w:ascii="Arial" w:eastAsia="Arial" w:hAnsi="Arial"/>
      <w:shd w:val="clear"/>
      <w:sz w:val="20"/>
      <w:szCs w:val="20"/>
      <w:w w:val="100"/>
    </w:rPr>
  </w:style>
  <w:style w:customStyle="1" w:styleId="PO192" w:type="paragraph">
    <w:name w:val="列出段落1"/>
    <w:basedOn w:val="PO1"/>
    <w:qFormat/>
    <w:uiPriority w:val="192"/>
    <w:pPr>
      <w:autoSpaceDE w:val="1"/>
      <w:autoSpaceDN w:val="1"/>
      <w:ind w:firstLine="420"/>
      <w:widowControl/>
      <w:wordWrap/>
    </w:pPr>
  </w:style>
  <w:style w:customStyle="1" w:styleId="PO193" w:type="paragraph">
    <w:name w:val="样式 宋体 小四 段前: 7.8 磅 行距: 固定值 20 磅"/>
    <w:basedOn w:val="PO1"/>
    <w:uiPriority w:val="193"/>
    <w:pPr>
      <w:autoSpaceDE w:val="1"/>
      <w:autoSpaceDN w:val="1"/>
      <w:ind w:firstLine="200"/>
      <w:widowControl/>
      <w:wordWrap/>
    </w:pPr>
    <w:rPr>
      <w:rFonts w:ascii="宋体" w:eastAsia="宋体" w:hAnsi="宋体"/>
      <w:shd w:val="clear"/>
      <w:sz w:val="20"/>
      <w:szCs w:val="20"/>
      <w:w w:val="100"/>
    </w:rPr>
  </w:style>
  <w:style w:customStyle="1" w:styleId="PO194" w:type="character">
    <w:name w:val="short_text1"/>
    <w:basedOn w:val="PO2"/>
    <w:uiPriority w:val="194"/>
    <w:rPr>
      <w:shd w:val="clear"/>
      <w:sz w:val="26"/>
      <w:szCs w:val="26"/>
      <w:w w:val="100"/>
    </w:rPr>
  </w:style>
  <w:style w:customStyle="1" w:styleId="PO195" w:type="character">
    <w:name w:val="Char Char"/>
    <w:basedOn w:val="PO2"/>
    <w:uiPriority w:val="195"/>
    <w:rPr>
      <w:rFonts w:ascii="Cambria" w:eastAsia="Times New Roman" w:hAnsi="Cambria"/>
      <w:b/>
      <w:shd w:val="clear"/>
      <w:sz w:val="32"/>
      <w:szCs w:val="32"/>
      <w:w w:val="100"/>
    </w:rPr>
  </w:style>
  <w:style w:customStyle="1" w:styleId="PO196" w:type="character">
    <w:name w:val="short_text"/>
    <w:basedOn w:val="PO2"/>
    <w:uiPriority w:val="196"/>
  </w:style>
  <w:style w:customStyle="1" w:styleId="PO197" w:type="character">
    <w:name w:val="hps"/>
    <w:basedOn w:val="PO2"/>
    <w:uiPriority w:val="197"/>
  </w:style>
  <w:style w:customStyle="1" w:styleId="PO198" w:type="character">
    <w:name w:val="alt-edited1"/>
    <w:basedOn w:val="PO2"/>
    <w:uiPriority w:val="198"/>
    <w:rPr>
      <w:color w:val="4D90F0"/>
      <w:shd w:val="clear"/>
      <w:sz w:val="20"/>
      <w:szCs w:val="20"/>
      <w:w w:val="100"/>
    </w:rPr>
  </w:style>
  <w:style w:customStyle="1" w:styleId="PO199" w:type="character">
    <w:name w:val="apple-converted-space"/>
    <w:basedOn w:val="PO2"/>
    <w:uiPriority w:val="199"/>
  </w:style>
  <w:style w:customStyle="1" w:styleId="PO200" w:type="character">
    <w:name w:val="high-light-bg"/>
    <w:basedOn w:val="PO2"/>
    <w:uiPriority w:val="200"/>
  </w:style>
  <w:style w:customStyle="1" w:styleId="PO201" w:type="character">
    <w:name w:val="headline-content"/>
    <w:basedOn w:val="PO2"/>
    <w:uiPriority w:val="201"/>
  </w:style>
  <w:style w:customStyle="1" w:styleId="PO202" w:type="paragraph">
    <w:name w:val="首行缩进:  2 字符"/>
    <w:basedOn w:val="PO1"/>
    <w:uiPriority w:val="202"/>
    <w:pPr>
      <w:autoSpaceDE w:val="1"/>
      <w:autoSpaceDN w:val="1"/>
      <w:ind w:firstLine="200"/>
      <w:widowControl/>
      <w:wordWrap/>
    </w:pPr>
    <w:rPr>
      <w:rFonts w:ascii="宋体" w:eastAsia="宋体" w:hAnsi="宋体"/>
      <w:shd w:val="clear"/>
      <w:sz w:val="20"/>
      <w:szCs w:val="20"/>
      <w:w w:val="100"/>
    </w:rPr>
  </w:style>
  <w:style w:customStyle="1" w:styleId="PO203" w:type="character">
    <w:name w:val="simjour"/>
    <w:basedOn w:val="PO2"/>
    <w:uiPriority w:val="203"/>
  </w:style>
  <w:style w:customStyle="1" w:styleId="PO204" w:type="character">
    <w:name w:val="正文文本缩进 Char"/>
    <w:basedOn w:val="PO2"/>
    <w:link w:val="PO157"/>
    <w:uiPriority w:val="204"/>
    <w:rPr>
      <w:rFonts w:ascii="Times New Roman" w:eastAsia="Times New Roman" w:hAnsi="Times New Roman"/>
      <w:shd w:val="clear"/>
      <w:sz w:val="24"/>
      <w:szCs w:val="24"/>
      <w:w w:val="100"/>
    </w:rPr>
  </w:style>
  <w:style w:customStyle="1" w:styleId="PO205" w:type="character">
    <w:name w:val="description"/>
    <w:basedOn w:val="PO2"/>
    <w:uiPriority w:val="205"/>
  </w:style>
  <w:style w:customStyle="1" w:styleId="PO206" w:type="character">
    <w:name w:val="headline-1-index"/>
    <w:basedOn w:val="PO2"/>
    <w:uiPriority w:val="206"/>
  </w:style>
  <w:style w:customStyle="1" w:styleId="PO207" w:type="character">
    <w:name w:val="text_edit"/>
    <w:basedOn w:val="PO2"/>
    <w:uiPriority w:val="207"/>
  </w:style>
  <w:style w:customStyle="1" w:styleId="PO208" w:type="paragraph">
    <w:name w:val="样式2"/>
    <w:basedOn w:val="PO1"/>
    <w:link w:val="PO210"/>
    <w:qFormat/>
    <w:uiPriority w:val="208"/>
    <w:pPr>
      <w:autoSpaceDE w:val="1"/>
      <w:autoSpaceDN w:val="1"/>
      <w:jc w:val="center"/>
      <w:widowControl/>
      <w:wordWrap/>
    </w:pPr>
    <w:rPr>
      <w:rFonts w:ascii="宋体" w:eastAsia="黑体" w:hAnsi="宋体"/>
      <w:shd w:val="clear"/>
      <w:sz w:val="36"/>
      <w:szCs w:val="36"/>
      <w:w w:val="100"/>
    </w:rPr>
  </w:style>
  <w:style w:customStyle="1" w:styleId="PO209" w:type="paragraph">
    <w:name w:val="样式3"/>
    <w:basedOn w:val="PO6"/>
    <w:link w:val="PO211"/>
    <w:qFormat/>
    <w:uiPriority w:val="209"/>
    <w:rPr>
      <w:rFonts w:ascii="宋体" w:eastAsia="黑体" w:hAnsi="宋体"/>
      <w:b w:val="0"/>
      <w:shd w:val="clear"/>
      <w:sz w:val="36"/>
      <w:szCs w:val="36"/>
      <w:w w:val="100"/>
    </w:rPr>
  </w:style>
  <w:style w:customStyle="1" w:styleId="PO210" w:type="character">
    <w:name w:val="样式2 Char"/>
    <w:basedOn w:val="PO2"/>
    <w:link w:val="PO208"/>
    <w:uiPriority w:val="210"/>
    <w:rPr>
      <w:rFonts w:ascii="Times New Roman" w:eastAsia="Times New Roman" w:hAnsi="Times New Roman"/>
      <w:shd w:val="clear"/>
      <w:sz w:val="36"/>
      <w:szCs w:val="36"/>
      <w:w w:val="100"/>
    </w:rPr>
  </w:style>
  <w:style w:customStyle="1" w:styleId="PO211" w:type="character">
    <w:name w:val="样式3 Char"/>
    <w:basedOn w:val="PO187"/>
    <w:link w:val="PO209"/>
    <w:uiPriority w:val="211"/>
    <w:rPr>
      <w:rFonts w:ascii="Cambria" w:eastAsia="Times New Roman" w:hAnsi="Cambria"/>
      <w:b w:val="0"/>
      <w:shd w:val="clear"/>
      <w:sz w:val="36"/>
      <w:szCs w:val="36"/>
      <w:w w:val="100"/>
    </w:rPr>
  </w:style>
  <w:style w:customStyle="1" w:styleId="PO212" w:type="character">
    <w:name w:val="无间隔 Char"/>
    <w:basedOn w:val="PO2"/>
    <w:link w:val="PO5"/>
    <w:uiPriority w:val="212"/>
    <w:rPr>
      <w:shd w:val="clear"/>
      <w:sz w:val="22"/>
      <w:szCs w:val="22"/>
      <w:w w:val="100"/>
    </w:rPr>
  </w:style>
  <w:style w:customStyle="1" w:styleId="PO213" w:type="paragraph">
    <w:name w:val="Revision"/>
    <w:uiPriority w:val="213"/>
    <w:semiHidden/>
    <w:rPr>
      <w:rFonts w:ascii="Times New Roman" w:eastAsia="Times New Roman" w:hAnsi="Times New Roman"/>
      <w:shd w:val="clear"/>
      <w:sz w:val="24"/>
      <w:szCs w:val="24"/>
      <w:w w:val="10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Relationships xmlns="http://schemas.openxmlformats.org/package/2006/relationships"><Relationship Id="rId1" Type="http://schemas.openxmlformats.org/officeDocument/2006/relationships/webSettings" Target="webSettings.xml"></Relationship><Relationship Id="rId2" Type="http://schemas.openxmlformats.org/officeDocument/2006/relationships/fontTable" Target="fontTable.xml"></Relationship><Relationship Id="rId3" Type="http://schemas.openxmlformats.org/officeDocument/2006/relationships/settings" Target="settings.xml"></Relationship><Relationship Id="rId4" Type="http://schemas.openxmlformats.org/officeDocument/2006/relationships/styles" Target="styles.xml"></Relationship><Relationship Id="rId5" Type="http://schemas.openxmlformats.org/officeDocument/2006/relationships/header" Target="header24.xml"></Relationship><Relationship Id="rId6" Type="http://schemas.openxmlformats.org/officeDocument/2006/relationships/footer" Target="footer25.xml"></Relationship><Relationship Id="rId7" Type="http://schemas.openxmlformats.org/officeDocument/2006/relationships/header" Target="header32.xml"></Relationship><Relationship Id="rId8" Type="http://schemas.openxmlformats.org/officeDocument/2006/relationships/footer" Target="footer33.xml"></Relationship><Relationship Id="rId9" Type="http://schemas.openxmlformats.org/officeDocument/2006/relationships/hyperlink" Target="http://baike.haosou.com/doc/3175127.html_blank" TargetMode="External"></Relationship><Relationship Id="rId10" Type="http://schemas.openxmlformats.org/officeDocument/2006/relationships/hyperlink" Target="http://baike.haosou.com/doc/5797287.html_blank" TargetMode="External"></Relationship><Relationship Id="rId11" Type="http://schemas.openxmlformats.org/officeDocument/2006/relationships/image" Target="media/image1.png"></Relationship><Relationship Id="rId12" Type="http://schemas.openxmlformats.org/officeDocument/2006/relationships/image" Target="media/image2.png"></Relationship><Relationship Id="rId13" Type="http://schemas.openxmlformats.org/officeDocument/2006/relationships/image" Target="media/image3.png"></Relationship><Relationship Id="rId14" Type="http://schemas.openxmlformats.org/officeDocument/2006/relationships/image" Target="media/image4.png"></Relationship><Relationship Id="rId15" Type="http://schemas.openxmlformats.org/officeDocument/2006/relationships/image" Target="media/image5.png"></Relationship><Relationship Id="rId16" Type="http://schemas.openxmlformats.org/officeDocument/2006/relationships/image" Target="media/image6.png"></Relationship><Relationship Id="rId17" Type="http://schemas.openxmlformats.org/officeDocument/2006/relationships/image" Target="media/image7.png"></Relationship><Relationship Id="rId18" Type="http://schemas.openxmlformats.org/officeDocument/2006/relationships/image" Target="media/image8.png"></Relationship><Relationship Id="rId19" Type="http://schemas.openxmlformats.org/officeDocument/2006/relationships/image" Target="media/image9.png"></Relationship><Relationship Id="rId20" Type="http://schemas.openxmlformats.org/officeDocument/2006/relationships/image" Target="media/image10.png"></Relationship><Relationship Id="rId21" Type="http://schemas.openxmlformats.org/officeDocument/2006/relationships/image" Target="media/image11.png"></Relationship><Relationship Id="rId22" Type="http://schemas.openxmlformats.org/officeDocument/2006/relationships/image" Target="media/image12.png"></Relationship><Relationship Id="rId23" Type="http://schemas.openxmlformats.org/officeDocument/2006/relationships/image" Target="media/image13.png"></Relationship><Relationship Id="rId24" Type="http://schemas.openxmlformats.org/officeDocument/2006/relationships/image" Target="media/image14.png"></Relationship><Relationship Id="rId25" Type="http://schemas.openxmlformats.org/officeDocument/2006/relationships/image" Target="media/image15.png"></Relationship><Relationship Id="rId26" Type="http://schemas.openxmlformats.org/officeDocument/2006/relationships/image" Target="media/image16.png"></Relationship><Relationship Id="rId27" Type="http://schemas.openxmlformats.org/officeDocument/2006/relationships/image" Target="media/image17.png"></Relationship><Relationship Id="rId28" Type="http://schemas.openxmlformats.org/officeDocument/2006/relationships/image" Target="media/image18.png"></Relationship><Relationship Id="rId29" Type="http://schemas.openxmlformats.org/officeDocument/2006/relationships/image" Target="media/image19.png"></Relationship><Relationship Id="rId30" Type="http://schemas.openxmlformats.org/officeDocument/2006/relationships/image" Target="media/image20.png"></Relationship><Relationship Id="rId31" Type="http://schemas.openxmlformats.org/officeDocument/2006/relationships/image" Target="media/image21.png"></Relationship><Relationship Id="rId32" Type="http://schemas.openxmlformats.org/officeDocument/2006/relationships/image" Target="media/image22.png"></Relationship><Relationship Id="rId33" Type="http://schemas.openxmlformats.org/officeDocument/2006/relationships/image" Target="media/image23.png"></Relationship><Relationship Id="rId34" Type="http://schemas.openxmlformats.org/officeDocument/2006/relationships/image" Target="media/image24.png"></Relationship><Relationship Id="rId35" Type="http://schemas.openxmlformats.org/officeDocument/2006/relationships/image" Target="media/image25.png"></Relationship><Relationship Id="rId36" Type="http://schemas.openxmlformats.org/officeDocument/2006/relationships/image" Target="media/image26.png"></Relationship><Relationship Id="rId37" Type="http://schemas.openxmlformats.org/officeDocument/2006/relationships/image" Target="media/image27.png"></Relationship><Relationship Id="rId38" Type="http://schemas.openxmlformats.org/officeDocument/2006/relationships/image" Target="media/image28.png"></Relationship><Relationship Id="rId39" Type="http://schemas.openxmlformats.org/officeDocument/2006/relationships/image" Target="media/image29.png"></Relationship><Relationship Id="rId40" Type="http://schemas.openxmlformats.org/officeDocument/2006/relationships/image" Target="media/image30.png"></Relationship><Relationship Id="rId41" Type="http://schemas.openxmlformats.org/officeDocument/2006/relationships/image" Target="media/image31.png"></Relationship><Relationship Id="rId42" Type="http://schemas.openxmlformats.org/officeDocument/2006/relationships/image" Target="media/image32.png"></Relationship><Relationship Id="rId43" Type="http://schemas.openxmlformats.org/officeDocument/2006/relationships/image" Target="media/image33.png"></Relationship><Relationship Id="rId44" Type="http://schemas.openxmlformats.org/officeDocument/2006/relationships/image" Target="media/image34.png"></Relationship><Relationship Id="rId45" Type="http://schemas.openxmlformats.org/officeDocument/2006/relationships/image" Target="media/image35.png"></Relationship><Relationship Id="rId46" Type="http://schemas.openxmlformats.org/officeDocument/2006/relationships/image" Target="media/image36.png"></Relationship><Relationship Id="rId47" Type="http://schemas.openxmlformats.org/officeDocument/2006/relationships/image" Target="media/image37.png"></Relationship><Relationship Id="rId48" Type="http://schemas.openxmlformats.org/officeDocument/2006/relationships/image" Target="media/image38.png"></Relationship><Relationship Id="rId49" Type="http://schemas.openxmlformats.org/officeDocument/2006/relationships/image" Target="media/image39.png"></Relationship><Relationship Id="rId50" Type="http://schemas.openxmlformats.org/officeDocument/2006/relationships/image" Target="media/image40.png"></Relationship><Relationship Id="rId51" Type="http://schemas.openxmlformats.org/officeDocument/2006/relationships/image" Target="media/image41.png"></Relationship><Relationship Id="rId52" Type="http://schemas.openxmlformats.org/officeDocument/2006/relationships/image" Target="media/image42.png"></Relationship><Relationship Id="rId53" Type="http://schemas.openxmlformats.org/officeDocument/2006/relationships/image" Target="media/image43.png"></Relationship><Relationship Id="rId54" Type="http://schemas.openxmlformats.org/officeDocument/2006/relationships/image" Target="media/image44.png"></Relationship><Relationship Id="rId55" Type="http://schemas.openxmlformats.org/officeDocument/2006/relationships/image" Target="media/image45.png"></Relationship><Relationship Id="rId56" Type="http://schemas.openxmlformats.org/officeDocument/2006/relationships/image" Target="media/image41.png"></Relationship><Relationship Id="rId57" Type="http://schemas.openxmlformats.org/officeDocument/2006/relationships/image" Target="media/image41.png"></Relationship><Relationship Id="rId58" Type="http://schemas.openxmlformats.org/officeDocument/2006/relationships/image" Target="media/image41.png"></Relationship><Relationship Id="rId59" Type="http://schemas.openxmlformats.org/officeDocument/2006/relationships/image" Target="media/image41.png"></Relationship><Relationship Id="rId60" Type="http://schemas.openxmlformats.org/officeDocument/2006/relationships/image" Target="media/image41.png"></Relationship><Relationship Id="rId61" Type="http://schemas.openxmlformats.org/officeDocument/2006/relationships/image" Target="media/image41.png"></Relationship><Relationship Id="rId62" Type="http://schemas.openxmlformats.org/officeDocument/2006/relationships/image" Target="media/image41.png"></Relationship><Relationship Id="rId63" Type="http://schemas.openxmlformats.org/officeDocument/2006/relationships/image" Target="media/image41.png"></Relationship><Relationship Id="rId64" Type="http://schemas.openxmlformats.org/officeDocument/2006/relationships/image" Target="media/image42.png"></Relationship><Relationship Id="rId65" Type="http://schemas.openxmlformats.org/officeDocument/2006/relationships/image" Target="media/image42.png"></Relationship><Relationship Id="rId66" Type="http://schemas.openxmlformats.org/officeDocument/2006/relationships/image" Target="media/image42.png"></Relationship><Relationship Id="rId67" Type="http://schemas.openxmlformats.org/officeDocument/2006/relationships/image" Target="media/image42.png"></Relationship><Relationship Id="rId68" Type="http://schemas.openxmlformats.org/officeDocument/2006/relationships/image" Target="media/image43.png"></Relationship><Relationship Id="rId69" Type="http://schemas.openxmlformats.org/officeDocument/2006/relationships/image" Target="media/image43.png"></Relationship><Relationship Id="rId70" Type="http://schemas.openxmlformats.org/officeDocument/2006/relationships/image" Target="media/image43.png"></Relationship><Relationship Id="rId71" Type="http://schemas.openxmlformats.org/officeDocument/2006/relationships/image" Target="media/image43.png"></Relationship><Relationship Id="rId72" Type="http://schemas.openxmlformats.org/officeDocument/2006/relationships/image" Target="media/image42.png"></Relationship><Relationship Id="rId73" Type="http://schemas.openxmlformats.org/officeDocument/2006/relationships/image" Target="media/image42.png"></Relationship><Relationship Id="rId74" Type="http://schemas.openxmlformats.org/officeDocument/2006/relationships/image" Target="media/image42.png"></Relationship><Relationship Id="rId75" Type="http://schemas.openxmlformats.org/officeDocument/2006/relationships/image" Target="media/image42.png"></Relationship><Relationship Id="rId76" Type="http://schemas.openxmlformats.org/officeDocument/2006/relationships/image" Target="media/image43.png"></Relationship><Relationship Id="rId77" Type="http://schemas.openxmlformats.org/officeDocument/2006/relationships/image" Target="media/image43.png"></Relationship><Relationship Id="rId78" Type="http://schemas.openxmlformats.org/officeDocument/2006/relationships/image" Target="media/image43.png"></Relationship><Relationship Id="rId79" Type="http://schemas.openxmlformats.org/officeDocument/2006/relationships/image" Target="media/image43.png"></Relationship><Relationship Id="rId80" Type="http://schemas.openxmlformats.org/officeDocument/2006/relationships/header" Target="header39.xml"></Relationship><Relationship Id="rId81" Type="http://schemas.openxmlformats.org/officeDocument/2006/relationships/footer" Target="footer40.xml"></Relationship><Relationship Id="rId82" Type="http://schemas.openxmlformats.org/officeDocument/2006/relationships/numbering" Target="numbering.xml"></Relationship><Relationship Id="rId83" Type="http://schemas.openxmlformats.org/officeDocument/2006/relationships/theme" Target="theme/theme1.xml"></Relationship><Relationship Id="rId84" Type="http://schemas.microsoft.com/office/2007/relationships/stylesWithEffects" Target="stylesWithEffects.xml"></Relationship><Relationship Id="rId85" Type="http://schemas.openxmlformats.org/officeDocument/2006/relationships/comments" Target="comments.xml"></Relationship><Relationship Id="rId86" Type="http://schemas.microsoft.com/office/2011/relationships/commentsExtended" Target="commentsExtended.xml"></Relationshi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Application>JisuOffice Write</Application>
  <AppVersion>12.000</AppVersion>
  <Characters>75283</Characters>
  <CharactersWithSpaces>0</CharactersWithSpaces>
  <Company>iTianKong.com</Company>
  <DocSecurity>0</DocSecurity>
  <HyperlinksChanged>false</HyperlinksChanged>
  <Lines>534</Lines>
  <LinksUpToDate>false</LinksUpToDate>
  <Pages>82</Pages>
  <Paragraphs>150</Paragraphs>
  <Words>11258</Words>
  <TotalTime>0</TotalTime>
  <MMClips>0</MMClips>
  <ScaleCrop>false</ScaleCrop>
  <HeadingPairs>
    <vt:vector size="2" baseType="variant">
      <vt:variant>
        <vt:lpstr>제목</vt:lpstr>
      </vt:variant>
      <vt:variant>
        <vt:i4>1</vt:i4>
      </vt:variant>
    </vt:vector>
  </HeadingPairs>
  <TitlesOfParts>
    <vt:vector size="1" baseType="lpstr">
      <vt:lpstr>Title text</vt:lpstr>
    </vt:vector>
  </TitlesOfParts>
  <SharedDoc>false</SharedDoc>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3</cp:revision>
  <dc:creator>HeYang</dc:creator>
  <cp:lastModifiedBy/>
  <dcterms:modified xsi:type="dcterms:W3CDTF">2017-06-21T13:03:37Z</dcterms:modified>
</cp:coreProperties>
</file>